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3F5" w:rsidRPr="00BD68E5" w:rsidRDefault="002773F5" w:rsidP="00B70FC5"/>
    <w:p w:rsidR="00504F34" w:rsidRPr="00B70FC5" w:rsidRDefault="00504F34" w:rsidP="00B70FC5"/>
    <w:p w:rsidR="007F3894" w:rsidRPr="00204BE1" w:rsidRDefault="006F341C" w:rsidP="00E94F1D">
      <w:pPr>
        <w:pStyle w:val="Headline"/>
      </w:pPr>
      <w:r>
        <w:t xml:space="preserve">Whole House </w:t>
      </w:r>
      <w:r w:rsidR="00A26446">
        <w:t xml:space="preserve">Retrofit </w:t>
      </w:r>
      <w:r>
        <w:t>Impact Evaluation</w:t>
      </w:r>
    </w:p>
    <w:p w:rsidR="00B92CB2" w:rsidRDefault="00B92CB2" w:rsidP="00204BE1">
      <w:pPr>
        <w:pStyle w:val="SubHeadline"/>
      </w:pPr>
      <w:r>
        <w:t>Evaluation of Energy Upgrade California Programs</w:t>
      </w:r>
    </w:p>
    <w:p w:rsidR="00595A28" w:rsidRDefault="006F341C" w:rsidP="00204BE1">
      <w:pPr>
        <w:pStyle w:val="SubHeadline"/>
      </w:pPr>
      <w:r>
        <w:t>Work Order 46</w:t>
      </w:r>
    </w:p>
    <w:p w:rsidR="00B92CB2" w:rsidRPr="00B92CB2" w:rsidRDefault="00B92CB2" w:rsidP="00B92CB2">
      <w:pPr>
        <w:rPr>
          <w:lang w:val="en-GB"/>
        </w:rPr>
      </w:pPr>
    </w:p>
    <w:p w:rsidR="004C1C57" w:rsidRPr="00E16C79" w:rsidRDefault="004C1C57" w:rsidP="00B70FC5">
      <w:pPr>
        <w:rPr>
          <w:sz w:val="16"/>
          <w:szCs w:val="16"/>
        </w:rPr>
      </w:pPr>
    </w:p>
    <w:p w:rsidR="007F3894" w:rsidRPr="00E16C79" w:rsidRDefault="001A46CE" w:rsidP="00073FB9">
      <w:pPr>
        <w:rPr>
          <w:sz w:val="28"/>
          <w:szCs w:val="28"/>
        </w:rPr>
      </w:pPr>
      <w:r>
        <w:rPr>
          <w:sz w:val="28"/>
          <w:szCs w:val="28"/>
        </w:rPr>
        <w:t>California Public Utility Commission, Energy Division</w:t>
      </w:r>
    </w:p>
    <w:p w:rsidR="007F3894" w:rsidRPr="00E16C79" w:rsidRDefault="007F3894" w:rsidP="00742590">
      <w:pPr>
        <w:rPr>
          <w:sz w:val="28"/>
          <w:szCs w:val="28"/>
        </w:rPr>
      </w:pPr>
      <w:r w:rsidRPr="00E16C79">
        <w:rPr>
          <w:sz w:val="28"/>
          <w:szCs w:val="28"/>
        </w:rPr>
        <w:t>Prepared by</w:t>
      </w:r>
      <w:r w:rsidR="00742590">
        <w:rPr>
          <w:sz w:val="28"/>
          <w:szCs w:val="28"/>
        </w:rPr>
        <w:t xml:space="preserve"> DNV GL - Energy</w:t>
      </w:r>
    </w:p>
    <w:p w:rsidR="00140F17" w:rsidRDefault="00C17BE1" w:rsidP="004F06ED">
      <w:r>
        <w:rPr>
          <w:sz w:val="28"/>
          <w:szCs w:val="28"/>
        </w:rPr>
        <w:t>Draft for comments:  July 1</w:t>
      </w:r>
      <w:r w:rsidR="004F06ED">
        <w:rPr>
          <w:sz w:val="28"/>
          <w:szCs w:val="28"/>
        </w:rPr>
        <w:t>8</w:t>
      </w:r>
      <w:r w:rsidR="000C1735">
        <w:rPr>
          <w:sz w:val="28"/>
          <w:szCs w:val="28"/>
        </w:rPr>
        <w:t>, 2014</w:t>
      </w:r>
    </w:p>
    <w:p w:rsidR="00000A64" w:rsidRPr="00A01C92" w:rsidRDefault="00000A64" w:rsidP="00B70FC5">
      <w:pPr>
        <w:sectPr w:rsidR="00000A64" w:rsidRPr="00A01C92" w:rsidSect="0081599F">
          <w:headerReference w:type="default" r:id="rId12"/>
          <w:footerReference w:type="even" r:id="rId13"/>
          <w:footerReference w:type="default" r:id="rId14"/>
          <w:footerReference w:type="first" r:id="rId15"/>
          <w:pgSz w:w="12240" w:h="15840" w:code="1"/>
          <w:pgMar w:top="720" w:right="720" w:bottom="720" w:left="720" w:header="720" w:footer="576" w:gutter="0"/>
          <w:pgNumType w:fmt="lowerRoman"/>
          <w:cols w:space="720"/>
          <w:docGrid w:linePitch="299"/>
        </w:sectPr>
      </w:pPr>
    </w:p>
    <w:p w:rsidR="006B3964" w:rsidRPr="00E16C79" w:rsidRDefault="000200B3" w:rsidP="00B92CB2">
      <w:pPr>
        <w:rPr>
          <w:sz w:val="20"/>
          <w:szCs w:val="20"/>
        </w:rPr>
      </w:pPr>
      <w:proofErr w:type="gramStart"/>
      <w:r w:rsidRPr="00E16C79">
        <w:rPr>
          <w:sz w:val="20"/>
          <w:szCs w:val="20"/>
        </w:rPr>
        <w:lastRenderedPageBreak/>
        <w:t>Copyright © 201</w:t>
      </w:r>
      <w:r w:rsidR="00A66235" w:rsidRPr="00E16C79">
        <w:rPr>
          <w:sz w:val="20"/>
          <w:szCs w:val="20"/>
        </w:rPr>
        <w:t>4</w:t>
      </w:r>
      <w:r w:rsidR="006B3964" w:rsidRPr="00E16C79">
        <w:rPr>
          <w:sz w:val="20"/>
          <w:szCs w:val="20"/>
        </w:rPr>
        <w:t xml:space="preserve">, </w:t>
      </w:r>
      <w:r w:rsidR="00073FB9" w:rsidRPr="00E16C79">
        <w:rPr>
          <w:sz w:val="20"/>
          <w:szCs w:val="20"/>
        </w:rPr>
        <w:t>KEMA, Inc.</w:t>
      </w:r>
      <w:proofErr w:type="gramEnd"/>
    </w:p>
    <w:p w:rsidR="00CE5F9F" w:rsidRDefault="00552E9D" w:rsidP="00B92CB2">
      <w:pPr>
        <w:rPr>
          <w:sz w:val="20"/>
          <w:szCs w:val="20"/>
        </w:rPr>
      </w:pPr>
      <w:r w:rsidRPr="00E16C79">
        <w:rPr>
          <w:sz w:val="20"/>
          <w:szCs w:val="20"/>
        </w:rPr>
        <w:t xml:space="preserve">This </w:t>
      </w:r>
      <w:proofErr w:type="gramStart"/>
      <w:r w:rsidRPr="00E16C79">
        <w:rPr>
          <w:sz w:val="20"/>
          <w:szCs w:val="20"/>
        </w:rPr>
        <w:t>document,</w:t>
      </w:r>
      <w:proofErr w:type="gramEnd"/>
      <w:r w:rsidRPr="00E16C79">
        <w:rPr>
          <w:sz w:val="20"/>
          <w:szCs w:val="20"/>
        </w:rPr>
        <w:t xml:space="preserve"> </w:t>
      </w:r>
      <w:r w:rsidR="006B3964" w:rsidRPr="00E16C79">
        <w:rPr>
          <w:sz w:val="20"/>
          <w:szCs w:val="20"/>
        </w:rPr>
        <w:t xml:space="preserve">and the information contained herein, is the exclusive, confidential and proprietary property of </w:t>
      </w:r>
      <w:r w:rsidR="009526A2" w:rsidRPr="00E16C79">
        <w:rPr>
          <w:sz w:val="20"/>
          <w:szCs w:val="20"/>
        </w:rPr>
        <w:t>KEMA, Inc.</w:t>
      </w:r>
      <w:r w:rsidR="006B3964" w:rsidRPr="00E16C79">
        <w:rPr>
          <w:sz w:val="20"/>
          <w:szCs w:val="20"/>
        </w:rPr>
        <w:t xml:space="preserve"> and is protected under the trade secret and copyright laws of the U</w:t>
      </w:r>
      <w:r w:rsidR="00376A88" w:rsidRPr="00E16C79">
        <w:rPr>
          <w:sz w:val="20"/>
          <w:szCs w:val="20"/>
        </w:rPr>
        <w:t xml:space="preserve">nited </w:t>
      </w:r>
      <w:r w:rsidR="006B3964" w:rsidRPr="00E16C79">
        <w:rPr>
          <w:sz w:val="20"/>
          <w:szCs w:val="20"/>
        </w:rPr>
        <w:t>S</w:t>
      </w:r>
      <w:r w:rsidR="00376A88" w:rsidRPr="00E16C79">
        <w:rPr>
          <w:sz w:val="20"/>
          <w:szCs w:val="20"/>
        </w:rPr>
        <w:t>tates</w:t>
      </w:r>
      <w:r w:rsidR="006B3964" w:rsidRPr="00E16C79">
        <w:rPr>
          <w:sz w:val="20"/>
          <w:szCs w:val="20"/>
        </w:rPr>
        <w:t xml:space="preserve"> and other international laws, treaties and conventions. No part of this work may be disclosed to any third party or used, reproduced or transmitted in any form or by any means, electronic or mechanical, including photocopying and recording, or by any information storage or retrieval system, without first receiving the express written permission of </w:t>
      </w:r>
      <w:r w:rsidR="00073FB9" w:rsidRPr="00E16C79">
        <w:rPr>
          <w:sz w:val="20"/>
          <w:szCs w:val="20"/>
        </w:rPr>
        <w:t>KEMA, Inc.</w:t>
      </w:r>
      <w:r w:rsidR="00070261" w:rsidRPr="00E16C79">
        <w:rPr>
          <w:sz w:val="20"/>
          <w:szCs w:val="20"/>
        </w:rPr>
        <w:t xml:space="preserve"> </w:t>
      </w:r>
      <w:r w:rsidR="006B3964" w:rsidRPr="00E16C79">
        <w:rPr>
          <w:sz w:val="20"/>
          <w:szCs w:val="20"/>
        </w:rPr>
        <w:t xml:space="preserve">Except as otherwise noted, all trademarks appearing herein are proprietary to </w:t>
      </w:r>
      <w:r w:rsidR="00073FB9" w:rsidRPr="00E16C79">
        <w:rPr>
          <w:sz w:val="20"/>
          <w:szCs w:val="20"/>
        </w:rPr>
        <w:t>KEMA, Inc.</w:t>
      </w:r>
    </w:p>
    <w:p w:rsidR="001A46CE" w:rsidRDefault="001A46CE" w:rsidP="00073FB9">
      <w:pPr>
        <w:rPr>
          <w:sz w:val="20"/>
          <w:szCs w:val="20"/>
        </w:rPr>
      </w:pPr>
    </w:p>
    <w:p w:rsidR="001A46CE" w:rsidRDefault="001A46CE" w:rsidP="00073FB9">
      <w:pPr>
        <w:rPr>
          <w:sz w:val="20"/>
          <w:szCs w:val="20"/>
        </w:rPr>
      </w:pPr>
    </w:p>
    <w:p w:rsidR="001A46CE" w:rsidRPr="003C2F0F" w:rsidRDefault="001A46CE" w:rsidP="001A46CE">
      <w:pPr>
        <w:rPr>
          <w:sz w:val="20"/>
          <w:szCs w:val="20"/>
        </w:rPr>
      </w:pPr>
      <w:r>
        <w:rPr>
          <w:sz w:val="20"/>
          <w:szCs w:val="20"/>
        </w:rPr>
        <w:t>L</w:t>
      </w:r>
      <w:r w:rsidRPr="003C2F0F">
        <w:rPr>
          <w:sz w:val="20"/>
          <w:szCs w:val="20"/>
        </w:rPr>
        <w:t>EGAL NOTICE</w:t>
      </w:r>
    </w:p>
    <w:p w:rsidR="001A46CE" w:rsidRPr="003C2F0F" w:rsidRDefault="001A46CE" w:rsidP="001A46CE">
      <w:pPr>
        <w:rPr>
          <w:sz w:val="20"/>
          <w:szCs w:val="20"/>
        </w:rPr>
      </w:pPr>
      <w:r w:rsidRPr="003C2F0F">
        <w:rPr>
          <w:sz w:val="20"/>
          <w:szCs w:val="20"/>
        </w:rPr>
        <w:t>This report was prepared under the auspices of the California Public Utilities Commission (CPUC). While sponsoring this work, the CPUC does not necessarily represent the views of the Commission or any of its employees except to the extent, if any, that it has formally been approved by the Commission at a public meeting. For information regarding any such action, communicate directly with the Commission at 505 Van Ness Avenue, San Francisco, California 94102. Neither the Commission nor the State of California, nor any officer, employee, or any of its contractors or subcontractors makes any warrant, express or implied, or assumes any legal liability whatsoever for the contents of this doc</w:t>
      </w:r>
      <w:r>
        <w:rPr>
          <w:sz w:val="20"/>
          <w:szCs w:val="20"/>
        </w:rPr>
        <w:t>ument.</w:t>
      </w:r>
    </w:p>
    <w:p w:rsidR="001A46CE" w:rsidRPr="00E16C79" w:rsidRDefault="001A46CE" w:rsidP="00073FB9">
      <w:pPr>
        <w:rPr>
          <w:sz w:val="20"/>
          <w:szCs w:val="20"/>
        </w:rPr>
        <w:sectPr w:rsidR="001A46CE" w:rsidRPr="00E16C79" w:rsidSect="005D7B72">
          <w:headerReference w:type="default" r:id="rId16"/>
          <w:footerReference w:type="default" r:id="rId17"/>
          <w:footerReference w:type="first" r:id="rId18"/>
          <w:pgSz w:w="12240" w:h="15840" w:code="1"/>
          <w:pgMar w:top="2160" w:right="1440" w:bottom="1440" w:left="1440" w:header="630" w:footer="720" w:gutter="0"/>
          <w:pgNumType w:fmt="lowerRoman" w:start="1"/>
          <w:cols w:space="720"/>
          <w:vAlign w:val="bottom"/>
        </w:sectPr>
      </w:pPr>
    </w:p>
    <w:p w:rsidR="004A5EA0" w:rsidRPr="004A5EA0" w:rsidRDefault="004A5EA0" w:rsidP="004A5EA0">
      <w:pPr>
        <w:rPr>
          <w:sz w:val="20"/>
          <w:szCs w:val="20"/>
        </w:rPr>
      </w:pPr>
    </w:p>
    <w:p w:rsidR="004F06ED" w:rsidRDefault="00275970">
      <w:pPr>
        <w:pStyle w:val="TOC1"/>
        <w:rPr>
          <w:rFonts w:asciiTheme="minorHAnsi" w:eastAsiaTheme="minorEastAsia" w:hAnsiTheme="minorHAnsi" w:cstheme="minorBidi"/>
          <w:lang w:eastAsia="zh-CN"/>
        </w:rPr>
      </w:pPr>
      <w:r w:rsidRPr="00E16C79">
        <w:rPr>
          <w:b/>
        </w:rPr>
        <w:fldChar w:fldCharType="begin"/>
      </w:r>
      <w:r w:rsidR="00321CBC" w:rsidRPr="00E16C79">
        <w:rPr>
          <w:b/>
        </w:rPr>
        <w:instrText xml:space="preserve"> TOC \h \z \t "Heading 1,1,Heading 2,2,Heading 3,3,Heading 7,1,Heading 8,2" </w:instrText>
      </w:r>
      <w:r w:rsidRPr="00E16C79">
        <w:rPr>
          <w:b/>
        </w:rPr>
        <w:fldChar w:fldCharType="separate"/>
      </w:r>
      <w:hyperlink w:anchor="_Toc393446014" w:history="1">
        <w:r w:rsidR="004F06ED" w:rsidRPr="00AE67A4">
          <w:rPr>
            <w:rStyle w:val="Hyperlink"/>
          </w:rPr>
          <w:t>Executive Summary</w:t>
        </w:r>
        <w:r w:rsidR="004F06ED">
          <w:rPr>
            <w:webHidden/>
          </w:rPr>
          <w:tab/>
        </w:r>
        <w:r w:rsidR="004F06ED">
          <w:rPr>
            <w:webHidden/>
          </w:rPr>
          <w:fldChar w:fldCharType="begin"/>
        </w:r>
        <w:r w:rsidR="004F06ED">
          <w:rPr>
            <w:webHidden/>
          </w:rPr>
          <w:instrText xml:space="preserve"> PAGEREF _Toc393446014 \h </w:instrText>
        </w:r>
        <w:r w:rsidR="004F06ED">
          <w:rPr>
            <w:webHidden/>
          </w:rPr>
        </w:r>
        <w:r w:rsidR="004F06ED">
          <w:rPr>
            <w:webHidden/>
          </w:rPr>
          <w:fldChar w:fldCharType="separate"/>
        </w:r>
        <w:r w:rsidR="004F06ED">
          <w:rPr>
            <w:webHidden/>
          </w:rPr>
          <w:t>1</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15" w:history="1">
        <w:r w:rsidR="004F06ED" w:rsidRPr="00AE67A4">
          <w:rPr>
            <w:rStyle w:val="Hyperlink"/>
            <w14:scene3d>
              <w14:camera w14:prst="orthographicFront"/>
              <w14:lightRig w14:rig="threePt" w14:dir="t">
                <w14:rot w14:lat="0" w14:lon="0" w14:rev="0"/>
              </w14:lightRig>
            </w14:scene3d>
          </w:rPr>
          <w:t>1.</w:t>
        </w:r>
        <w:r w:rsidR="004F06ED">
          <w:rPr>
            <w:rFonts w:asciiTheme="minorHAnsi" w:eastAsiaTheme="minorEastAsia" w:hAnsiTheme="minorHAnsi" w:cstheme="minorBidi"/>
            <w:lang w:eastAsia="zh-CN"/>
          </w:rPr>
          <w:tab/>
        </w:r>
        <w:r w:rsidR="004F06ED" w:rsidRPr="00AE67A4">
          <w:rPr>
            <w:rStyle w:val="Hyperlink"/>
          </w:rPr>
          <w:t>Introduction</w:t>
        </w:r>
        <w:r w:rsidR="004F06ED">
          <w:rPr>
            <w:webHidden/>
          </w:rPr>
          <w:tab/>
        </w:r>
        <w:r w:rsidR="004F06ED">
          <w:rPr>
            <w:webHidden/>
          </w:rPr>
          <w:fldChar w:fldCharType="begin"/>
        </w:r>
        <w:r w:rsidR="004F06ED">
          <w:rPr>
            <w:webHidden/>
          </w:rPr>
          <w:instrText xml:space="preserve"> PAGEREF _Toc393446015 \h </w:instrText>
        </w:r>
        <w:r w:rsidR="004F06ED">
          <w:rPr>
            <w:webHidden/>
          </w:rPr>
        </w:r>
        <w:r w:rsidR="004F06ED">
          <w:rPr>
            <w:webHidden/>
          </w:rPr>
          <w:fldChar w:fldCharType="separate"/>
        </w:r>
        <w:r w:rsidR="004F06ED">
          <w:rPr>
            <w:webHidden/>
          </w:rPr>
          <w:t>7</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16" w:history="1">
        <w:r w:rsidR="004F06ED" w:rsidRPr="00AE67A4">
          <w:rPr>
            <w:rStyle w:val="Hyperlink"/>
            <w14:scene3d>
              <w14:camera w14:prst="orthographicFront"/>
              <w14:lightRig w14:rig="threePt" w14:dir="t">
                <w14:rot w14:lat="0" w14:lon="0" w14:rev="0"/>
              </w14:lightRig>
            </w14:scene3d>
          </w:rPr>
          <w:t>1.1</w:t>
        </w:r>
        <w:r w:rsidR="004F06ED">
          <w:rPr>
            <w:rFonts w:asciiTheme="minorHAnsi" w:eastAsiaTheme="minorEastAsia" w:hAnsiTheme="minorHAnsi" w:cstheme="minorBidi"/>
            <w:lang w:eastAsia="zh-CN"/>
          </w:rPr>
          <w:tab/>
        </w:r>
        <w:r w:rsidR="004F06ED" w:rsidRPr="00AE67A4">
          <w:rPr>
            <w:rStyle w:val="Hyperlink"/>
          </w:rPr>
          <w:t>Evaluation Overview</w:t>
        </w:r>
        <w:r w:rsidR="004F06ED">
          <w:rPr>
            <w:webHidden/>
          </w:rPr>
          <w:tab/>
        </w:r>
        <w:r w:rsidR="004F06ED">
          <w:rPr>
            <w:webHidden/>
          </w:rPr>
          <w:fldChar w:fldCharType="begin"/>
        </w:r>
        <w:r w:rsidR="004F06ED">
          <w:rPr>
            <w:webHidden/>
          </w:rPr>
          <w:instrText xml:space="preserve"> PAGEREF _Toc393446016 \h </w:instrText>
        </w:r>
        <w:r w:rsidR="004F06ED">
          <w:rPr>
            <w:webHidden/>
          </w:rPr>
        </w:r>
        <w:r w:rsidR="004F06ED">
          <w:rPr>
            <w:webHidden/>
          </w:rPr>
          <w:fldChar w:fldCharType="separate"/>
        </w:r>
        <w:r w:rsidR="004F06ED">
          <w:rPr>
            <w:webHidden/>
          </w:rPr>
          <w:t>7</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17" w:history="1">
        <w:r w:rsidR="004F06ED" w:rsidRPr="00AE67A4">
          <w:rPr>
            <w:rStyle w:val="Hyperlink"/>
            <w14:scene3d>
              <w14:camera w14:prst="orthographicFront"/>
              <w14:lightRig w14:rig="threePt" w14:dir="t">
                <w14:rot w14:lat="0" w14:lon="0" w14:rev="0"/>
              </w14:lightRig>
            </w14:scene3d>
          </w:rPr>
          <w:t>1.2</w:t>
        </w:r>
        <w:r w:rsidR="004F06ED">
          <w:rPr>
            <w:rFonts w:asciiTheme="minorHAnsi" w:eastAsiaTheme="minorEastAsia" w:hAnsiTheme="minorHAnsi" w:cstheme="minorBidi"/>
            <w:lang w:eastAsia="zh-CN"/>
          </w:rPr>
          <w:tab/>
        </w:r>
        <w:r w:rsidR="004F06ED" w:rsidRPr="00AE67A4">
          <w:rPr>
            <w:rStyle w:val="Hyperlink"/>
          </w:rPr>
          <w:t>Program Descriptions and Participation</w:t>
        </w:r>
        <w:r w:rsidR="004F06ED">
          <w:rPr>
            <w:webHidden/>
          </w:rPr>
          <w:tab/>
        </w:r>
        <w:r w:rsidR="004F06ED">
          <w:rPr>
            <w:webHidden/>
          </w:rPr>
          <w:fldChar w:fldCharType="begin"/>
        </w:r>
        <w:r w:rsidR="004F06ED">
          <w:rPr>
            <w:webHidden/>
          </w:rPr>
          <w:instrText xml:space="preserve"> PAGEREF _Toc393446017 \h </w:instrText>
        </w:r>
        <w:r w:rsidR="004F06ED">
          <w:rPr>
            <w:webHidden/>
          </w:rPr>
        </w:r>
        <w:r w:rsidR="004F06ED">
          <w:rPr>
            <w:webHidden/>
          </w:rPr>
          <w:fldChar w:fldCharType="separate"/>
        </w:r>
        <w:r w:rsidR="004F06ED">
          <w:rPr>
            <w:webHidden/>
          </w:rPr>
          <w:t>8</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18" w:history="1">
        <w:r w:rsidR="004F06ED" w:rsidRPr="00AE67A4">
          <w:rPr>
            <w:rStyle w:val="Hyperlink"/>
            <w14:scene3d>
              <w14:camera w14:prst="orthographicFront"/>
              <w14:lightRig w14:rig="threePt" w14:dir="t">
                <w14:rot w14:lat="0" w14:lon="0" w14:rev="0"/>
              </w14:lightRig>
            </w14:scene3d>
          </w:rPr>
          <w:t>1.3</w:t>
        </w:r>
        <w:r w:rsidR="004F06ED">
          <w:rPr>
            <w:rFonts w:asciiTheme="minorHAnsi" w:eastAsiaTheme="minorEastAsia" w:hAnsiTheme="minorHAnsi" w:cstheme="minorBidi"/>
            <w:lang w:eastAsia="zh-CN"/>
          </w:rPr>
          <w:tab/>
        </w:r>
        <w:r w:rsidR="004F06ED" w:rsidRPr="00AE67A4">
          <w:rPr>
            <w:rStyle w:val="Hyperlink"/>
          </w:rPr>
          <w:t>Final 2010-12 Tracking Savings and Ex Ante Savings Disposition</w:t>
        </w:r>
        <w:r w:rsidR="004F06ED">
          <w:rPr>
            <w:webHidden/>
          </w:rPr>
          <w:tab/>
        </w:r>
        <w:r w:rsidR="004F06ED">
          <w:rPr>
            <w:webHidden/>
          </w:rPr>
          <w:fldChar w:fldCharType="begin"/>
        </w:r>
        <w:r w:rsidR="004F06ED">
          <w:rPr>
            <w:webHidden/>
          </w:rPr>
          <w:instrText xml:space="preserve"> PAGEREF _Toc393446018 \h </w:instrText>
        </w:r>
        <w:r w:rsidR="004F06ED">
          <w:rPr>
            <w:webHidden/>
          </w:rPr>
        </w:r>
        <w:r w:rsidR="004F06ED">
          <w:rPr>
            <w:webHidden/>
          </w:rPr>
          <w:fldChar w:fldCharType="separate"/>
        </w:r>
        <w:r w:rsidR="004F06ED">
          <w:rPr>
            <w:webHidden/>
          </w:rPr>
          <w:t>12</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19" w:history="1">
        <w:r w:rsidR="004F06ED" w:rsidRPr="00AE67A4">
          <w:rPr>
            <w:rStyle w:val="Hyperlink"/>
            <w14:scene3d>
              <w14:camera w14:prst="orthographicFront"/>
              <w14:lightRig w14:rig="threePt" w14:dir="t">
                <w14:rot w14:lat="0" w14:lon="0" w14:rev="0"/>
              </w14:lightRig>
            </w14:scene3d>
          </w:rPr>
          <w:t>1.4</w:t>
        </w:r>
        <w:r w:rsidR="004F06ED">
          <w:rPr>
            <w:rFonts w:asciiTheme="minorHAnsi" w:eastAsiaTheme="minorEastAsia" w:hAnsiTheme="minorHAnsi" w:cstheme="minorBidi"/>
            <w:lang w:eastAsia="zh-CN"/>
          </w:rPr>
          <w:tab/>
        </w:r>
        <w:r w:rsidR="004F06ED" w:rsidRPr="00AE67A4">
          <w:rPr>
            <w:rStyle w:val="Hyperlink"/>
          </w:rPr>
          <w:t>2010-2012 Program Participants</w:t>
        </w:r>
        <w:r w:rsidR="004F06ED">
          <w:rPr>
            <w:webHidden/>
          </w:rPr>
          <w:tab/>
        </w:r>
        <w:r w:rsidR="004F06ED">
          <w:rPr>
            <w:webHidden/>
          </w:rPr>
          <w:fldChar w:fldCharType="begin"/>
        </w:r>
        <w:r w:rsidR="004F06ED">
          <w:rPr>
            <w:webHidden/>
          </w:rPr>
          <w:instrText xml:space="preserve"> PAGEREF _Toc393446019 \h </w:instrText>
        </w:r>
        <w:r w:rsidR="004F06ED">
          <w:rPr>
            <w:webHidden/>
          </w:rPr>
        </w:r>
        <w:r w:rsidR="004F06ED">
          <w:rPr>
            <w:webHidden/>
          </w:rPr>
          <w:fldChar w:fldCharType="separate"/>
        </w:r>
        <w:r w:rsidR="004F06ED">
          <w:rPr>
            <w:webHidden/>
          </w:rPr>
          <w:t>13</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20" w:history="1">
        <w:r w:rsidR="004F06ED" w:rsidRPr="00AE67A4">
          <w:rPr>
            <w:rStyle w:val="Hyperlink"/>
            <w14:scene3d>
              <w14:camera w14:prst="orthographicFront"/>
              <w14:lightRig w14:rig="threePt" w14:dir="t">
                <w14:rot w14:lat="0" w14:lon="0" w14:rev="0"/>
              </w14:lightRig>
            </w14:scene3d>
          </w:rPr>
          <w:t>1.4.1</w:t>
        </w:r>
        <w:r w:rsidR="004F06ED">
          <w:rPr>
            <w:rFonts w:asciiTheme="minorHAnsi" w:eastAsiaTheme="minorEastAsia" w:hAnsiTheme="minorHAnsi" w:cstheme="minorBidi"/>
            <w:lang w:eastAsia="zh-CN"/>
          </w:rPr>
          <w:tab/>
        </w:r>
        <w:r w:rsidR="004F06ED" w:rsidRPr="00AE67A4">
          <w:rPr>
            <w:rStyle w:val="Hyperlink"/>
          </w:rPr>
          <w:t>Geographical Distribution</w:t>
        </w:r>
        <w:r w:rsidR="004F06ED">
          <w:rPr>
            <w:webHidden/>
          </w:rPr>
          <w:tab/>
        </w:r>
        <w:r w:rsidR="004F06ED">
          <w:rPr>
            <w:webHidden/>
          </w:rPr>
          <w:fldChar w:fldCharType="begin"/>
        </w:r>
        <w:r w:rsidR="004F06ED">
          <w:rPr>
            <w:webHidden/>
          </w:rPr>
          <w:instrText xml:space="preserve"> PAGEREF _Toc393446020 \h </w:instrText>
        </w:r>
        <w:r w:rsidR="004F06ED">
          <w:rPr>
            <w:webHidden/>
          </w:rPr>
        </w:r>
        <w:r w:rsidR="004F06ED">
          <w:rPr>
            <w:webHidden/>
          </w:rPr>
          <w:fldChar w:fldCharType="separate"/>
        </w:r>
        <w:r w:rsidR="004F06ED">
          <w:rPr>
            <w:webHidden/>
          </w:rPr>
          <w:t>14</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21" w:history="1">
        <w:r w:rsidR="004F06ED" w:rsidRPr="00AE67A4">
          <w:rPr>
            <w:rStyle w:val="Hyperlink"/>
            <w14:scene3d>
              <w14:camera w14:prst="orthographicFront"/>
              <w14:lightRig w14:rig="threePt" w14:dir="t">
                <w14:rot w14:lat="0" w14:lon="0" w14:rev="0"/>
              </w14:lightRig>
            </w14:scene3d>
          </w:rPr>
          <w:t>1.5</w:t>
        </w:r>
        <w:r w:rsidR="004F06ED">
          <w:rPr>
            <w:rFonts w:asciiTheme="minorHAnsi" w:eastAsiaTheme="minorEastAsia" w:hAnsiTheme="minorHAnsi" w:cstheme="minorBidi"/>
            <w:lang w:eastAsia="zh-CN"/>
          </w:rPr>
          <w:tab/>
        </w:r>
        <w:r w:rsidR="004F06ED" w:rsidRPr="00AE67A4">
          <w:rPr>
            <w:rStyle w:val="Hyperlink"/>
          </w:rPr>
          <w:t>Timing of Participation</w:t>
        </w:r>
        <w:r w:rsidR="004F06ED">
          <w:rPr>
            <w:webHidden/>
          </w:rPr>
          <w:tab/>
        </w:r>
        <w:r w:rsidR="004F06ED">
          <w:rPr>
            <w:webHidden/>
          </w:rPr>
          <w:fldChar w:fldCharType="begin"/>
        </w:r>
        <w:r w:rsidR="004F06ED">
          <w:rPr>
            <w:webHidden/>
          </w:rPr>
          <w:instrText xml:space="preserve"> PAGEREF _Toc393446021 \h </w:instrText>
        </w:r>
        <w:r w:rsidR="004F06ED">
          <w:rPr>
            <w:webHidden/>
          </w:rPr>
        </w:r>
        <w:r w:rsidR="004F06ED">
          <w:rPr>
            <w:webHidden/>
          </w:rPr>
          <w:fldChar w:fldCharType="separate"/>
        </w:r>
        <w:r w:rsidR="004F06ED">
          <w:rPr>
            <w:webHidden/>
          </w:rPr>
          <w:t>16</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22" w:history="1">
        <w:r w:rsidR="004F06ED" w:rsidRPr="00AE67A4">
          <w:rPr>
            <w:rStyle w:val="Hyperlink"/>
            <w14:scene3d>
              <w14:camera w14:prst="orthographicFront"/>
              <w14:lightRig w14:rig="threePt" w14:dir="t">
                <w14:rot w14:lat="0" w14:lon="0" w14:rev="0"/>
              </w14:lightRig>
            </w14:scene3d>
          </w:rPr>
          <w:t>1.6</w:t>
        </w:r>
        <w:r w:rsidR="004F06ED">
          <w:rPr>
            <w:rFonts w:asciiTheme="minorHAnsi" w:eastAsiaTheme="minorEastAsia" w:hAnsiTheme="minorHAnsi" w:cstheme="minorBidi"/>
            <w:lang w:eastAsia="zh-CN"/>
          </w:rPr>
          <w:tab/>
        </w:r>
        <w:r w:rsidR="004F06ED" w:rsidRPr="00AE67A4">
          <w:rPr>
            <w:rStyle w:val="Hyperlink"/>
          </w:rPr>
          <w:t>Pre-Retrofit Equipment Conditions for Advanced Path</w:t>
        </w:r>
        <w:r w:rsidR="004F06ED">
          <w:rPr>
            <w:webHidden/>
          </w:rPr>
          <w:tab/>
        </w:r>
        <w:r w:rsidR="004F06ED">
          <w:rPr>
            <w:webHidden/>
          </w:rPr>
          <w:fldChar w:fldCharType="begin"/>
        </w:r>
        <w:r w:rsidR="004F06ED">
          <w:rPr>
            <w:webHidden/>
          </w:rPr>
          <w:instrText xml:space="preserve"> PAGEREF _Toc393446022 \h </w:instrText>
        </w:r>
        <w:r w:rsidR="004F06ED">
          <w:rPr>
            <w:webHidden/>
          </w:rPr>
        </w:r>
        <w:r w:rsidR="004F06ED">
          <w:rPr>
            <w:webHidden/>
          </w:rPr>
          <w:fldChar w:fldCharType="separate"/>
        </w:r>
        <w:r w:rsidR="004F06ED">
          <w:rPr>
            <w:webHidden/>
          </w:rPr>
          <w:t>17</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23" w:history="1">
        <w:r w:rsidR="004F06ED" w:rsidRPr="00AE67A4">
          <w:rPr>
            <w:rStyle w:val="Hyperlink"/>
            <w14:scene3d>
              <w14:camera w14:prst="orthographicFront"/>
              <w14:lightRig w14:rig="threePt" w14:dir="t">
                <w14:rot w14:lat="0" w14:lon="0" w14:rev="0"/>
              </w14:lightRig>
            </w14:scene3d>
          </w:rPr>
          <w:t>2.</w:t>
        </w:r>
        <w:r w:rsidR="004F06ED">
          <w:rPr>
            <w:rFonts w:asciiTheme="minorHAnsi" w:eastAsiaTheme="minorEastAsia" w:hAnsiTheme="minorHAnsi" w:cstheme="minorBidi"/>
            <w:lang w:eastAsia="zh-CN"/>
          </w:rPr>
          <w:tab/>
        </w:r>
        <w:r w:rsidR="004F06ED" w:rsidRPr="00AE67A4">
          <w:rPr>
            <w:rStyle w:val="Hyperlink"/>
          </w:rPr>
          <w:t>Gross Savings</w:t>
        </w:r>
        <w:r w:rsidR="004F06ED">
          <w:rPr>
            <w:webHidden/>
          </w:rPr>
          <w:tab/>
        </w:r>
        <w:r w:rsidR="004F06ED">
          <w:rPr>
            <w:webHidden/>
          </w:rPr>
          <w:fldChar w:fldCharType="begin"/>
        </w:r>
        <w:r w:rsidR="004F06ED">
          <w:rPr>
            <w:webHidden/>
          </w:rPr>
          <w:instrText xml:space="preserve"> PAGEREF _Toc393446023 \h </w:instrText>
        </w:r>
        <w:r w:rsidR="004F06ED">
          <w:rPr>
            <w:webHidden/>
          </w:rPr>
        </w:r>
        <w:r w:rsidR="004F06ED">
          <w:rPr>
            <w:webHidden/>
          </w:rPr>
          <w:fldChar w:fldCharType="separate"/>
        </w:r>
        <w:r w:rsidR="004F06ED">
          <w:rPr>
            <w:webHidden/>
          </w:rPr>
          <w:t>19</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24" w:history="1">
        <w:r w:rsidR="004F06ED" w:rsidRPr="00AE67A4">
          <w:rPr>
            <w:rStyle w:val="Hyperlink"/>
            <w14:scene3d>
              <w14:camera w14:prst="orthographicFront"/>
              <w14:lightRig w14:rig="threePt" w14:dir="t">
                <w14:rot w14:lat="0" w14:lon="0" w14:rev="0"/>
              </w14:lightRig>
            </w14:scene3d>
          </w:rPr>
          <w:t>2.1</w:t>
        </w:r>
        <w:r w:rsidR="004F06ED">
          <w:rPr>
            <w:rFonts w:asciiTheme="minorHAnsi" w:eastAsiaTheme="minorEastAsia" w:hAnsiTheme="minorHAnsi" w:cstheme="minorBidi"/>
            <w:lang w:eastAsia="zh-CN"/>
          </w:rPr>
          <w:tab/>
        </w:r>
        <w:r w:rsidR="004F06ED" w:rsidRPr="00AE67A4">
          <w:rPr>
            <w:rStyle w:val="Hyperlink"/>
          </w:rPr>
          <w:t>Method Overview</w:t>
        </w:r>
        <w:r w:rsidR="004F06ED">
          <w:rPr>
            <w:webHidden/>
          </w:rPr>
          <w:tab/>
        </w:r>
        <w:r w:rsidR="004F06ED">
          <w:rPr>
            <w:webHidden/>
          </w:rPr>
          <w:fldChar w:fldCharType="begin"/>
        </w:r>
        <w:r w:rsidR="004F06ED">
          <w:rPr>
            <w:webHidden/>
          </w:rPr>
          <w:instrText xml:space="preserve"> PAGEREF _Toc393446024 \h </w:instrText>
        </w:r>
        <w:r w:rsidR="004F06ED">
          <w:rPr>
            <w:webHidden/>
          </w:rPr>
        </w:r>
        <w:r w:rsidR="004F06ED">
          <w:rPr>
            <w:webHidden/>
          </w:rPr>
          <w:fldChar w:fldCharType="separate"/>
        </w:r>
        <w:r w:rsidR="004F06ED">
          <w:rPr>
            <w:webHidden/>
          </w:rPr>
          <w:t>19</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25" w:history="1">
        <w:r w:rsidR="004F06ED" w:rsidRPr="00AE67A4">
          <w:rPr>
            <w:rStyle w:val="Hyperlink"/>
            <w14:scene3d>
              <w14:camera w14:prst="orthographicFront"/>
              <w14:lightRig w14:rig="threePt" w14:dir="t">
                <w14:rot w14:lat="0" w14:lon="0" w14:rev="0"/>
              </w14:lightRig>
            </w14:scene3d>
          </w:rPr>
          <w:t>2.1.1</w:t>
        </w:r>
        <w:r w:rsidR="004F06ED">
          <w:rPr>
            <w:rFonts w:asciiTheme="minorHAnsi" w:eastAsiaTheme="minorEastAsia" w:hAnsiTheme="minorHAnsi" w:cstheme="minorBidi"/>
            <w:lang w:eastAsia="zh-CN"/>
          </w:rPr>
          <w:tab/>
        </w:r>
        <w:r w:rsidR="004F06ED" w:rsidRPr="00AE67A4">
          <w:rPr>
            <w:rStyle w:val="Hyperlink"/>
          </w:rPr>
          <w:t>Site-Level Modeling</w:t>
        </w:r>
        <w:r w:rsidR="004F06ED">
          <w:rPr>
            <w:webHidden/>
          </w:rPr>
          <w:tab/>
        </w:r>
        <w:r w:rsidR="004F06ED">
          <w:rPr>
            <w:webHidden/>
          </w:rPr>
          <w:fldChar w:fldCharType="begin"/>
        </w:r>
        <w:r w:rsidR="004F06ED">
          <w:rPr>
            <w:webHidden/>
          </w:rPr>
          <w:instrText xml:space="preserve"> PAGEREF _Toc393446025 \h </w:instrText>
        </w:r>
        <w:r w:rsidR="004F06ED">
          <w:rPr>
            <w:webHidden/>
          </w:rPr>
        </w:r>
        <w:r w:rsidR="004F06ED">
          <w:rPr>
            <w:webHidden/>
          </w:rPr>
          <w:fldChar w:fldCharType="separate"/>
        </w:r>
        <w:r w:rsidR="004F06ED">
          <w:rPr>
            <w:webHidden/>
          </w:rPr>
          <w:t>20</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26" w:history="1">
        <w:r w:rsidR="004F06ED" w:rsidRPr="00AE67A4">
          <w:rPr>
            <w:rStyle w:val="Hyperlink"/>
            <w14:scene3d>
              <w14:camera w14:prst="orthographicFront"/>
              <w14:lightRig w14:rig="threePt" w14:dir="t">
                <w14:rot w14:lat="0" w14:lon="0" w14:rev="0"/>
              </w14:lightRig>
            </w14:scene3d>
          </w:rPr>
          <w:t>2.1.2</w:t>
        </w:r>
        <w:r w:rsidR="004F06ED">
          <w:rPr>
            <w:rFonts w:asciiTheme="minorHAnsi" w:eastAsiaTheme="minorEastAsia" w:hAnsiTheme="minorHAnsi" w:cstheme="minorBidi"/>
            <w:lang w:eastAsia="zh-CN"/>
          </w:rPr>
          <w:tab/>
        </w:r>
        <w:r w:rsidR="004F06ED" w:rsidRPr="00AE67A4">
          <w:rPr>
            <w:rStyle w:val="Hyperlink"/>
          </w:rPr>
          <w:t>Pooled Fixed Effects Model with Comparison Group</w:t>
        </w:r>
        <w:r w:rsidR="004F06ED">
          <w:rPr>
            <w:webHidden/>
          </w:rPr>
          <w:tab/>
        </w:r>
        <w:r w:rsidR="004F06ED">
          <w:rPr>
            <w:webHidden/>
          </w:rPr>
          <w:fldChar w:fldCharType="begin"/>
        </w:r>
        <w:r w:rsidR="004F06ED">
          <w:rPr>
            <w:webHidden/>
          </w:rPr>
          <w:instrText xml:space="preserve"> PAGEREF _Toc393446026 \h </w:instrText>
        </w:r>
        <w:r w:rsidR="004F06ED">
          <w:rPr>
            <w:webHidden/>
          </w:rPr>
        </w:r>
        <w:r w:rsidR="004F06ED">
          <w:rPr>
            <w:webHidden/>
          </w:rPr>
          <w:fldChar w:fldCharType="separate"/>
        </w:r>
        <w:r w:rsidR="004F06ED">
          <w:rPr>
            <w:webHidden/>
          </w:rPr>
          <w:t>22</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27" w:history="1">
        <w:r w:rsidR="004F06ED" w:rsidRPr="00AE67A4">
          <w:rPr>
            <w:rStyle w:val="Hyperlink"/>
            <w14:scene3d>
              <w14:camera w14:prst="orthographicFront"/>
              <w14:lightRig w14:rig="threePt" w14:dir="t">
                <w14:rot w14:lat="0" w14:lon="0" w14:rev="0"/>
              </w14:lightRig>
            </w14:scene3d>
          </w:rPr>
          <w:t>2.2</w:t>
        </w:r>
        <w:r w:rsidR="004F06ED">
          <w:rPr>
            <w:rFonts w:asciiTheme="minorHAnsi" w:eastAsiaTheme="minorEastAsia" w:hAnsiTheme="minorHAnsi" w:cstheme="minorBidi"/>
            <w:lang w:eastAsia="zh-CN"/>
          </w:rPr>
          <w:tab/>
        </w:r>
        <w:r w:rsidR="004F06ED" w:rsidRPr="00AE67A4">
          <w:rPr>
            <w:rStyle w:val="Hyperlink"/>
          </w:rPr>
          <w:t>Data Summary</w:t>
        </w:r>
        <w:r w:rsidR="004F06ED">
          <w:rPr>
            <w:webHidden/>
          </w:rPr>
          <w:tab/>
        </w:r>
        <w:r w:rsidR="004F06ED">
          <w:rPr>
            <w:webHidden/>
          </w:rPr>
          <w:fldChar w:fldCharType="begin"/>
        </w:r>
        <w:r w:rsidR="004F06ED">
          <w:rPr>
            <w:webHidden/>
          </w:rPr>
          <w:instrText xml:space="preserve"> PAGEREF _Toc393446027 \h </w:instrText>
        </w:r>
        <w:r w:rsidR="004F06ED">
          <w:rPr>
            <w:webHidden/>
          </w:rPr>
        </w:r>
        <w:r w:rsidR="004F06ED">
          <w:rPr>
            <w:webHidden/>
          </w:rPr>
          <w:fldChar w:fldCharType="separate"/>
        </w:r>
        <w:r w:rsidR="004F06ED">
          <w:rPr>
            <w:webHidden/>
          </w:rPr>
          <w:t>25</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28" w:history="1">
        <w:r w:rsidR="004F06ED" w:rsidRPr="00AE67A4">
          <w:rPr>
            <w:rStyle w:val="Hyperlink"/>
            <w14:scene3d>
              <w14:camera w14:prst="orthographicFront"/>
              <w14:lightRig w14:rig="threePt" w14:dir="t">
                <w14:rot w14:lat="0" w14:lon="0" w14:rev="0"/>
              </w14:lightRig>
            </w14:scene3d>
          </w:rPr>
          <w:t>2.3</w:t>
        </w:r>
        <w:r w:rsidR="004F06ED">
          <w:rPr>
            <w:rFonts w:asciiTheme="minorHAnsi" w:eastAsiaTheme="minorEastAsia" w:hAnsiTheme="minorHAnsi" w:cstheme="minorBidi"/>
            <w:lang w:eastAsia="zh-CN"/>
          </w:rPr>
          <w:tab/>
        </w:r>
        <w:r w:rsidR="004F06ED" w:rsidRPr="00AE67A4">
          <w:rPr>
            <w:rStyle w:val="Hyperlink"/>
          </w:rPr>
          <w:t>Gross Savings Estimates</w:t>
        </w:r>
        <w:r w:rsidR="004F06ED">
          <w:rPr>
            <w:webHidden/>
          </w:rPr>
          <w:tab/>
        </w:r>
        <w:r w:rsidR="004F06ED">
          <w:rPr>
            <w:webHidden/>
          </w:rPr>
          <w:fldChar w:fldCharType="begin"/>
        </w:r>
        <w:r w:rsidR="004F06ED">
          <w:rPr>
            <w:webHidden/>
          </w:rPr>
          <w:instrText xml:space="preserve"> PAGEREF _Toc393446028 \h </w:instrText>
        </w:r>
        <w:r w:rsidR="004F06ED">
          <w:rPr>
            <w:webHidden/>
          </w:rPr>
        </w:r>
        <w:r w:rsidR="004F06ED">
          <w:rPr>
            <w:webHidden/>
          </w:rPr>
          <w:fldChar w:fldCharType="separate"/>
        </w:r>
        <w:r w:rsidR="004F06ED">
          <w:rPr>
            <w:webHidden/>
          </w:rPr>
          <w:t>29</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29" w:history="1">
        <w:r w:rsidR="004F06ED" w:rsidRPr="00AE67A4">
          <w:rPr>
            <w:rStyle w:val="Hyperlink"/>
            <w14:scene3d>
              <w14:camera w14:prst="orthographicFront"/>
              <w14:lightRig w14:rig="threePt" w14:dir="t">
                <w14:rot w14:lat="0" w14:lon="0" w14:rev="0"/>
              </w14:lightRig>
            </w14:scene3d>
          </w:rPr>
          <w:t>2.3.1</w:t>
        </w:r>
        <w:r w:rsidR="004F06ED">
          <w:rPr>
            <w:rFonts w:asciiTheme="minorHAnsi" w:eastAsiaTheme="minorEastAsia" w:hAnsiTheme="minorHAnsi" w:cstheme="minorBidi"/>
            <w:lang w:eastAsia="zh-CN"/>
          </w:rPr>
          <w:tab/>
        </w:r>
        <w:r w:rsidR="004F06ED" w:rsidRPr="00AE67A4">
          <w:rPr>
            <w:rStyle w:val="Hyperlink"/>
          </w:rPr>
          <w:t>Site-Level Model Results</w:t>
        </w:r>
        <w:r w:rsidR="004F06ED">
          <w:rPr>
            <w:webHidden/>
          </w:rPr>
          <w:tab/>
        </w:r>
        <w:r w:rsidR="004F06ED">
          <w:rPr>
            <w:webHidden/>
          </w:rPr>
          <w:fldChar w:fldCharType="begin"/>
        </w:r>
        <w:r w:rsidR="004F06ED">
          <w:rPr>
            <w:webHidden/>
          </w:rPr>
          <w:instrText xml:space="preserve"> PAGEREF _Toc393446029 \h </w:instrText>
        </w:r>
        <w:r w:rsidR="004F06ED">
          <w:rPr>
            <w:webHidden/>
          </w:rPr>
        </w:r>
        <w:r w:rsidR="004F06ED">
          <w:rPr>
            <w:webHidden/>
          </w:rPr>
          <w:fldChar w:fldCharType="separate"/>
        </w:r>
        <w:r w:rsidR="004F06ED">
          <w:rPr>
            <w:webHidden/>
          </w:rPr>
          <w:t>29</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30" w:history="1">
        <w:r w:rsidR="004F06ED" w:rsidRPr="00AE67A4">
          <w:rPr>
            <w:rStyle w:val="Hyperlink"/>
            <w14:scene3d>
              <w14:camera w14:prst="orthographicFront"/>
              <w14:lightRig w14:rig="threePt" w14:dir="t">
                <w14:rot w14:lat="0" w14:lon="0" w14:rev="0"/>
              </w14:lightRig>
            </w14:scene3d>
          </w:rPr>
          <w:t>2.3.2</w:t>
        </w:r>
        <w:r w:rsidR="004F06ED">
          <w:rPr>
            <w:rFonts w:asciiTheme="minorHAnsi" w:eastAsiaTheme="minorEastAsia" w:hAnsiTheme="minorHAnsi" w:cstheme="minorBidi"/>
            <w:lang w:eastAsia="zh-CN"/>
          </w:rPr>
          <w:tab/>
        </w:r>
        <w:r w:rsidR="004F06ED" w:rsidRPr="00AE67A4">
          <w:rPr>
            <w:rStyle w:val="Hyperlink"/>
          </w:rPr>
          <w:t>Pooled Fixed Effects Model Results</w:t>
        </w:r>
        <w:r w:rsidR="004F06ED">
          <w:rPr>
            <w:webHidden/>
          </w:rPr>
          <w:tab/>
        </w:r>
        <w:r w:rsidR="004F06ED">
          <w:rPr>
            <w:webHidden/>
          </w:rPr>
          <w:fldChar w:fldCharType="begin"/>
        </w:r>
        <w:r w:rsidR="004F06ED">
          <w:rPr>
            <w:webHidden/>
          </w:rPr>
          <w:instrText xml:space="preserve"> PAGEREF _Toc393446030 \h </w:instrText>
        </w:r>
        <w:r w:rsidR="004F06ED">
          <w:rPr>
            <w:webHidden/>
          </w:rPr>
        </w:r>
        <w:r w:rsidR="004F06ED">
          <w:rPr>
            <w:webHidden/>
          </w:rPr>
          <w:fldChar w:fldCharType="separate"/>
        </w:r>
        <w:r w:rsidR="004F06ED">
          <w:rPr>
            <w:webHidden/>
          </w:rPr>
          <w:t>34</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31" w:history="1">
        <w:r w:rsidR="004F06ED" w:rsidRPr="00AE67A4">
          <w:rPr>
            <w:rStyle w:val="Hyperlink"/>
            <w14:scene3d>
              <w14:camera w14:prst="orthographicFront"/>
              <w14:lightRig w14:rig="threePt" w14:dir="t">
                <w14:rot w14:lat="0" w14:lon="0" w14:rev="0"/>
              </w14:lightRig>
            </w14:scene3d>
          </w:rPr>
          <w:t>2.3.3</w:t>
        </w:r>
        <w:r w:rsidR="004F06ED">
          <w:rPr>
            <w:rFonts w:asciiTheme="minorHAnsi" w:eastAsiaTheme="minorEastAsia" w:hAnsiTheme="minorHAnsi" w:cstheme="minorBidi"/>
            <w:lang w:eastAsia="zh-CN"/>
          </w:rPr>
          <w:tab/>
        </w:r>
        <w:r w:rsidR="004F06ED" w:rsidRPr="00AE67A4">
          <w:rPr>
            <w:rStyle w:val="Hyperlink"/>
          </w:rPr>
          <w:t>Gross Realization Rate</w:t>
        </w:r>
        <w:r w:rsidR="004F06ED">
          <w:rPr>
            <w:webHidden/>
          </w:rPr>
          <w:tab/>
        </w:r>
        <w:r w:rsidR="004F06ED">
          <w:rPr>
            <w:webHidden/>
          </w:rPr>
          <w:fldChar w:fldCharType="begin"/>
        </w:r>
        <w:r w:rsidR="004F06ED">
          <w:rPr>
            <w:webHidden/>
          </w:rPr>
          <w:instrText xml:space="preserve"> PAGEREF _Toc393446031 \h </w:instrText>
        </w:r>
        <w:r w:rsidR="004F06ED">
          <w:rPr>
            <w:webHidden/>
          </w:rPr>
        </w:r>
        <w:r w:rsidR="004F06ED">
          <w:rPr>
            <w:webHidden/>
          </w:rPr>
          <w:fldChar w:fldCharType="separate"/>
        </w:r>
        <w:r w:rsidR="004F06ED">
          <w:rPr>
            <w:webHidden/>
          </w:rPr>
          <w:t>37</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32" w:history="1">
        <w:r w:rsidR="004F06ED" w:rsidRPr="00AE67A4">
          <w:rPr>
            <w:rStyle w:val="Hyperlink"/>
            <w14:scene3d>
              <w14:camera w14:prst="orthographicFront"/>
              <w14:lightRig w14:rig="threePt" w14:dir="t">
                <w14:rot w14:lat="0" w14:lon="0" w14:rev="0"/>
              </w14:lightRig>
            </w14:scene3d>
          </w:rPr>
          <w:t>3.</w:t>
        </w:r>
        <w:r w:rsidR="004F06ED">
          <w:rPr>
            <w:rFonts w:asciiTheme="minorHAnsi" w:eastAsiaTheme="minorEastAsia" w:hAnsiTheme="minorHAnsi" w:cstheme="minorBidi"/>
            <w:lang w:eastAsia="zh-CN"/>
          </w:rPr>
          <w:tab/>
        </w:r>
        <w:r w:rsidR="004F06ED" w:rsidRPr="00AE67A4">
          <w:rPr>
            <w:rStyle w:val="Hyperlink"/>
          </w:rPr>
          <w:t>Free Ridership and Net Savings</w:t>
        </w:r>
        <w:r w:rsidR="004F06ED">
          <w:rPr>
            <w:webHidden/>
          </w:rPr>
          <w:tab/>
        </w:r>
        <w:r w:rsidR="004F06ED">
          <w:rPr>
            <w:webHidden/>
          </w:rPr>
          <w:fldChar w:fldCharType="begin"/>
        </w:r>
        <w:r w:rsidR="004F06ED">
          <w:rPr>
            <w:webHidden/>
          </w:rPr>
          <w:instrText xml:space="preserve"> PAGEREF _Toc393446032 \h </w:instrText>
        </w:r>
        <w:r w:rsidR="004F06ED">
          <w:rPr>
            <w:webHidden/>
          </w:rPr>
        </w:r>
        <w:r w:rsidR="004F06ED">
          <w:rPr>
            <w:webHidden/>
          </w:rPr>
          <w:fldChar w:fldCharType="separate"/>
        </w:r>
        <w:r w:rsidR="004F06ED">
          <w:rPr>
            <w:webHidden/>
          </w:rPr>
          <w:t>39</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33" w:history="1">
        <w:r w:rsidR="004F06ED" w:rsidRPr="00AE67A4">
          <w:rPr>
            <w:rStyle w:val="Hyperlink"/>
            <w14:scene3d>
              <w14:camera w14:prst="orthographicFront"/>
              <w14:lightRig w14:rig="threePt" w14:dir="t">
                <w14:rot w14:lat="0" w14:lon="0" w14:rev="0"/>
              </w14:lightRig>
            </w14:scene3d>
          </w:rPr>
          <w:t>3.1</w:t>
        </w:r>
        <w:r w:rsidR="004F06ED">
          <w:rPr>
            <w:rFonts w:asciiTheme="minorHAnsi" w:eastAsiaTheme="minorEastAsia" w:hAnsiTheme="minorHAnsi" w:cstheme="minorBidi"/>
            <w:lang w:eastAsia="zh-CN"/>
          </w:rPr>
          <w:tab/>
        </w:r>
        <w:r w:rsidR="004F06ED" w:rsidRPr="00AE67A4">
          <w:rPr>
            <w:rStyle w:val="Hyperlink"/>
          </w:rPr>
          <w:t>Method overview</w:t>
        </w:r>
        <w:r w:rsidR="004F06ED">
          <w:rPr>
            <w:webHidden/>
          </w:rPr>
          <w:tab/>
        </w:r>
        <w:r w:rsidR="004F06ED">
          <w:rPr>
            <w:webHidden/>
          </w:rPr>
          <w:fldChar w:fldCharType="begin"/>
        </w:r>
        <w:r w:rsidR="004F06ED">
          <w:rPr>
            <w:webHidden/>
          </w:rPr>
          <w:instrText xml:space="preserve"> PAGEREF _Toc393446033 \h </w:instrText>
        </w:r>
        <w:r w:rsidR="004F06ED">
          <w:rPr>
            <w:webHidden/>
          </w:rPr>
        </w:r>
        <w:r w:rsidR="004F06ED">
          <w:rPr>
            <w:webHidden/>
          </w:rPr>
          <w:fldChar w:fldCharType="separate"/>
        </w:r>
        <w:r w:rsidR="004F06ED">
          <w:rPr>
            <w:webHidden/>
          </w:rPr>
          <w:t>39</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34" w:history="1">
        <w:r w:rsidR="004F06ED" w:rsidRPr="00AE67A4">
          <w:rPr>
            <w:rStyle w:val="Hyperlink"/>
            <w14:scene3d>
              <w14:camera w14:prst="orthographicFront"/>
              <w14:lightRig w14:rig="threePt" w14:dir="t">
                <w14:rot w14:lat="0" w14:lon="0" w14:rev="0"/>
              </w14:lightRig>
            </w14:scene3d>
          </w:rPr>
          <w:t>3.1.1</w:t>
        </w:r>
        <w:r w:rsidR="004F06ED">
          <w:rPr>
            <w:rFonts w:asciiTheme="minorHAnsi" w:eastAsiaTheme="minorEastAsia" w:hAnsiTheme="minorHAnsi" w:cstheme="minorBidi"/>
            <w:lang w:eastAsia="zh-CN"/>
          </w:rPr>
          <w:tab/>
        </w:r>
        <w:r w:rsidR="004F06ED" w:rsidRPr="00AE67A4">
          <w:rPr>
            <w:rStyle w:val="Hyperlink"/>
          </w:rPr>
          <w:t>CPUC Guidelines</w:t>
        </w:r>
        <w:r w:rsidR="004F06ED">
          <w:rPr>
            <w:webHidden/>
          </w:rPr>
          <w:tab/>
        </w:r>
        <w:r w:rsidR="004F06ED">
          <w:rPr>
            <w:webHidden/>
          </w:rPr>
          <w:fldChar w:fldCharType="begin"/>
        </w:r>
        <w:r w:rsidR="004F06ED">
          <w:rPr>
            <w:webHidden/>
          </w:rPr>
          <w:instrText xml:space="preserve"> PAGEREF _Toc393446034 \h </w:instrText>
        </w:r>
        <w:r w:rsidR="004F06ED">
          <w:rPr>
            <w:webHidden/>
          </w:rPr>
        </w:r>
        <w:r w:rsidR="004F06ED">
          <w:rPr>
            <w:webHidden/>
          </w:rPr>
          <w:fldChar w:fldCharType="separate"/>
        </w:r>
        <w:r w:rsidR="004F06ED">
          <w:rPr>
            <w:webHidden/>
          </w:rPr>
          <w:t>39</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35" w:history="1">
        <w:r w:rsidR="004F06ED" w:rsidRPr="00AE67A4">
          <w:rPr>
            <w:rStyle w:val="Hyperlink"/>
            <w14:scene3d>
              <w14:camera w14:prst="orthographicFront"/>
              <w14:lightRig w14:rig="threePt" w14:dir="t">
                <w14:rot w14:lat="0" w14:lon="0" w14:rev="0"/>
              </w14:lightRig>
            </w14:scene3d>
          </w:rPr>
          <w:t>3.1.2</w:t>
        </w:r>
        <w:r w:rsidR="004F06ED">
          <w:rPr>
            <w:rFonts w:asciiTheme="minorHAnsi" w:eastAsiaTheme="minorEastAsia" w:hAnsiTheme="minorHAnsi" w:cstheme="minorBidi"/>
            <w:lang w:eastAsia="zh-CN"/>
          </w:rPr>
          <w:tab/>
        </w:r>
        <w:r w:rsidR="004F06ED" w:rsidRPr="00AE67A4">
          <w:rPr>
            <w:rStyle w:val="Hyperlink"/>
          </w:rPr>
          <w:t>Survey Version: Short-form vs. Long-form</w:t>
        </w:r>
        <w:r w:rsidR="004F06ED">
          <w:rPr>
            <w:webHidden/>
          </w:rPr>
          <w:tab/>
        </w:r>
        <w:r w:rsidR="004F06ED">
          <w:rPr>
            <w:webHidden/>
          </w:rPr>
          <w:fldChar w:fldCharType="begin"/>
        </w:r>
        <w:r w:rsidR="004F06ED">
          <w:rPr>
            <w:webHidden/>
          </w:rPr>
          <w:instrText xml:space="preserve"> PAGEREF _Toc393446035 \h </w:instrText>
        </w:r>
        <w:r w:rsidR="004F06ED">
          <w:rPr>
            <w:webHidden/>
          </w:rPr>
        </w:r>
        <w:r w:rsidR="004F06ED">
          <w:rPr>
            <w:webHidden/>
          </w:rPr>
          <w:fldChar w:fldCharType="separate"/>
        </w:r>
        <w:r w:rsidR="004F06ED">
          <w:rPr>
            <w:webHidden/>
          </w:rPr>
          <w:t>42</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36" w:history="1">
        <w:r w:rsidR="004F06ED" w:rsidRPr="00AE67A4">
          <w:rPr>
            <w:rStyle w:val="Hyperlink"/>
            <w14:scene3d>
              <w14:camera w14:prst="orthographicFront"/>
              <w14:lightRig w14:rig="threePt" w14:dir="t">
                <w14:rot w14:lat="0" w14:lon="0" w14:rev="0"/>
              </w14:lightRig>
            </w14:scene3d>
          </w:rPr>
          <w:t>3.2</w:t>
        </w:r>
        <w:r w:rsidR="004F06ED">
          <w:rPr>
            <w:rFonts w:asciiTheme="minorHAnsi" w:eastAsiaTheme="minorEastAsia" w:hAnsiTheme="minorHAnsi" w:cstheme="minorBidi"/>
            <w:lang w:eastAsia="zh-CN"/>
          </w:rPr>
          <w:tab/>
        </w:r>
        <w:r w:rsidR="004F06ED" w:rsidRPr="00AE67A4">
          <w:rPr>
            <w:rStyle w:val="Hyperlink"/>
          </w:rPr>
          <w:t>Survey Sample Design</w:t>
        </w:r>
        <w:r w:rsidR="004F06ED">
          <w:rPr>
            <w:webHidden/>
          </w:rPr>
          <w:tab/>
        </w:r>
        <w:r w:rsidR="004F06ED">
          <w:rPr>
            <w:webHidden/>
          </w:rPr>
          <w:fldChar w:fldCharType="begin"/>
        </w:r>
        <w:r w:rsidR="004F06ED">
          <w:rPr>
            <w:webHidden/>
          </w:rPr>
          <w:instrText xml:space="preserve"> PAGEREF _Toc393446036 \h </w:instrText>
        </w:r>
        <w:r w:rsidR="004F06ED">
          <w:rPr>
            <w:webHidden/>
          </w:rPr>
        </w:r>
        <w:r w:rsidR="004F06ED">
          <w:rPr>
            <w:webHidden/>
          </w:rPr>
          <w:fldChar w:fldCharType="separate"/>
        </w:r>
        <w:r w:rsidR="004F06ED">
          <w:rPr>
            <w:webHidden/>
          </w:rPr>
          <w:t>42</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37" w:history="1">
        <w:r w:rsidR="004F06ED" w:rsidRPr="00AE67A4">
          <w:rPr>
            <w:rStyle w:val="Hyperlink"/>
            <w14:scene3d>
              <w14:camera w14:prst="orthographicFront"/>
              <w14:lightRig w14:rig="threePt" w14:dir="t">
                <w14:rot w14:lat="0" w14:lon="0" w14:rev="0"/>
              </w14:lightRig>
            </w14:scene3d>
          </w:rPr>
          <w:t>3.3</w:t>
        </w:r>
        <w:r w:rsidR="004F06ED">
          <w:rPr>
            <w:rFonts w:asciiTheme="minorHAnsi" w:eastAsiaTheme="minorEastAsia" w:hAnsiTheme="minorHAnsi" w:cstheme="minorBidi"/>
            <w:lang w:eastAsia="zh-CN"/>
          </w:rPr>
          <w:tab/>
        </w:r>
        <w:r w:rsidR="004F06ED" w:rsidRPr="00AE67A4">
          <w:rPr>
            <w:rStyle w:val="Hyperlink"/>
          </w:rPr>
          <w:t>Scoring Examples</w:t>
        </w:r>
        <w:r w:rsidR="004F06ED">
          <w:rPr>
            <w:webHidden/>
          </w:rPr>
          <w:tab/>
        </w:r>
        <w:r w:rsidR="004F06ED">
          <w:rPr>
            <w:webHidden/>
          </w:rPr>
          <w:fldChar w:fldCharType="begin"/>
        </w:r>
        <w:r w:rsidR="004F06ED">
          <w:rPr>
            <w:webHidden/>
          </w:rPr>
          <w:instrText xml:space="preserve"> PAGEREF _Toc393446037 \h </w:instrText>
        </w:r>
        <w:r w:rsidR="004F06ED">
          <w:rPr>
            <w:webHidden/>
          </w:rPr>
        </w:r>
        <w:r w:rsidR="004F06ED">
          <w:rPr>
            <w:webHidden/>
          </w:rPr>
          <w:fldChar w:fldCharType="separate"/>
        </w:r>
        <w:r w:rsidR="004F06ED">
          <w:rPr>
            <w:webHidden/>
          </w:rPr>
          <w:t>45</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38" w:history="1">
        <w:r w:rsidR="004F06ED" w:rsidRPr="00AE67A4">
          <w:rPr>
            <w:rStyle w:val="Hyperlink"/>
            <w14:scene3d>
              <w14:camera w14:prst="orthographicFront"/>
              <w14:lightRig w14:rig="threePt" w14:dir="t">
                <w14:rot w14:lat="0" w14:lon="0" w14:rev="0"/>
              </w14:lightRig>
            </w14:scene3d>
          </w:rPr>
          <w:t>3.3.1</w:t>
        </w:r>
        <w:r w:rsidR="004F06ED">
          <w:rPr>
            <w:rFonts w:asciiTheme="minorHAnsi" w:eastAsiaTheme="minorEastAsia" w:hAnsiTheme="minorHAnsi" w:cstheme="minorBidi"/>
            <w:lang w:eastAsia="zh-CN"/>
          </w:rPr>
          <w:tab/>
        </w:r>
        <w:r w:rsidR="004F06ED" w:rsidRPr="00AE67A4">
          <w:rPr>
            <w:rStyle w:val="Hyperlink"/>
          </w:rPr>
          <w:t>Overall Free Ridership: Short-Form Survey Respondents</w:t>
        </w:r>
        <w:r w:rsidR="004F06ED">
          <w:rPr>
            <w:webHidden/>
          </w:rPr>
          <w:tab/>
        </w:r>
        <w:r w:rsidR="004F06ED">
          <w:rPr>
            <w:webHidden/>
          </w:rPr>
          <w:fldChar w:fldCharType="begin"/>
        </w:r>
        <w:r w:rsidR="004F06ED">
          <w:rPr>
            <w:webHidden/>
          </w:rPr>
          <w:instrText xml:space="preserve"> PAGEREF _Toc393446038 \h </w:instrText>
        </w:r>
        <w:r w:rsidR="004F06ED">
          <w:rPr>
            <w:webHidden/>
          </w:rPr>
        </w:r>
        <w:r w:rsidR="004F06ED">
          <w:rPr>
            <w:webHidden/>
          </w:rPr>
          <w:fldChar w:fldCharType="separate"/>
        </w:r>
        <w:r w:rsidR="004F06ED">
          <w:rPr>
            <w:webHidden/>
          </w:rPr>
          <w:t>45</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39" w:history="1">
        <w:r w:rsidR="004F06ED" w:rsidRPr="00AE67A4">
          <w:rPr>
            <w:rStyle w:val="Hyperlink"/>
            <w14:scene3d>
              <w14:camera w14:prst="orthographicFront"/>
              <w14:lightRig w14:rig="threePt" w14:dir="t">
                <w14:rot w14:lat="0" w14:lon="0" w14:rev="0"/>
              </w14:lightRig>
            </w14:scene3d>
          </w:rPr>
          <w:t>3.3.2</w:t>
        </w:r>
        <w:r w:rsidR="004F06ED">
          <w:rPr>
            <w:rFonts w:asciiTheme="minorHAnsi" w:eastAsiaTheme="minorEastAsia" w:hAnsiTheme="minorHAnsi" w:cstheme="minorBidi"/>
            <w:lang w:eastAsia="zh-CN"/>
          </w:rPr>
          <w:tab/>
        </w:r>
        <w:r w:rsidR="004F06ED" w:rsidRPr="00AE67A4">
          <w:rPr>
            <w:rStyle w:val="Hyperlink"/>
          </w:rPr>
          <w:t>Measure Level Free Ridership: Long-Form Survey Respondents</w:t>
        </w:r>
        <w:r w:rsidR="004F06ED">
          <w:rPr>
            <w:webHidden/>
          </w:rPr>
          <w:tab/>
        </w:r>
        <w:r w:rsidR="004F06ED">
          <w:rPr>
            <w:webHidden/>
          </w:rPr>
          <w:fldChar w:fldCharType="begin"/>
        </w:r>
        <w:r w:rsidR="004F06ED">
          <w:rPr>
            <w:webHidden/>
          </w:rPr>
          <w:instrText xml:space="preserve"> PAGEREF _Toc393446039 \h </w:instrText>
        </w:r>
        <w:r w:rsidR="004F06ED">
          <w:rPr>
            <w:webHidden/>
          </w:rPr>
        </w:r>
        <w:r w:rsidR="004F06ED">
          <w:rPr>
            <w:webHidden/>
          </w:rPr>
          <w:fldChar w:fldCharType="separate"/>
        </w:r>
        <w:r w:rsidR="004F06ED">
          <w:rPr>
            <w:webHidden/>
          </w:rPr>
          <w:t>46</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40" w:history="1">
        <w:r w:rsidR="004F06ED" w:rsidRPr="00AE67A4">
          <w:rPr>
            <w:rStyle w:val="Hyperlink"/>
            <w14:scene3d>
              <w14:camera w14:prst="orthographicFront"/>
              <w14:lightRig w14:rig="threePt" w14:dir="t">
                <w14:rot w14:lat="0" w14:lon="0" w14:rev="0"/>
              </w14:lightRig>
            </w14:scene3d>
          </w:rPr>
          <w:t>3.3.3</w:t>
        </w:r>
        <w:r w:rsidR="004F06ED">
          <w:rPr>
            <w:rFonts w:asciiTheme="minorHAnsi" w:eastAsiaTheme="minorEastAsia" w:hAnsiTheme="minorHAnsi" w:cstheme="minorBidi"/>
            <w:lang w:eastAsia="zh-CN"/>
          </w:rPr>
          <w:tab/>
        </w:r>
        <w:r w:rsidR="004F06ED" w:rsidRPr="00AE67A4">
          <w:rPr>
            <w:rStyle w:val="Hyperlink"/>
          </w:rPr>
          <w:t>Aggregated Overall Free Ridership: Long-Form Survey Respondents</w:t>
        </w:r>
        <w:r w:rsidR="004F06ED">
          <w:rPr>
            <w:webHidden/>
          </w:rPr>
          <w:tab/>
        </w:r>
        <w:r w:rsidR="004F06ED">
          <w:rPr>
            <w:webHidden/>
          </w:rPr>
          <w:fldChar w:fldCharType="begin"/>
        </w:r>
        <w:r w:rsidR="004F06ED">
          <w:rPr>
            <w:webHidden/>
          </w:rPr>
          <w:instrText xml:space="preserve"> PAGEREF _Toc393446040 \h </w:instrText>
        </w:r>
        <w:r w:rsidR="004F06ED">
          <w:rPr>
            <w:webHidden/>
          </w:rPr>
        </w:r>
        <w:r w:rsidR="004F06ED">
          <w:rPr>
            <w:webHidden/>
          </w:rPr>
          <w:fldChar w:fldCharType="separate"/>
        </w:r>
        <w:r w:rsidR="004F06ED">
          <w:rPr>
            <w:webHidden/>
          </w:rPr>
          <w:t>48</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41" w:history="1">
        <w:r w:rsidR="004F06ED" w:rsidRPr="00AE67A4">
          <w:rPr>
            <w:rStyle w:val="Hyperlink"/>
            <w14:scene3d>
              <w14:camera w14:prst="orthographicFront"/>
              <w14:lightRig w14:rig="threePt" w14:dir="t">
                <w14:rot w14:lat="0" w14:lon="0" w14:rev="0"/>
              </w14:lightRig>
            </w14:scene3d>
          </w:rPr>
          <w:t>3.4</w:t>
        </w:r>
        <w:r w:rsidR="004F06ED">
          <w:rPr>
            <w:rFonts w:asciiTheme="minorHAnsi" w:eastAsiaTheme="minorEastAsia" w:hAnsiTheme="minorHAnsi" w:cstheme="minorBidi"/>
            <w:lang w:eastAsia="zh-CN"/>
          </w:rPr>
          <w:tab/>
        </w:r>
        <w:r w:rsidR="004F06ED" w:rsidRPr="00AE67A4">
          <w:rPr>
            <w:rStyle w:val="Hyperlink"/>
          </w:rPr>
          <w:t>Net-to-Gross Results</w:t>
        </w:r>
        <w:r w:rsidR="004F06ED">
          <w:rPr>
            <w:webHidden/>
          </w:rPr>
          <w:tab/>
        </w:r>
        <w:r w:rsidR="004F06ED">
          <w:rPr>
            <w:webHidden/>
          </w:rPr>
          <w:fldChar w:fldCharType="begin"/>
        </w:r>
        <w:r w:rsidR="004F06ED">
          <w:rPr>
            <w:webHidden/>
          </w:rPr>
          <w:instrText xml:space="preserve"> PAGEREF _Toc393446041 \h </w:instrText>
        </w:r>
        <w:r w:rsidR="004F06ED">
          <w:rPr>
            <w:webHidden/>
          </w:rPr>
        </w:r>
        <w:r w:rsidR="004F06ED">
          <w:rPr>
            <w:webHidden/>
          </w:rPr>
          <w:fldChar w:fldCharType="separate"/>
        </w:r>
        <w:r w:rsidR="004F06ED">
          <w:rPr>
            <w:webHidden/>
          </w:rPr>
          <w:t>48</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42" w:history="1">
        <w:r w:rsidR="004F06ED" w:rsidRPr="00AE67A4">
          <w:rPr>
            <w:rStyle w:val="Hyperlink"/>
            <w14:scene3d>
              <w14:camera w14:prst="orthographicFront"/>
              <w14:lightRig w14:rig="threePt" w14:dir="t">
                <w14:rot w14:lat="0" w14:lon="0" w14:rev="0"/>
              </w14:lightRig>
            </w14:scene3d>
          </w:rPr>
          <w:t>3.4.1</w:t>
        </w:r>
        <w:r w:rsidR="004F06ED">
          <w:rPr>
            <w:rFonts w:asciiTheme="minorHAnsi" w:eastAsiaTheme="minorEastAsia" w:hAnsiTheme="minorHAnsi" w:cstheme="minorBidi"/>
            <w:lang w:eastAsia="zh-CN"/>
          </w:rPr>
          <w:tab/>
        </w:r>
        <w:r w:rsidR="004F06ED" w:rsidRPr="00AE67A4">
          <w:rPr>
            <w:rStyle w:val="Hyperlink"/>
          </w:rPr>
          <w:t>Free-ridership Scores by Number and Type of Measures Installed</w:t>
        </w:r>
        <w:r w:rsidR="004F06ED">
          <w:rPr>
            <w:webHidden/>
          </w:rPr>
          <w:tab/>
        </w:r>
        <w:r w:rsidR="004F06ED">
          <w:rPr>
            <w:webHidden/>
          </w:rPr>
          <w:fldChar w:fldCharType="begin"/>
        </w:r>
        <w:r w:rsidR="004F06ED">
          <w:rPr>
            <w:webHidden/>
          </w:rPr>
          <w:instrText xml:space="preserve"> PAGEREF _Toc393446042 \h </w:instrText>
        </w:r>
        <w:r w:rsidR="004F06ED">
          <w:rPr>
            <w:webHidden/>
          </w:rPr>
        </w:r>
        <w:r w:rsidR="004F06ED">
          <w:rPr>
            <w:webHidden/>
          </w:rPr>
          <w:fldChar w:fldCharType="separate"/>
        </w:r>
        <w:r w:rsidR="004F06ED">
          <w:rPr>
            <w:webHidden/>
          </w:rPr>
          <w:t>49</w:t>
        </w:r>
        <w:r w:rsidR="004F06ED">
          <w:rPr>
            <w:webHidden/>
          </w:rPr>
          <w:fldChar w:fldCharType="end"/>
        </w:r>
      </w:hyperlink>
    </w:p>
    <w:p w:rsidR="004F06ED" w:rsidRDefault="00867E9C">
      <w:pPr>
        <w:pStyle w:val="TOC3"/>
        <w:rPr>
          <w:rFonts w:asciiTheme="minorHAnsi" w:eastAsiaTheme="minorEastAsia" w:hAnsiTheme="minorHAnsi" w:cstheme="minorBidi"/>
          <w:lang w:eastAsia="zh-CN"/>
        </w:rPr>
      </w:pPr>
      <w:hyperlink w:anchor="_Toc393446043" w:history="1">
        <w:r w:rsidR="004F06ED" w:rsidRPr="00AE67A4">
          <w:rPr>
            <w:rStyle w:val="Hyperlink"/>
            <w14:scene3d>
              <w14:camera w14:prst="orthographicFront"/>
              <w14:lightRig w14:rig="threePt" w14:dir="t">
                <w14:rot w14:lat="0" w14:lon="0" w14:rev="0"/>
              </w14:lightRig>
            </w14:scene3d>
          </w:rPr>
          <w:t>3.4.2</w:t>
        </w:r>
        <w:r w:rsidR="004F06ED">
          <w:rPr>
            <w:rFonts w:asciiTheme="minorHAnsi" w:eastAsiaTheme="minorEastAsia" w:hAnsiTheme="minorHAnsi" w:cstheme="minorBidi"/>
            <w:lang w:eastAsia="zh-CN"/>
          </w:rPr>
          <w:tab/>
        </w:r>
        <w:r w:rsidR="004F06ED" w:rsidRPr="00AE67A4">
          <w:rPr>
            <w:rStyle w:val="Hyperlink"/>
          </w:rPr>
          <w:t>Distribution of free-ridership scores</w:t>
        </w:r>
        <w:r w:rsidR="004F06ED">
          <w:rPr>
            <w:webHidden/>
          </w:rPr>
          <w:tab/>
        </w:r>
        <w:r w:rsidR="004F06ED">
          <w:rPr>
            <w:webHidden/>
          </w:rPr>
          <w:fldChar w:fldCharType="begin"/>
        </w:r>
        <w:r w:rsidR="004F06ED">
          <w:rPr>
            <w:webHidden/>
          </w:rPr>
          <w:instrText xml:space="preserve"> PAGEREF _Toc393446043 \h </w:instrText>
        </w:r>
        <w:r w:rsidR="004F06ED">
          <w:rPr>
            <w:webHidden/>
          </w:rPr>
        </w:r>
        <w:r w:rsidR="004F06ED">
          <w:rPr>
            <w:webHidden/>
          </w:rPr>
          <w:fldChar w:fldCharType="separate"/>
        </w:r>
        <w:r w:rsidR="004F06ED">
          <w:rPr>
            <w:webHidden/>
          </w:rPr>
          <w:t>51</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44" w:history="1">
        <w:r w:rsidR="004F06ED" w:rsidRPr="00AE67A4">
          <w:rPr>
            <w:rStyle w:val="Hyperlink"/>
            <w14:scene3d>
              <w14:camera w14:prst="orthographicFront"/>
              <w14:lightRig w14:rig="threePt" w14:dir="t">
                <w14:rot w14:lat="0" w14:lon="0" w14:rev="0"/>
              </w14:lightRig>
            </w14:scene3d>
          </w:rPr>
          <w:t>3.5</w:t>
        </w:r>
        <w:r w:rsidR="004F06ED">
          <w:rPr>
            <w:rFonts w:asciiTheme="minorHAnsi" w:eastAsiaTheme="minorEastAsia" w:hAnsiTheme="minorHAnsi" w:cstheme="minorBidi"/>
            <w:lang w:eastAsia="zh-CN"/>
          </w:rPr>
          <w:tab/>
        </w:r>
        <w:r w:rsidR="004F06ED" w:rsidRPr="00AE67A4">
          <w:rPr>
            <w:rStyle w:val="Hyperlink"/>
          </w:rPr>
          <w:t>Measure Costs and Savings Weighted Free-Ridership Scores</w:t>
        </w:r>
        <w:r w:rsidR="004F06ED">
          <w:rPr>
            <w:webHidden/>
          </w:rPr>
          <w:tab/>
        </w:r>
        <w:r w:rsidR="004F06ED">
          <w:rPr>
            <w:webHidden/>
          </w:rPr>
          <w:fldChar w:fldCharType="begin"/>
        </w:r>
        <w:r w:rsidR="004F06ED">
          <w:rPr>
            <w:webHidden/>
          </w:rPr>
          <w:instrText xml:space="preserve"> PAGEREF _Toc393446044 \h </w:instrText>
        </w:r>
        <w:r w:rsidR="004F06ED">
          <w:rPr>
            <w:webHidden/>
          </w:rPr>
        </w:r>
        <w:r w:rsidR="004F06ED">
          <w:rPr>
            <w:webHidden/>
          </w:rPr>
          <w:fldChar w:fldCharType="separate"/>
        </w:r>
        <w:r w:rsidR="004F06ED">
          <w:rPr>
            <w:webHidden/>
          </w:rPr>
          <w:t>53</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45" w:history="1">
        <w:r w:rsidR="004F06ED" w:rsidRPr="00AE67A4">
          <w:rPr>
            <w:rStyle w:val="Hyperlink"/>
            <w14:scene3d>
              <w14:camera w14:prst="orthographicFront"/>
              <w14:lightRig w14:rig="threePt" w14:dir="t">
                <w14:rot w14:lat="0" w14:lon="0" w14:rev="0"/>
              </w14:lightRig>
            </w14:scene3d>
          </w:rPr>
          <w:t>3.6</w:t>
        </w:r>
        <w:r w:rsidR="004F06ED">
          <w:rPr>
            <w:rFonts w:asciiTheme="minorHAnsi" w:eastAsiaTheme="minorEastAsia" w:hAnsiTheme="minorHAnsi" w:cstheme="minorBidi"/>
            <w:lang w:eastAsia="zh-CN"/>
          </w:rPr>
          <w:tab/>
        </w:r>
        <w:r w:rsidR="004F06ED" w:rsidRPr="00AE67A4">
          <w:rPr>
            <w:rStyle w:val="Hyperlink"/>
          </w:rPr>
          <w:t>Free Ridership by Potential Covariates and Participant Demographics</w:t>
        </w:r>
        <w:r w:rsidR="004F06ED">
          <w:rPr>
            <w:webHidden/>
          </w:rPr>
          <w:tab/>
        </w:r>
        <w:r w:rsidR="004F06ED">
          <w:rPr>
            <w:webHidden/>
          </w:rPr>
          <w:fldChar w:fldCharType="begin"/>
        </w:r>
        <w:r w:rsidR="004F06ED">
          <w:rPr>
            <w:webHidden/>
          </w:rPr>
          <w:instrText xml:space="preserve"> PAGEREF _Toc393446045 \h </w:instrText>
        </w:r>
        <w:r w:rsidR="004F06ED">
          <w:rPr>
            <w:webHidden/>
          </w:rPr>
        </w:r>
        <w:r w:rsidR="004F06ED">
          <w:rPr>
            <w:webHidden/>
          </w:rPr>
          <w:fldChar w:fldCharType="separate"/>
        </w:r>
        <w:r w:rsidR="004F06ED">
          <w:rPr>
            <w:webHidden/>
          </w:rPr>
          <w:t>54</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46" w:history="1">
        <w:r w:rsidR="004F06ED" w:rsidRPr="00AE67A4">
          <w:rPr>
            <w:rStyle w:val="Hyperlink"/>
            <w14:scene3d>
              <w14:camera w14:prst="orthographicFront"/>
              <w14:lightRig w14:rig="threePt" w14:dir="t">
                <w14:rot w14:lat="0" w14:lon="0" w14:rev="0"/>
              </w14:lightRig>
            </w14:scene3d>
          </w:rPr>
          <w:t>3.7</w:t>
        </w:r>
        <w:r w:rsidR="004F06ED">
          <w:rPr>
            <w:rFonts w:asciiTheme="minorHAnsi" w:eastAsiaTheme="minorEastAsia" w:hAnsiTheme="minorHAnsi" w:cstheme="minorBidi"/>
            <w:lang w:eastAsia="zh-CN"/>
          </w:rPr>
          <w:tab/>
        </w:r>
        <w:r w:rsidR="004F06ED" w:rsidRPr="00AE67A4">
          <w:rPr>
            <w:rStyle w:val="Hyperlink"/>
          </w:rPr>
          <w:t>Net-to-Gross Ratio</w:t>
        </w:r>
        <w:r w:rsidR="004F06ED">
          <w:rPr>
            <w:webHidden/>
          </w:rPr>
          <w:tab/>
        </w:r>
        <w:r w:rsidR="004F06ED">
          <w:rPr>
            <w:webHidden/>
          </w:rPr>
          <w:fldChar w:fldCharType="begin"/>
        </w:r>
        <w:r w:rsidR="004F06ED">
          <w:rPr>
            <w:webHidden/>
          </w:rPr>
          <w:instrText xml:space="preserve"> PAGEREF _Toc393446046 \h </w:instrText>
        </w:r>
        <w:r w:rsidR="004F06ED">
          <w:rPr>
            <w:webHidden/>
          </w:rPr>
        </w:r>
        <w:r w:rsidR="004F06ED">
          <w:rPr>
            <w:webHidden/>
          </w:rPr>
          <w:fldChar w:fldCharType="separate"/>
        </w:r>
        <w:r w:rsidR="004F06ED">
          <w:rPr>
            <w:webHidden/>
          </w:rPr>
          <w:t>55</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47" w:history="1">
        <w:r w:rsidR="004F06ED" w:rsidRPr="00AE67A4">
          <w:rPr>
            <w:rStyle w:val="Hyperlink"/>
            <w14:scene3d>
              <w14:camera w14:prst="orthographicFront"/>
              <w14:lightRig w14:rig="threePt" w14:dir="t">
                <w14:rot w14:lat="0" w14:lon="0" w14:rev="0"/>
              </w14:lightRig>
            </w14:scene3d>
          </w:rPr>
          <w:t>4.</w:t>
        </w:r>
        <w:r w:rsidR="004F06ED">
          <w:rPr>
            <w:rFonts w:asciiTheme="minorHAnsi" w:eastAsiaTheme="minorEastAsia" w:hAnsiTheme="minorHAnsi" w:cstheme="minorBidi"/>
            <w:lang w:eastAsia="zh-CN"/>
          </w:rPr>
          <w:tab/>
        </w:r>
        <w:r w:rsidR="004F06ED" w:rsidRPr="00AE67A4">
          <w:rPr>
            <w:rStyle w:val="Hyperlink"/>
          </w:rPr>
          <w:t>Conclusions and Recommendations</w:t>
        </w:r>
        <w:r w:rsidR="004F06ED">
          <w:rPr>
            <w:webHidden/>
          </w:rPr>
          <w:tab/>
        </w:r>
        <w:r w:rsidR="004F06ED">
          <w:rPr>
            <w:webHidden/>
          </w:rPr>
          <w:fldChar w:fldCharType="begin"/>
        </w:r>
        <w:r w:rsidR="004F06ED">
          <w:rPr>
            <w:webHidden/>
          </w:rPr>
          <w:instrText xml:space="preserve"> PAGEREF _Toc393446047 \h </w:instrText>
        </w:r>
        <w:r w:rsidR="004F06ED">
          <w:rPr>
            <w:webHidden/>
          </w:rPr>
        </w:r>
        <w:r w:rsidR="004F06ED">
          <w:rPr>
            <w:webHidden/>
          </w:rPr>
          <w:fldChar w:fldCharType="separate"/>
        </w:r>
        <w:r w:rsidR="004F06ED">
          <w:rPr>
            <w:webHidden/>
          </w:rPr>
          <w:t>56</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48" w:history="1">
        <w:r w:rsidR="004F06ED" w:rsidRPr="00AE67A4">
          <w:rPr>
            <w:rStyle w:val="Hyperlink"/>
            <w14:scene3d>
              <w14:camera w14:prst="orthographicFront"/>
              <w14:lightRig w14:rig="threePt" w14:dir="t">
                <w14:rot w14:lat="0" w14:lon="0" w14:rev="0"/>
              </w14:lightRig>
            </w14:scene3d>
          </w:rPr>
          <w:t>4.1</w:t>
        </w:r>
        <w:r w:rsidR="004F06ED">
          <w:rPr>
            <w:rFonts w:asciiTheme="minorHAnsi" w:eastAsiaTheme="minorEastAsia" w:hAnsiTheme="minorHAnsi" w:cstheme="minorBidi"/>
            <w:lang w:eastAsia="zh-CN"/>
          </w:rPr>
          <w:tab/>
        </w:r>
        <w:r w:rsidR="004F06ED" w:rsidRPr="00AE67A4">
          <w:rPr>
            <w:rStyle w:val="Hyperlink"/>
          </w:rPr>
          <w:t>Final Net Savings</w:t>
        </w:r>
        <w:r w:rsidR="004F06ED">
          <w:rPr>
            <w:webHidden/>
          </w:rPr>
          <w:tab/>
        </w:r>
        <w:r w:rsidR="004F06ED">
          <w:rPr>
            <w:webHidden/>
          </w:rPr>
          <w:fldChar w:fldCharType="begin"/>
        </w:r>
        <w:r w:rsidR="004F06ED">
          <w:rPr>
            <w:webHidden/>
          </w:rPr>
          <w:instrText xml:space="preserve"> PAGEREF _Toc393446048 \h </w:instrText>
        </w:r>
        <w:r w:rsidR="004F06ED">
          <w:rPr>
            <w:webHidden/>
          </w:rPr>
        </w:r>
        <w:r w:rsidR="004F06ED">
          <w:rPr>
            <w:webHidden/>
          </w:rPr>
          <w:fldChar w:fldCharType="separate"/>
        </w:r>
        <w:r w:rsidR="004F06ED">
          <w:rPr>
            <w:webHidden/>
          </w:rPr>
          <w:t>56</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49" w:history="1">
        <w:r w:rsidR="004F06ED" w:rsidRPr="00AE67A4">
          <w:rPr>
            <w:rStyle w:val="Hyperlink"/>
            <w14:scene3d>
              <w14:camera w14:prst="orthographicFront"/>
              <w14:lightRig w14:rig="threePt" w14:dir="t">
                <w14:rot w14:lat="0" w14:lon="0" w14:rev="0"/>
              </w14:lightRig>
            </w14:scene3d>
          </w:rPr>
          <w:t>4.2</w:t>
        </w:r>
        <w:r w:rsidR="004F06ED">
          <w:rPr>
            <w:rFonts w:asciiTheme="minorHAnsi" w:eastAsiaTheme="minorEastAsia" w:hAnsiTheme="minorHAnsi" w:cstheme="minorBidi"/>
            <w:lang w:eastAsia="zh-CN"/>
          </w:rPr>
          <w:tab/>
        </w:r>
        <w:r w:rsidR="004F06ED" w:rsidRPr="00AE67A4">
          <w:rPr>
            <w:rStyle w:val="Hyperlink"/>
          </w:rPr>
          <w:t>Conclusions</w:t>
        </w:r>
        <w:r w:rsidR="004F06ED">
          <w:rPr>
            <w:webHidden/>
          </w:rPr>
          <w:tab/>
        </w:r>
        <w:r w:rsidR="004F06ED">
          <w:rPr>
            <w:webHidden/>
          </w:rPr>
          <w:fldChar w:fldCharType="begin"/>
        </w:r>
        <w:r w:rsidR="004F06ED">
          <w:rPr>
            <w:webHidden/>
          </w:rPr>
          <w:instrText xml:space="preserve"> PAGEREF _Toc393446049 \h </w:instrText>
        </w:r>
        <w:r w:rsidR="004F06ED">
          <w:rPr>
            <w:webHidden/>
          </w:rPr>
        </w:r>
        <w:r w:rsidR="004F06ED">
          <w:rPr>
            <w:webHidden/>
          </w:rPr>
          <w:fldChar w:fldCharType="separate"/>
        </w:r>
        <w:r w:rsidR="004F06ED">
          <w:rPr>
            <w:webHidden/>
          </w:rPr>
          <w:t>61</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50" w:history="1">
        <w:r w:rsidR="004F06ED" w:rsidRPr="00AE67A4">
          <w:rPr>
            <w:rStyle w:val="Hyperlink"/>
            <w14:scene3d>
              <w14:camera w14:prst="orthographicFront"/>
              <w14:lightRig w14:rig="threePt" w14:dir="t">
                <w14:rot w14:lat="0" w14:lon="0" w14:rev="0"/>
              </w14:lightRig>
            </w14:scene3d>
          </w:rPr>
          <w:t>4.3</w:t>
        </w:r>
        <w:r w:rsidR="004F06ED">
          <w:rPr>
            <w:rFonts w:asciiTheme="minorHAnsi" w:eastAsiaTheme="minorEastAsia" w:hAnsiTheme="minorHAnsi" w:cstheme="minorBidi"/>
            <w:lang w:eastAsia="zh-CN"/>
          </w:rPr>
          <w:tab/>
        </w:r>
        <w:r w:rsidR="004F06ED" w:rsidRPr="00AE67A4">
          <w:rPr>
            <w:rStyle w:val="Hyperlink"/>
          </w:rPr>
          <w:t>Recommendations</w:t>
        </w:r>
        <w:r w:rsidR="004F06ED">
          <w:rPr>
            <w:webHidden/>
          </w:rPr>
          <w:tab/>
        </w:r>
        <w:r w:rsidR="004F06ED">
          <w:rPr>
            <w:webHidden/>
          </w:rPr>
          <w:fldChar w:fldCharType="begin"/>
        </w:r>
        <w:r w:rsidR="004F06ED">
          <w:rPr>
            <w:webHidden/>
          </w:rPr>
          <w:instrText xml:space="preserve"> PAGEREF _Toc393446050 \h </w:instrText>
        </w:r>
        <w:r w:rsidR="004F06ED">
          <w:rPr>
            <w:webHidden/>
          </w:rPr>
        </w:r>
        <w:r w:rsidR="004F06ED">
          <w:rPr>
            <w:webHidden/>
          </w:rPr>
          <w:fldChar w:fldCharType="separate"/>
        </w:r>
        <w:r w:rsidR="004F06ED">
          <w:rPr>
            <w:webHidden/>
          </w:rPr>
          <w:t>63</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51" w:history="1">
        <w:r w:rsidR="004F06ED" w:rsidRPr="00AE67A4">
          <w:rPr>
            <w:rStyle w:val="Hyperlink"/>
            <w14:scene3d>
              <w14:camera w14:prst="orthographicFront"/>
              <w14:lightRig w14:rig="threePt" w14:dir="t">
                <w14:rot w14:lat="0" w14:lon="0" w14:rev="0"/>
              </w14:lightRig>
            </w14:scene3d>
          </w:rPr>
          <w:t>4.4</w:t>
        </w:r>
        <w:r w:rsidR="004F06ED">
          <w:rPr>
            <w:rFonts w:asciiTheme="minorHAnsi" w:eastAsiaTheme="minorEastAsia" w:hAnsiTheme="minorHAnsi" w:cstheme="minorBidi"/>
            <w:lang w:eastAsia="zh-CN"/>
          </w:rPr>
          <w:tab/>
        </w:r>
        <w:r w:rsidR="004F06ED" w:rsidRPr="00AE67A4">
          <w:rPr>
            <w:rStyle w:val="Hyperlink"/>
          </w:rPr>
          <w:t>Support for Program Recommendations in Process Evaluations</w:t>
        </w:r>
        <w:r w:rsidR="004F06ED">
          <w:rPr>
            <w:webHidden/>
          </w:rPr>
          <w:tab/>
        </w:r>
        <w:r w:rsidR="004F06ED">
          <w:rPr>
            <w:webHidden/>
          </w:rPr>
          <w:fldChar w:fldCharType="begin"/>
        </w:r>
        <w:r w:rsidR="004F06ED">
          <w:rPr>
            <w:webHidden/>
          </w:rPr>
          <w:instrText xml:space="preserve"> PAGEREF _Toc393446051 \h </w:instrText>
        </w:r>
        <w:r w:rsidR="004F06ED">
          <w:rPr>
            <w:webHidden/>
          </w:rPr>
        </w:r>
        <w:r w:rsidR="004F06ED">
          <w:rPr>
            <w:webHidden/>
          </w:rPr>
          <w:fldChar w:fldCharType="separate"/>
        </w:r>
        <w:r w:rsidR="004F06ED">
          <w:rPr>
            <w:webHidden/>
          </w:rPr>
          <w:t>63</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52" w:history="1">
        <w:r w:rsidR="004F06ED" w:rsidRPr="00AE67A4">
          <w:rPr>
            <w:rStyle w:val="Hyperlink"/>
          </w:rPr>
          <w:t>Appendix</w:t>
        </w:r>
        <w:r w:rsidR="004F06ED">
          <w:rPr>
            <w:webHidden/>
          </w:rPr>
          <w:tab/>
        </w:r>
        <w:r w:rsidR="004F06ED">
          <w:rPr>
            <w:webHidden/>
          </w:rPr>
          <w:fldChar w:fldCharType="begin"/>
        </w:r>
        <w:r w:rsidR="004F06ED">
          <w:rPr>
            <w:webHidden/>
          </w:rPr>
          <w:instrText xml:space="preserve"> PAGEREF _Toc393446052 \h </w:instrText>
        </w:r>
        <w:r w:rsidR="004F06ED">
          <w:rPr>
            <w:webHidden/>
          </w:rPr>
        </w:r>
        <w:r w:rsidR="004F06ED">
          <w:rPr>
            <w:webHidden/>
          </w:rPr>
          <w:fldChar w:fldCharType="separate"/>
        </w:r>
        <w:r w:rsidR="004F06ED">
          <w:rPr>
            <w:webHidden/>
          </w:rPr>
          <w:t>66</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53" w:history="1">
        <w:r w:rsidR="004F06ED" w:rsidRPr="00AE67A4">
          <w:rPr>
            <w:rStyle w:val="Hyperlink"/>
            <w14:scene3d>
              <w14:camera w14:prst="orthographicFront"/>
              <w14:lightRig w14:rig="threePt" w14:dir="t">
                <w14:rot w14:lat="0" w14:lon="0" w14:rev="0"/>
              </w14:lightRig>
            </w14:scene3d>
          </w:rPr>
          <w:t>A.</w:t>
        </w:r>
        <w:r w:rsidR="004F06ED">
          <w:rPr>
            <w:rFonts w:asciiTheme="minorHAnsi" w:eastAsiaTheme="minorEastAsia" w:hAnsiTheme="minorHAnsi" w:cstheme="minorBidi"/>
            <w:lang w:eastAsia="zh-CN"/>
          </w:rPr>
          <w:tab/>
        </w:r>
        <w:r w:rsidR="004F06ED" w:rsidRPr="00AE67A4">
          <w:rPr>
            <w:rStyle w:val="Hyperlink"/>
          </w:rPr>
          <w:t>Climate Zone Map</w:t>
        </w:r>
        <w:r w:rsidR="004F06ED">
          <w:rPr>
            <w:webHidden/>
          </w:rPr>
          <w:tab/>
        </w:r>
        <w:r w:rsidR="004F06ED">
          <w:rPr>
            <w:webHidden/>
          </w:rPr>
          <w:fldChar w:fldCharType="begin"/>
        </w:r>
        <w:r w:rsidR="004F06ED">
          <w:rPr>
            <w:webHidden/>
          </w:rPr>
          <w:instrText xml:space="preserve"> PAGEREF _Toc393446053 \h </w:instrText>
        </w:r>
        <w:r w:rsidR="004F06ED">
          <w:rPr>
            <w:webHidden/>
          </w:rPr>
        </w:r>
        <w:r w:rsidR="004F06ED">
          <w:rPr>
            <w:webHidden/>
          </w:rPr>
          <w:fldChar w:fldCharType="separate"/>
        </w:r>
        <w:r w:rsidR="004F06ED">
          <w:rPr>
            <w:webHidden/>
          </w:rPr>
          <w:t>66</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54" w:history="1">
        <w:r w:rsidR="004F06ED" w:rsidRPr="00AE67A4">
          <w:rPr>
            <w:rStyle w:val="Hyperlink"/>
            <w14:scene3d>
              <w14:camera w14:prst="orthographicFront"/>
              <w14:lightRig w14:rig="threePt" w14:dir="t">
                <w14:rot w14:lat="0" w14:lon="0" w14:rev="0"/>
              </w14:lightRig>
            </w14:scene3d>
          </w:rPr>
          <w:t>B.</w:t>
        </w:r>
        <w:r w:rsidR="004F06ED">
          <w:rPr>
            <w:rFonts w:asciiTheme="minorHAnsi" w:eastAsiaTheme="minorEastAsia" w:hAnsiTheme="minorHAnsi" w:cstheme="minorBidi"/>
            <w:lang w:eastAsia="zh-CN"/>
          </w:rPr>
          <w:tab/>
        </w:r>
        <w:r w:rsidR="004F06ED" w:rsidRPr="00AE67A4">
          <w:rPr>
            <w:rStyle w:val="Hyperlink"/>
          </w:rPr>
          <w:t>Pooled Fixed Effects Model Without Comparison Group</w:t>
        </w:r>
        <w:r w:rsidR="004F06ED">
          <w:rPr>
            <w:webHidden/>
          </w:rPr>
          <w:tab/>
        </w:r>
        <w:r w:rsidR="004F06ED">
          <w:rPr>
            <w:webHidden/>
          </w:rPr>
          <w:fldChar w:fldCharType="begin"/>
        </w:r>
        <w:r w:rsidR="004F06ED">
          <w:rPr>
            <w:webHidden/>
          </w:rPr>
          <w:instrText xml:space="preserve"> PAGEREF _Toc393446054 \h </w:instrText>
        </w:r>
        <w:r w:rsidR="004F06ED">
          <w:rPr>
            <w:webHidden/>
          </w:rPr>
        </w:r>
        <w:r w:rsidR="004F06ED">
          <w:rPr>
            <w:webHidden/>
          </w:rPr>
          <w:fldChar w:fldCharType="separate"/>
        </w:r>
        <w:r w:rsidR="004F06ED">
          <w:rPr>
            <w:webHidden/>
          </w:rPr>
          <w:t>67</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55" w:history="1">
        <w:r w:rsidR="004F06ED" w:rsidRPr="00AE67A4">
          <w:rPr>
            <w:rStyle w:val="Hyperlink"/>
            <w:rFonts w:cs="Georgia"/>
          </w:rPr>
          <w:t>B.1</w:t>
        </w:r>
        <w:r w:rsidR="004F06ED">
          <w:rPr>
            <w:rFonts w:asciiTheme="minorHAnsi" w:eastAsiaTheme="minorEastAsia" w:hAnsiTheme="minorHAnsi" w:cstheme="minorBidi"/>
            <w:lang w:eastAsia="zh-CN"/>
          </w:rPr>
          <w:tab/>
        </w:r>
        <w:r w:rsidR="004F06ED" w:rsidRPr="00AE67A4">
          <w:rPr>
            <w:rStyle w:val="Hyperlink"/>
          </w:rPr>
          <w:t>Method Overview of the Pooled Fixed Effects Model without Comparison Group</w:t>
        </w:r>
        <w:r w:rsidR="004F06ED">
          <w:rPr>
            <w:webHidden/>
          </w:rPr>
          <w:tab/>
        </w:r>
        <w:r w:rsidR="004F06ED">
          <w:rPr>
            <w:webHidden/>
          </w:rPr>
          <w:fldChar w:fldCharType="begin"/>
        </w:r>
        <w:r w:rsidR="004F06ED">
          <w:rPr>
            <w:webHidden/>
          </w:rPr>
          <w:instrText xml:space="preserve"> PAGEREF _Toc393446055 \h </w:instrText>
        </w:r>
        <w:r w:rsidR="004F06ED">
          <w:rPr>
            <w:webHidden/>
          </w:rPr>
        </w:r>
        <w:r w:rsidR="004F06ED">
          <w:rPr>
            <w:webHidden/>
          </w:rPr>
          <w:fldChar w:fldCharType="separate"/>
        </w:r>
        <w:r w:rsidR="004F06ED">
          <w:rPr>
            <w:webHidden/>
          </w:rPr>
          <w:t>67</w:t>
        </w:r>
        <w:r w:rsidR="004F06ED">
          <w:rPr>
            <w:webHidden/>
          </w:rPr>
          <w:fldChar w:fldCharType="end"/>
        </w:r>
      </w:hyperlink>
    </w:p>
    <w:p w:rsidR="004F06ED" w:rsidRDefault="00867E9C">
      <w:pPr>
        <w:pStyle w:val="TOC2"/>
        <w:rPr>
          <w:rFonts w:asciiTheme="minorHAnsi" w:eastAsiaTheme="minorEastAsia" w:hAnsiTheme="minorHAnsi" w:cstheme="minorBidi"/>
          <w:lang w:eastAsia="zh-CN"/>
        </w:rPr>
      </w:pPr>
      <w:hyperlink w:anchor="_Toc393446056" w:history="1">
        <w:r w:rsidR="004F06ED" w:rsidRPr="00AE67A4">
          <w:rPr>
            <w:rStyle w:val="Hyperlink"/>
            <w:rFonts w:cs="Georgia"/>
          </w:rPr>
          <w:t>B.2</w:t>
        </w:r>
        <w:r w:rsidR="004F06ED">
          <w:rPr>
            <w:rFonts w:asciiTheme="minorHAnsi" w:eastAsiaTheme="minorEastAsia" w:hAnsiTheme="minorHAnsi" w:cstheme="minorBidi"/>
            <w:lang w:eastAsia="zh-CN"/>
          </w:rPr>
          <w:tab/>
        </w:r>
        <w:r w:rsidR="004F06ED" w:rsidRPr="00AE67A4">
          <w:rPr>
            <w:rStyle w:val="Hyperlink"/>
          </w:rPr>
          <w:t>Results of the Pooled Fixed Effects Model without Comparison Group</w:t>
        </w:r>
        <w:r w:rsidR="004F06ED">
          <w:rPr>
            <w:webHidden/>
          </w:rPr>
          <w:tab/>
        </w:r>
        <w:r w:rsidR="004F06ED">
          <w:rPr>
            <w:webHidden/>
          </w:rPr>
          <w:fldChar w:fldCharType="begin"/>
        </w:r>
        <w:r w:rsidR="004F06ED">
          <w:rPr>
            <w:webHidden/>
          </w:rPr>
          <w:instrText xml:space="preserve"> PAGEREF _Toc393446056 \h </w:instrText>
        </w:r>
        <w:r w:rsidR="004F06ED">
          <w:rPr>
            <w:webHidden/>
          </w:rPr>
        </w:r>
        <w:r w:rsidR="004F06ED">
          <w:rPr>
            <w:webHidden/>
          </w:rPr>
          <w:fldChar w:fldCharType="separate"/>
        </w:r>
        <w:r w:rsidR="004F06ED">
          <w:rPr>
            <w:webHidden/>
          </w:rPr>
          <w:t>68</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57" w:history="1">
        <w:r w:rsidR="004F06ED" w:rsidRPr="00AE67A4">
          <w:rPr>
            <w:rStyle w:val="Hyperlink"/>
            <w14:scene3d>
              <w14:camera w14:prst="orthographicFront"/>
              <w14:lightRig w14:rig="threePt" w14:dir="t">
                <w14:rot w14:lat="0" w14:lon="0" w14:rev="0"/>
              </w14:lightRig>
            </w14:scene3d>
          </w:rPr>
          <w:t>C.</w:t>
        </w:r>
        <w:r w:rsidR="004F06ED">
          <w:rPr>
            <w:rFonts w:asciiTheme="minorHAnsi" w:eastAsiaTheme="minorEastAsia" w:hAnsiTheme="minorHAnsi" w:cstheme="minorBidi"/>
            <w:lang w:eastAsia="zh-CN"/>
          </w:rPr>
          <w:tab/>
        </w:r>
        <w:r w:rsidR="004F06ED" w:rsidRPr="00AE67A4">
          <w:rPr>
            <w:rStyle w:val="Hyperlink"/>
          </w:rPr>
          <w:t>Free Ridership by Demographic Variables</w:t>
        </w:r>
        <w:r w:rsidR="004F06ED">
          <w:rPr>
            <w:webHidden/>
          </w:rPr>
          <w:tab/>
        </w:r>
        <w:r w:rsidR="004F06ED">
          <w:rPr>
            <w:webHidden/>
          </w:rPr>
          <w:fldChar w:fldCharType="begin"/>
        </w:r>
        <w:r w:rsidR="004F06ED">
          <w:rPr>
            <w:webHidden/>
          </w:rPr>
          <w:instrText xml:space="preserve"> PAGEREF _Toc393446057 \h </w:instrText>
        </w:r>
        <w:r w:rsidR="004F06ED">
          <w:rPr>
            <w:webHidden/>
          </w:rPr>
        </w:r>
        <w:r w:rsidR="004F06ED">
          <w:rPr>
            <w:webHidden/>
          </w:rPr>
          <w:fldChar w:fldCharType="separate"/>
        </w:r>
        <w:r w:rsidR="004F06ED">
          <w:rPr>
            <w:webHidden/>
          </w:rPr>
          <w:t>70</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58" w:history="1">
        <w:r w:rsidR="004F06ED" w:rsidRPr="00AE67A4">
          <w:rPr>
            <w:rStyle w:val="Hyperlink"/>
            <w14:scene3d>
              <w14:camera w14:prst="orthographicFront"/>
              <w14:lightRig w14:rig="threePt" w14:dir="t">
                <w14:rot w14:lat="0" w14:lon="0" w14:rev="0"/>
              </w14:lightRig>
            </w14:scene3d>
          </w:rPr>
          <w:t>D.</w:t>
        </w:r>
        <w:r w:rsidR="004F06ED">
          <w:rPr>
            <w:rFonts w:asciiTheme="minorHAnsi" w:eastAsiaTheme="minorEastAsia" w:hAnsiTheme="minorHAnsi" w:cstheme="minorBidi"/>
            <w:lang w:eastAsia="zh-CN"/>
          </w:rPr>
          <w:tab/>
        </w:r>
        <w:r w:rsidR="004F06ED" w:rsidRPr="00AE67A4">
          <w:rPr>
            <w:rStyle w:val="Hyperlink"/>
          </w:rPr>
          <w:t>Survey Instrument</w:t>
        </w:r>
        <w:r w:rsidR="004F06ED">
          <w:rPr>
            <w:webHidden/>
          </w:rPr>
          <w:tab/>
        </w:r>
        <w:r w:rsidR="004F06ED">
          <w:rPr>
            <w:webHidden/>
          </w:rPr>
          <w:fldChar w:fldCharType="begin"/>
        </w:r>
        <w:r w:rsidR="004F06ED">
          <w:rPr>
            <w:webHidden/>
          </w:rPr>
          <w:instrText xml:space="preserve"> PAGEREF _Toc393446058 \h </w:instrText>
        </w:r>
        <w:r w:rsidR="004F06ED">
          <w:rPr>
            <w:webHidden/>
          </w:rPr>
        </w:r>
        <w:r w:rsidR="004F06ED">
          <w:rPr>
            <w:webHidden/>
          </w:rPr>
          <w:fldChar w:fldCharType="separate"/>
        </w:r>
        <w:r w:rsidR="004F06ED">
          <w:rPr>
            <w:webHidden/>
          </w:rPr>
          <w:t>73</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59" w:history="1">
        <w:r w:rsidR="004F06ED" w:rsidRPr="00AE67A4">
          <w:rPr>
            <w:rStyle w:val="Hyperlink"/>
            <w14:scene3d>
              <w14:camera w14:prst="orthographicFront"/>
              <w14:lightRig w14:rig="threePt" w14:dir="t">
                <w14:rot w14:lat="0" w14:lon="0" w14:rev="0"/>
              </w14:lightRig>
            </w14:scene3d>
          </w:rPr>
          <w:t>E.</w:t>
        </w:r>
        <w:r w:rsidR="004F06ED">
          <w:rPr>
            <w:rFonts w:asciiTheme="minorHAnsi" w:eastAsiaTheme="minorEastAsia" w:hAnsiTheme="minorHAnsi" w:cstheme="minorBidi"/>
            <w:lang w:eastAsia="zh-CN"/>
          </w:rPr>
          <w:tab/>
        </w:r>
        <w:r w:rsidR="004F06ED" w:rsidRPr="00AE67A4">
          <w:rPr>
            <w:rStyle w:val="Hyperlink"/>
          </w:rPr>
          <w:t>Phase 1 Gross Savings Estimates</w:t>
        </w:r>
        <w:r w:rsidR="004F06ED">
          <w:rPr>
            <w:webHidden/>
          </w:rPr>
          <w:tab/>
        </w:r>
        <w:r w:rsidR="004F06ED">
          <w:rPr>
            <w:webHidden/>
          </w:rPr>
          <w:fldChar w:fldCharType="begin"/>
        </w:r>
        <w:r w:rsidR="004F06ED">
          <w:rPr>
            <w:webHidden/>
          </w:rPr>
          <w:instrText xml:space="preserve"> PAGEREF _Toc393446059 \h </w:instrText>
        </w:r>
        <w:r w:rsidR="004F06ED">
          <w:rPr>
            <w:webHidden/>
          </w:rPr>
        </w:r>
        <w:r w:rsidR="004F06ED">
          <w:rPr>
            <w:webHidden/>
          </w:rPr>
          <w:fldChar w:fldCharType="separate"/>
        </w:r>
        <w:r w:rsidR="004F06ED">
          <w:rPr>
            <w:webHidden/>
          </w:rPr>
          <w:t>98</w:t>
        </w:r>
        <w:r w:rsidR="004F06ED">
          <w:rPr>
            <w:webHidden/>
          </w:rPr>
          <w:fldChar w:fldCharType="end"/>
        </w:r>
      </w:hyperlink>
    </w:p>
    <w:p w:rsidR="004F06ED" w:rsidRDefault="00867E9C">
      <w:pPr>
        <w:pStyle w:val="TOC1"/>
        <w:rPr>
          <w:rFonts w:asciiTheme="minorHAnsi" w:eastAsiaTheme="minorEastAsia" w:hAnsiTheme="minorHAnsi" w:cstheme="minorBidi"/>
          <w:lang w:eastAsia="zh-CN"/>
        </w:rPr>
      </w:pPr>
      <w:hyperlink w:anchor="_Toc393446060" w:history="1">
        <w:r w:rsidR="004F06ED" w:rsidRPr="00AE67A4">
          <w:rPr>
            <w:rStyle w:val="Hyperlink"/>
            <w14:scene3d>
              <w14:camera w14:prst="orthographicFront"/>
              <w14:lightRig w14:rig="threePt" w14:dir="t">
                <w14:rot w14:lat="0" w14:lon="0" w14:rev="0"/>
              </w14:lightRig>
            </w14:scene3d>
          </w:rPr>
          <w:t>F.</w:t>
        </w:r>
        <w:r w:rsidR="004F06ED">
          <w:rPr>
            <w:rFonts w:asciiTheme="minorHAnsi" w:eastAsiaTheme="minorEastAsia" w:hAnsiTheme="minorHAnsi" w:cstheme="minorBidi"/>
            <w:lang w:eastAsia="zh-CN"/>
          </w:rPr>
          <w:tab/>
        </w:r>
        <w:r w:rsidR="004F06ED" w:rsidRPr="00AE67A4">
          <w:rPr>
            <w:rStyle w:val="Hyperlink"/>
          </w:rPr>
          <w:t>Pre-Retrofit Equipment Efficiencies For Advanced Path</w:t>
        </w:r>
        <w:r w:rsidR="004F06ED">
          <w:rPr>
            <w:webHidden/>
          </w:rPr>
          <w:tab/>
        </w:r>
        <w:r w:rsidR="004F06ED">
          <w:rPr>
            <w:webHidden/>
          </w:rPr>
          <w:fldChar w:fldCharType="begin"/>
        </w:r>
        <w:r w:rsidR="004F06ED">
          <w:rPr>
            <w:webHidden/>
          </w:rPr>
          <w:instrText xml:space="preserve"> PAGEREF _Toc393446060 \h </w:instrText>
        </w:r>
        <w:r w:rsidR="004F06ED">
          <w:rPr>
            <w:webHidden/>
          </w:rPr>
        </w:r>
        <w:r w:rsidR="004F06ED">
          <w:rPr>
            <w:webHidden/>
          </w:rPr>
          <w:fldChar w:fldCharType="separate"/>
        </w:r>
        <w:r w:rsidR="004F06ED">
          <w:rPr>
            <w:webHidden/>
          </w:rPr>
          <w:t>100</w:t>
        </w:r>
        <w:r w:rsidR="004F06ED">
          <w:rPr>
            <w:webHidden/>
          </w:rPr>
          <w:fldChar w:fldCharType="end"/>
        </w:r>
      </w:hyperlink>
    </w:p>
    <w:p w:rsidR="00665F5F" w:rsidRPr="00A01C92" w:rsidRDefault="00275970" w:rsidP="00C46F62">
      <w:pPr>
        <w:pStyle w:val="ExhLst"/>
        <w:tabs>
          <w:tab w:val="right" w:leader="dot" w:pos="9360"/>
        </w:tabs>
      </w:pPr>
      <w:r w:rsidRPr="00E16C79">
        <w:rPr>
          <w:rFonts w:cs="Arial"/>
          <w:b w:val="0"/>
          <w:noProof/>
          <w:color w:val="auto"/>
          <w:sz w:val="22"/>
        </w:rPr>
        <w:fldChar w:fldCharType="end"/>
      </w:r>
    </w:p>
    <w:p w:rsidR="001A2E30" w:rsidRPr="00812D62" w:rsidRDefault="00436D05" w:rsidP="00812D62">
      <w:pPr>
        <w:pStyle w:val="ExhLst"/>
      </w:pPr>
      <w:r w:rsidRPr="00812D62">
        <w:t>List of Exhibits</w:t>
      </w:r>
    </w:p>
    <w:p w:rsidR="004F06ED" w:rsidRDefault="00FF72CC">
      <w:pPr>
        <w:pStyle w:val="TableofFigures"/>
        <w:tabs>
          <w:tab w:val="right" w:pos="9350"/>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w:anchor="_Toc393446061" w:history="1">
        <w:r w:rsidR="004F06ED" w:rsidRPr="00DE4F39">
          <w:rPr>
            <w:rStyle w:val="Hyperlink"/>
            <w:noProof/>
          </w:rPr>
          <w:t>Figure 1: Distribution of 2010-2012 Program Participants  in the PG&amp;E Service Territory</w:t>
        </w:r>
        <w:r w:rsidR="004F06ED">
          <w:rPr>
            <w:noProof/>
            <w:webHidden/>
          </w:rPr>
          <w:tab/>
        </w:r>
        <w:r w:rsidR="004F06ED">
          <w:rPr>
            <w:noProof/>
            <w:webHidden/>
          </w:rPr>
          <w:fldChar w:fldCharType="begin"/>
        </w:r>
        <w:r w:rsidR="004F06ED">
          <w:rPr>
            <w:noProof/>
            <w:webHidden/>
          </w:rPr>
          <w:instrText xml:space="preserve"> PAGEREF _Toc393446061 \h </w:instrText>
        </w:r>
        <w:r w:rsidR="004F06ED">
          <w:rPr>
            <w:noProof/>
            <w:webHidden/>
          </w:rPr>
        </w:r>
        <w:r w:rsidR="004F06ED">
          <w:rPr>
            <w:noProof/>
            <w:webHidden/>
          </w:rPr>
          <w:fldChar w:fldCharType="separate"/>
        </w:r>
        <w:r w:rsidR="004F06ED">
          <w:rPr>
            <w:noProof/>
            <w:webHidden/>
          </w:rPr>
          <w:t>14</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2" w:history="1">
        <w:r w:rsidR="004F06ED" w:rsidRPr="00DE4F39">
          <w:rPr>
            <w:rStyle w:val="Hyperlink"/>
            <w:noProof/>
          </w:rPr>
          <w:t>Figure 2: Distribution of 2010-2012 Program Participants  in the SCE Service Territory</w:t>
        </w:r>
        <w:r w:rsidR="004F06ED">
          <w:rPr>
            <w:noProof/>
            <w:webHidden/>
          </w:rPr>
          <w:tab/>
        </w:r>
        <w:r w:rsidR="004F06ED">
          <w:rPr>
            <w:noProof/>
            <w:webHidden/>
          </w:rPr>
          <w:fldChar w:fldCharType="begin"/>
        </w:r>
        <w:r w:rsidR="004F06ED">
          <w:rPr>
            <w:noProof/>
            <w:webHidden/>
          </w:rPr>
          <w:instrText xml:space="preserve"> PAGEREF _Toc393446062 \h </w:instrText>
        </w:r>
        <w:r w:rsidR="004F06ED">
          <w:rPr>
            <w:noProof/>
            <w:webHidden/>
          </w:rPr>
        </w:r>
        <w:r w:rsidR="004F06ED">
          <w:rPr>
            <w:noProof/>
            <w:webHidden/>
          </w:rPr>
          <w:fldChar w:fldCharType="separate"/>
        </w:r>
        <w:r w:rsidR="004F06ED">
          <w:rPr>
            <w:noProof/>
            <w:webHidden/>
          </w:rPr>
          <w:t>15</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3" w:history="1">
        <w:r w:rsidR="004F06ED" w:rsidRPr="00DE4F39">
          <w:rPr>
            <w:rStyle w:val="Hyperlink"/>
            <w:noProof/>
          </w:rPr>
          <w:t>Figure 3: Distribution of 2010-2012 Program Participants in the SDG&amp;E Service Territory</w:t>
        </w:r>
        <w:r w:rsidR="004F06ED">
          <w:rPr>
            <w:noProof/>
            <w:webHidden/>
          </w:rPr>
          <w:tab/>
        </w:r>
        <w:r w:rsidR="004F06ED">
          <w:rPr>
            <w:noProof/>
            <w:webHidden/>
          </w:rPr>
          <w:fldChar w:fldCharType="begin"/>
        </w:r>
        <w:r w:rsidR="004F06ED">
          <w:rPr>
            <w:noProof/>
            <w:webHidden/>
          </w:rPr>
          <w:instrText xml:space="preserve"> PAGEREF _Toc393446063 \h </w:instrText>
        </w:r>
        <w:r w:rsidR="004F06ED">
          <w:rPr>
            <w:noProof/>
            <w:webHidden/>
          </w:rPr>
        </w:r>
        <w:r w:rsidR="004F06ED">
          <w:rPr>
            <w:noProof/>
            <w:webHidden/>
          </w:rPr>
          <w:fldChar w:fldCharType="separate"/>
        </w:r>
        <w:r w:rsidR="004F06ED">
          <w:rPr>
            <w:noProof/>
            <w:webHidden/>
          </w:rPr>
          <w:t>15</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4" w:history="1">
        <w:r w:rsidR="004F06ED" w:rsidRPr="00DE4F39">
          <w:rPr>
            <w:rStyle w:val="Hyperlink"/>
            <w:bCs/>
            <w:noProof/>
          </w:rPr>
          <w:t>Figure 4: Distribution of 2010-2012 Program Participants  in the SCG Service Territory</w:t>
        </w:r>
        <w:r w:rsidR="004F06ED">
          <w:rPr>
            <w:noProof/>
            <w:webHidden/>
          </w:rPr>
          <w:tab/>
        </w:r>
        <w:r w:rsidR="004F06ED">
          <w:rPr>
            <w:noProof/>
            <w:webHidden/>
          </w:rPr>
          <w:fldChar w:fldCharType="begin"/>
        </w:r>
        <w:r w:rsidR="004F06ED">
          <w:rPr>
            <w:noProof/>
            <w:webHidden/>
          </w:rPr>
          <w:instrText xml:space="preserve"> PAGEREF _Toc393446064 \h </w:instrText>
        </w:r>
        <w:r w:rsidR="004F06ED">
          <w:rPr>
            <w:noProof/>
            <w:webHidden/>
          </w:rPr>
        </w:r>
        <w:r w:rsidR="004F06ED">
          <w:rPr>
            <w:noProof/>
            <w:webHidden/>
          </w:rPr>
          <w:fldChar w:fldCharType="separate"/>
        </w:r>
        <w:r w:rsidR="004F06ED">
          <w:rPr>
            <w:noProof/>
            <w:webHidden/>
          </w:rPr>
          <w:t>16</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5" w:history="1">
        <w:r w:rsidR="004F06ED" w:rsidRPr="00DE4F39">
          <w:rPr>
            <w:rStyle w:val="Hyperlink"/>
            <w:noProof/>
          </w:rPr>
          <w:t>Figure 5: Number of Program Participants per Calendar Month</w:t>
        </w:r>
        <w:r w:rsidR="004F06ED">
          <w:rPr>
            <w:noProof/>
            <w:webHidden/>
          </w:rPr>
          <w:tab/>
        </w:r>
        <w:r w:rsidR="004F06ED">
          <w:rPr>
            <w:noProof/>
            <w:webHidden/>
          </w:rPr>
          <w:fldChar w:fldCharType="begin"/>
        </w:r>
        <w:r w:rsidR="004F06ED">
          <w:rPr>
            <w:noProof/>
            <w:webHidden/>
          </w:rPr>
          <w:instrText xml:space="preserve"> PAGEREF _Toc393446065 \h </w:instrText>
        </w:r>
        <w:r w:rsidR="004F06ED">
          <w:rPr>
            <w:noProof/>
            <w:webHidden/>
          </w:rPr>
        </w:r>
        <w:r w:rsidR="004F06ED">
          <w:rPr>
            <w:noProof/>
            <w:webHidden/>
          </w:rPr>
          <w:fldChar w:fldCharType="separate"/>
        </w:r>
        <w:r w:rsidR="004F06ED">
          <w:rPr>
            <w:noProof/>
            <w:webHidden/>
          </w:rPr>
          <w:t>17</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6" w:history="1">
        <w:r w:rsidR="004F06ED" w:rsidRPr="00DE4F39">
          <w:rPr>
            <w:rStyle w:val="Hyperlink"/>
            <w:noProof/>
          </w:rPr>
          <w:t>Figure 6: Change in Normalized Average Consumption</w:t>
        </w:r>
        <w:r w:rsidR="004F06ED">
          <w:rPr>
            <w:noProof/>
            <w:webHidden/>
          </w:rPr>
          <w:tab/>
        </w:r>
        <w:r w:rsidR="004F06ED">
          <w:rPr>
            <w:noProof/>
            <w:webHidden/>
          </w:rPr>
          <w:fldChar w:fldCharType="begin"/>
        </w:r>
        <w:r w:rsidR="004F06ED">
          <w:rPr>
            <w:noProof/>
            <w:webHidden/>
          </w:rPr>
          <w:instrText xml:space="preserve"> PAGEREF _Toc393446066 \h </w:instrText>
        </w:r>
        <w:r w:rsidR="004F06ED">
          <w:rPr>
            <w:noProof/>
            <w:webHidden/>
          </w:rPr>
        </w:r>
        <w:r w:rsidR="004F06ED">
          <w:rPr>
            <w:noProof/>
            <w:webHidden/>
          </w:rPr>
          <w:fldChar w:fldCharType="separate"/>
        </w:r>
        <w:r w:rsidR="004F06ED">
          <w:rPr>
            <w:noProof/>
            <w:webHidden/>
          </w:rPr>
          <w:t>30</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7" w:history="1">
        <w:r w:rsidR="004F06ED" w:rsidRPr="00DE4F39">
          <w:rPr>
            <w:rStyle w:val="Hyperlink"/>
            <w:noProof/>
          </w:rPr>
          <w:t>Figure 7: Distribution of Participants by the Change in Normalized Annual Consumption (NAC)</w:t>
        </w:r>
        <w:r w:rsidR="004F06ED">
          <w:rPr>
            <w:noProof/>
            <w:webHidden/>
          </w:rPr>
          <w:tab/>
        </w:r>
        <w:r w:rsidR="004F06ED">
          <w:rPr>
            <w:noProof/>
            <w:webHidden/>
          </w:rPr>
          <w:fldChar w:fldCharType="begin"/>
        </w:r>
        <w:r w:rsidR="004F06ED">
          <w:rPr>
            <w:noProof/>
            <w:webHidden/>
          </w:rPr>
          <w:instrText xml:space="preserve"> PAGEREF _Toc393446067 \h </w:instrText>
        </w:r>
        <w:r w:rsidR="004F06ED">
          <w:rPr>
            <w:noProof/>
            <w:webHidden/>
          </w:rPr>
        </w:r>
        <w:r w:rsidR="004F06ED">
          <w:rPr>
            <w:noProof/>
            <w:webHidden/>
          </w:rPr>
          <w:fldChar w:fldCharType="separate"/>
        </w:r>
        <w:r w:rsidR="004F06ED">
          <w:rPr>
            <w:noProof/>
            <w:webHidden/>
          </w:rPr>
          <w:t>31</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8" w:history="1">
        <w:r w:rsidR="004F06ED" w:rsidRPr="00DE4F39">
          <w:rPr>
            <w:rStyle w:val="Hyperlink"/>
            <w:noProof/>
          </w:rPr>
          <w:t>Figure 8: Change in Normalized Annual Consumption by Quartile</w:t>
        </w:r>
        <w:r w:rsidR="004F06ED">
          <w:rPr>
            <w:noProof/>
            <w:webHidden/>
          </w:rPr>
          <w:tab/>
        </w:r>
        <w:r w:rsidR="004F06ED">
          <w:rPr>
            <w:noProof/>
            <w:webHidden/>
          </w:rPr>
          <w:fldChar w:fldCharType="begin"/>
        </w:r>
        <w:r w:rsidR="004F06ED">
          <w:rPr>
            <w:noProof/>
            <w:webHidden/>
          </w:rPr>
          <w:instrText xml:space="preserve"> PAGEREF _Toc393446068 \h </w:instrText>
        </w:r>
        <w:r w:rsidR="004F06ED">
          <w:rPr>
            <w:noProof/>
            <w:webHidden/>
          </w:rPr>
        </w:r>
        <w:r w:rsidR="004F06ED">
          <w:rPr>
            <w:noProof/>
            <w:webHidden/>
          </w:rPr>
          <w:fldChar w:fldCharType="separate"/>
        </w:r>
        <w:r w:rsidR="004F06ED">
          <w:rPr>
            <w:noProof/>
            <w:webHidden/>
          </w:rPr>
          <w:t>33</w:t>
        </w:r>
        <w:r w:rsidR="004F06ED">
          <w:rPr>
            <w:noProof/>
            <w:webHidden/>
          </w:rPr>
          <w:fldChar w:fldCharType="end"/>
        </w:r>
      </w:hyperlink>
    </w:p>
    <w:p w:rsidR="004F06ED" w:rsidRDefault="00867E9C">
      <w:pPr>
        <w:pStyle w:val="TableofFigures"/>
        <w:tabs>
          <w:tab w:val="right" w:pos="9350"/>
        </w:tabs>
        <w:rPr>
          <w:rFonts w:asciiTheme="minorHAnsi" w:eastAsiaTheme="minorEastAsia" w:hAnsiTheme="minorHAnsi" w:cstheme="minorBidi"/>
          <w:noProof/>
          <w:lang w:eastAsia="zh-CN"/>
        </w:rPr>
      </w:pPr>
      <w:hyperlink w:anchor="_Toc393446069" w:history="1">
        <w:r w:rsidR="004F06ED" w:rsidRPr="00DE4F39">
          <w:rPr>
            <w:rStyle w:val="Hyperlink"/>
            <w:noProof/>
          </w:rPr>
          <w:t>Figure 9: Distribution of ExAnte Savings and Consumption Ratio</w:t>
        </w:r>
        <w:r w:rsidR="004F06ED">
          <w:rPr>
            <w:noProof/>
            <w:webHidden/>
          </w:rPr>
          <w:tab/>
        </w:r>
        <w:r w:rsidR="004F06ED">
          <w:rPr>
            <w:noProof/>
            <w:webHidden/>
          </w:rPr>
          <w:fldChar w:fldCharType="begin"/>
        </w:r>
        <w:r w:rsidR="004F06ED">
          <w:rPr>
            <w:noProof/>
            <w:webHidden/>
          </w:rPr>
          <w:instrText xml:space="preserve"> PAGEREF _Toc393446069 \h </w:instrText>
        </w:r>
        <w:r w:rsidR="004F06ED">
          <w:rPr>
            <w:noProof/>
            <w:webHidden/>
          </w:rPr>
        </w:r>
        <w:r w:rsidR="004F06ED">
          <w:rPr>
            <w:noProof/>
            <w:webHidden/>
          </w:rPr>
          <w:fldChar w:fldCharType="separate"/>
        </w:r>
        <w:r w:rsidR="004F06ED">
          <w:rPr>
            <w:noProof/>
            <w:webHidden/>
          </w:rPr>
          <w:t>62</w:t>
        </w:r>
        <w:r w:rsidR="004F06ED">
          <w:rPr>
            <w:noProof/>
            <w:webHidden/>
          </w:rPr>
          <w:fldChar w:fldCharType="end"/>
        </w:r>
      </w:hyperlink>
    </w:p>
    <w:p w:rsidR="00E358E7" w:rsidRPr="00742590" w:rsidRDefault="00FF72CC" w:rsidP="00FD4FF2">
      <w:pPr>
        <w:pStyle w:val="ParaText"/>
        <w:tabs>
          <w:tab w:val="left" w:pos="1800"/>
        </w:tabs>
      </w:pPr>
      <w:r>
        <w:fldChar w:fldCharType="end"/>
      </w:r>
    </w:p>
    <w:p w:rsidR="004F06ED" w:rsidRDefault="00BB72BF">
      <w:pPr>
        <w:pStyle w:val="TableofFigures"/>
        <w:tabs>
          <w:tab w:val="right" w:leader="dot" w:pos="9350"/>
        </w:tabs>
        <w:rPr>
          <w:rFonts w:asciiTheme="minorHAnsi" w:eastAsiaTheme="minorEastAsia" w:hAnsiTheme="minorHAnsi" w:cstheme="minorBidi"/>
          <w:noProof/>
          <w:lang w:eastAsia="zh-CN"/>
        </w:rPr>
      </w:pPr>
      <w:r w:rsidRPr="00742590">
        <w:fldChar w:fldCharType="begin"/>
      </w:r>
      <w:r w:rsidRPr="00742590">
        <w:instrText xml:space="preserve"> TOC \h \z \c "Table" </w:instrText>
      </w:r>
      <w:r w:rsidRPr="00742590">
        <w:fldChar w:fldCharType="separate"/>
      </w:r>
      <w:hyperlink w:anchor="_Toc393446070" w:history="1">
        <w:r w:rsidR="004F06ED" w:rsidRPr="00061E37">
          <w:rPr>
            <w:rStyle w:val="Hyperlink"/>
            <w:noProof/>
          </w:rPr>
          <w:t xml:space="preserve">Table 1: Estimated Savings for the Whole House Retrofit Programs </w:t>
        </w:r>
        <w:r w:rsidR="004F06ED" w:rsidRPr="00061E37">
          <w:rPr>
            <w:rStyle w:val="Hyperlink"/>
            <w:rFonts w:cs="Calibri"/>
            <w:noProof/>
            <w:lang w:eastAsia="zh-CN"/>
          </w:rPr>
          <w:t>1</w:t>
        </w:r>
        <w:r w:rsidR="004F06ED">
          <w:rPr>
            <w:noProof/>
            <w:webHidden/>
          </w:rPr>
          <w:tab/>
        </w:r>
        <w:r w:rsidR="004F06ED">
          <w:rPr>
            <w:noProof/>
            <w:webHidden/>
          </w:rPr>
          <w:fldChar w:fldCharType="begin"/>
        </w:r>
        <w:r w:rsidR="004F06ED">
          <w:rPr>
            <w:noProof/>
            <w:webHidden/>
          </w:rPr>
          <w:instrText xml:space="preserve"> PAGEREF _Toc393446070 \h </w:instrText>
        </w:r>
        <w:r w:rsidR="004F06ED">
          <w:rPr>
            <w:noProof/>
            <w:webHidden/>
          </w:rPr>
        </w:r>
        <w:r w:rsidR="004F06ED">
          <w:rPr>
            <w:noProof/>
            <w:webHidden/>
          </w:rPr>
          <w:fldChar w:fldCharType="separate"/>
        </w:r>
        <w:r w:rsidR="004F06ED">
          <w:rPr>
            <w:noProof/>
            <w:webHidden/>
          </w:rPr>
          <w:t>4</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1" w:history="1">
        <w:r w:rsidR="004F06ED" w:rsidRPr="00061E37">
          <w:rPr>
            <w:rStyle w:val="Hyperlink"/>
            <w:noProof/>
          </w:rPr>
          <w:t>Table 2: Realization Rate Comparison for Advanced Path</w:t>
        </w:r>
        <w:r w:rsidR="004F06ED">
          <w:rPr>
            <w:noProof/>
            <w:webHidden/>
          </w:rPr>
          <w:tab/>
        </w:r>
        <w:r w:rsidR="004F06ED">
          <w:rPr>
            <w:noProof/>
            <w:webHidden/>
          </w:rPr>
          <w:fldChar w:fldCharType="begin"/>
        </w:r>
        <w:r w:rsidR="004F06ED">
          <w:rPr>
            <w:noProof/>
            <w:webHidden/>
          </w:rPr>
          <w:instrText xml:space="preserve"> PAGEREF _Toc393446071 \h </w:instrText>
        </w:r>
        <w:r w:rsidR="004F06ED">
          <w:rPr>
            <w:noProof/>
            <w:webHidden/>
          </w:rPr>
        </w:r>
        <w:r w:rsidR="004F06ED">
          <w:rPr>
            <w:noProof/>
            <w:webHidden/>
          </w:rPr>
          <w:fldChar w:fldCharType="separate"/>
        </w:r>
        <w:r w:rsidR="004F06ED">
          <w:rPr>
            <w:noProof/>
            <w:webHidden/>
          </w:rPr>
          <w:t>5</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2" w:history="1">
        <w:r w:rsidR="004F06ED" w:rsidRPr="00061E37">
          <w:rPr>
            <w:rStyle w:val="Hyperlink"/>
            <w:noProof/>
          </w:rPr>
          <w:t>Table 3: Program Budgets and Spending by IOU Program through December 2012</w:t>
        </w:r>
        <w:r w:rsidR="004F06ED">
          <w:rPr>
            <w:noProof/>
            <w:webHidden/>
          </w:rPr>
          <w:tab/>
        </w:r>
        <w:r w:rsidR="004F06ED">
          <w:rPr>
            <w:noProof/>
            <w:webHidden/>
          </w:rPr>
          <w:fldChar w:fldCharType="begin"/>
        </w:r>
        <w:r w:rsidR="004F06ED">
          <w:rPr>
            <w:noProof/>
            <w:webHidden/>
          </w:rPr>
          <w:instrText xml:space="preserve"> PAGEREF _Toc393446072 \h </w:instrText>
        </w:r>
        <w:r w:rsidR="004F06ED">
          <w:rPr>
            <w:noProof/>
            <w:webHidden/>
          </w:rPr>
        </w:r>
        <w:r w:rsidR="004F06ED">
          <w:rPr>
            <w:noProof/>
            <w:webHidden/>
          </w:rPr>
          <w:fldChar w:fldCharType="separate"/>
        </w:r>
        <w:r w:rsidR="004F06ED">
          <w:rPr>
            <w:noProof/>
            <w:webHidden/>
          </w:rPr>
          <w:t>12</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3" w:history="1">
        <w:r w:rsidR="004F06ED" w:rsidRPr="00061E37">
          <w:rPr>
            <w:rStyle w:val="Hyperlink"/>
            <w:noProof/>
          </w:rPr>
          <w:t>Table 4:  Claimed Savings Factors (Gross Realization Rates)  Applied to Advanced Path (Custom Measures) EnergyPro Estimates</w:t>
        </w:r>
        <w:r w:rsidR="004F06ED">
          <w:rPr>
            <w:noProof/>
            <w:webHidden/>
          </w:rPr>
          <w:tab/>
        </w:r>
        <w:r w:rsidR="004F06ED">
          <w:rPr>
            <w:noProof/>
            <w:webHidden/>
          </w:rPr>
          <w:fldChar w:fldCharType="begin"/>
        </w:r>
        <w:r w:rsidR="004F06ED">
          <w:rPr>
            <w:noProof/>
            <w:webHidden/>
          </w:rPr>
          <w:instrText xml:space="preserve"> PAGEREF _Toc393446073 \h </w:instrText>
        </w:r>
        <w:r w:rsidR="004F06ED">
          <w:rPr>
            <w:noProof/>
            <w:webHidden/>
          </w:rPr>
        </w:r>
        <w:r w:rsidR="004F06ED">
          <w:rPr>
            <w:noProof/>
            <w:webHidden/>
          </w:rPr>
          <w:fldChar w:fldCharType="separate"/>
        </w:r>
        <w:r w:rsidR="004F06ED">
          <w:rPr>
            <w:noProof/>
            <w:webHidden/>
          </w:rPr>
          <w:t>12</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4" w:history="1">
        <w:r w:rsidR="004F06ED" w:rsidRPr="00061E37">
          <w:rPr>
            <w:rStyle w:val="Hyperlink"/>
            <w:noProof/>
          </w:rPr>
          <w:t>Table 5: 2010-2012 Savings by IOU Program and Measure Group</w:t>
        </w:r>
        <w:r w:rsidR="004F06ED">
          <w:rPr>
            <w:noProof/>
            <w:webHidden/>
          </w:rPr>
          <w:tab/>
        </w:r>
        <w:r w:rsidR="004F06ED">
          <w:rPr>
            <w:noProof/>
            <w:webHidden/>
          </w:rPr>
          <w:fldChar w:fldCharType="begin"/>
        </w:r>
        <w:r w:rsidR="004F06ED">
          <w:rPr>
            <w:noProof/>
            <w:webHidden/>
          </w:rPr>
          <w:instrText xml:space="preserve"> PAGEREF _Toc393446074 \h </w:instrText>
        </w:r>
        <w:r w:rsidR="004F06ED">
          <w:rPr>
            <w:noProof/>
            <w:webHidden/>
          </w:rPr>
        </w:r>
        <w:r w:rsidR="004F06ED">
          <w:rPr>
            <w:noProof/>
            <w:webHidden/>
          </w:rPr>
          <w:fldChar w:fldCharType="separate"/>
        </w:r>
        <w:r w:rsidR="004F06ED">
          <w:rPr>
            <w:noProof/>
            <w:webHidden/>
          </w:rPr>
          <w:t>13</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5" w:history="1">
        <w:r w:rsidR="004F06ED" w:rsidRPr="00061E37">
          <w:rPr>
            <w:rStyle w:val="Hyperlink"/>
            <w:noProof/>
          </w:rPr>
          <w:t>Table 6: Example of Pre- and Post-Installation Designation</w:t>
        </w:r>
        <w:r w:rsidR="004F06ED">
          <w:rPr>
            <w:noProof/>
            <w:webHidden/>
          </w:rPr>
          <w:tab/>
        </w:r>
        <w:r w:rsidR="004F06ED">
          <w:rPr>
            <w:noProof/>
            <w:webHidden/>
          </w:rPr>
          <w:fldChar w:fldCharType="begin"/>
        </w:r>
        <w:r w:rsidR="004F06ED">
          <w:rPr>
            <w:noProof/>
            <w:webHidden/>
          </w:rPr>
          <w:instrText xml:space="preserve"> PAGEREF _Toc393446075 \h </w:instrText>
        </w:r>
        <w:r w:rsidR="004F06ED">
          <w:rPr>
            <w:noProof/>
            <w:webHidden/>
          </w:rPr>
        </w:r>
        <w:r w:rsidR="004F06ED">
          <w:rPr>
            <w:noProof/>
            <w:webHidden/>
          </w:rPr>
          <w:fldChar w:fldCharType="separate"/>
        </w:r>
        <w:r w:rsidR="004F06ED">
          <w:rPr>
            <w:noProof/>
            <w:webHidden/>
          </w:rPr>
          <w:t>23</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6" w:history="1">
        <w:r w:rsidR="004F06ED" w:rsidRPr="00061E37">
          <w:rPr>
            <w:rStyle w:val="Hyperlink"/>
            <w:noProof/>
          </w:rPr>
          <w:t>Table 7 :Pre- and Post-Installation Differences of  Participants and Comparison Groups</w:t>
        </w:r>
        <w:r w:rsidR="004F06ED">
          <w:rPr>
            <w:noProof/>
            <w:webHidden/>
          </w:rPr>
          <w:tab/>
        </w:r>
        <w:r w:rsidR="004F06ED">
          <w:rPr>
            <w:noProof/>
            <w:webHidden/>
          </w:rPr>
          <w:fldChar w:fldCharType="begin"/>
        </w:r>
        <w:r w:rsidR="004F06ED">
          <w:rPr>
            <w:noProof/>
            <w:webHidden/>
          </w:rPr>
          <w:instrText xml:space="preserve"> PAGEREF _Toc393446076 \h </w:instrText>
        </w:r>
        <w:r w:rsidR="004F06ED">
          <w:rPr>
            <w:noProof/>
            <w:webHidden/>
          </w:rPr>
        </w:r>
        <w:r w:rsidR="004F06ED">
          <w:rPr>
            <w:noProof/>
            <w:webHidden/>
          </w:rPr>
          <w:fldChar w:fldCharType="separate"/>
        </w:r>
        <w:r w:rsidR="004F06ED">
          <w:rPr>
            <w:noProof/>
            <w:webHidden/>
          </w:rPr>
          <w:t>24</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7" w:history="1">
        <w:r w:rsidR="004F06ED" w:rsidRPr="00061E37">
          <w:rPr>
            <w:rStyle w:val="Hyperlink"/>
            <w:noProof/>
          </w:rPr>
          <w:t>Table 8: Datasets Used in this Whole House Retrofit Impact Evaluation</w:t>
        </w:r>
        <w:r w:rsidR="004F06ED">
          <w:rPr>
            <w:noProof/>
            <w:webHidden/>
          </w:rPr>
          <w:tab/>
        </w:r>
        <w:r w:rsidR="004F06ED">
          <w:rPr>
            <w:noProof/>
            <w:webHidden/>
          </w:rPr>
          <w:fldChar w:fldCharType="begin"/>
        </w:r>
        <w:r w:rsidR="004F06ED">
          <w:rPr>
            <w:noProof/>
            <w:webHidden/>
          </w:rPr>
          <w:instrText xml:space="preserve"> PAGEREF _Toc393446077 \h </w:instrText>
        </w:r>
        <w:r w:rsidR="004F06ED">
          <w:rPr>
            <w:noProof/>
            <w:webHidden/>
          </w:rPr>
        </w:r>
        <w:r w:rsidR="004F06ED">
          <w:rPr>
            <w:noProof/>
            <w:webHidden/>
          </w:rPr>
          <w:fldChar w:fldCharType="separate"/>
        </w:r>
        <w:r w:rsidR="004F06ED">
          <w:rPr>
            <w:noProof/>
            <w:webHidden/>
          </w:rPr>
          <w:t>26</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8" w:history="1">
        <w:r w:rsidR="004F06ED" w:rsidRPr="00061E37">
          <w:rPr>
            <w:rStyle w:val="Hyperlink"/>
            <w:noProof/>
          </w:rPr>
          <w:t>Table 9: Number of Program Participants  and Number of Program Participants Used in Billing Analysis</w:t>
        </w:r>
        <w:r w:rsidR="004F06ED">
          <w:rPr>
            <w:noProof/>
            <w:webHidden/>
          </w:rPr>
          <w:tab/>
        </w:r>
        <w:r w:rsidR="004F06ED">
          <w:rPr>
            <w:noProof/>
            <w:webHidden/>
          </w:rPr>
          <w:fldChar w:fldCharType="begin"/>
        </w:r>
        <w:r w:rsidR="004F06ED">
          <w:rPr>
            <w:noProof/>
            <w:webHidden/>
          </w:rPr>
          <w:instrText xml:space="preserve"> PAGEREF _Toc393446078 \h </w:instrText>
        </w:r>
        <w:r w:rsidR="004F06ED">
          <w:rPr>
            <w:noProof/>
            <w:webHidden/>
          </w:rPr>
        </w:r>
        <w:r w:rsidR="004F06ED">
          <w:rPr>
            <w:noProof/>
            <w:webHidden/>
          </w:rPr>
          <w:fldChar w:fldCharType="separate"/>
        </w:r>
        <w:r w:rsidR="004F06ED">
          <w:rPr>
            <w:noProof/>
            <w:webHidden/>
          </w:rPr>
          <w:t>28</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79" w:history="1">
        <w:r w:rsidR="004F06ED" w:rsidRPr="00061E37">
          <w:rPr>
            <w:rStyle w:val="Hyperlink"/>
            <w:noProof/>
          </w:rPr>
          <w:t>Table 10: Number of Sites Used in Analysis in the Participant and Comparison</w:t>
        </w:r>
        <w:r w:rsidR="004F06ED" w:rsidRPr="00061E37">
          <w:rPr>
            <w:rStyle w:val="Hyperlink"/>
            <w:noProof/>
            <w:vertAlign w:val="superscript"/>
          </w:rPr>
          <w:t>(a)</w:t>
        </w:r>
        <w:r w:rsidR="004F06ED" w:rsidRPr="00061E37">
          <w:rPr>
            <w:rStyle w:val="Hyperlink"/>
            <w:noProof/>
          </w:rPr>
          <w:t xml:space="preserve"> Groups for Program Year 2011 and 2012</w:t>
        </w:r>
        <w:r w:rsidR="004F06ED">
          <w:rPr>
            <w:noProof/>
            <w:webHidden/>
          </w:rPr>
          <w:tab/>
        </w:r>
        <w:r w:rsidR="004F06ED">
          <w:rPr>
            <w:noProof/>
            <w:webHidden/>
          </w:rPr>
          <w:fldChar w:fldCharType="begin"/>
        </w:r>
        <w:r w:rsidR="004F06ED">
          <w:rPr>
            <w:noProof/>
            <w:webHidden/>
          </w:rPr>
          <w:instrText xml:space="preserve"> PAGEREF _Toc393446079 \h </w:instrText>
        </w:r>
        <w:r w:rsidR="004F06ED">
          <w:rPr>
            <w:noProof/>
            <w:webHidden/>
          </w:rPr>
        </w:r>
        <w:r w:rsidR="004F06ED">
          <w:rPr>
            <w:noProof/>
            <w:webHidden/>
          </w:rPr>
          <w:fldChar w:fldCharType="separate"/>
        </w:r>
        <w:r w:rsidR="004F06ED">
          <w:rPr>
            <w:noProof/>
            <w:webHidden/>
          </w:rPr>
          <w:t>35</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0" w:history="1">
        <w:r w:rsidR="004F06ED" w:rsidRPr="00061E37">
          <w:rPr>
            <w:rStyle w:val="Hyperlink"/>
            <w:noProof/>
          </w:rPr>
          <w:t>Table 11: Program Savings from Pooled Fixed Effects Model With Comparison Group</w:t>
        </w:r>
        <w:r w:rsidR="004F06ED">
          <w:rPr>
            <w:noProof/>
            <w:webHidden/>
          </w:rPr>
          <w:tab/>
        </w:r>
        <w:r w:rsidR="004F06ED">
          <w:rPr>
            <w:noProof/>
            <w:webHidden/>
          </w:rPr>
          <w:fldChar w:fldCharType="begin"/>
        </w:r>
        <w:r w:rsidR="004F06ED">
          <w:rPr>
            <w:noProof/>
            <w:webHidden/>
          </w:rPr>
          <w:instrText xml:space="preserve"> PAGEREF _Toc393446080 \h </w:instrText>
        </w:r>
        <w:r w:rsidR="004F06ED">
          <w:rPr>
            <w:noProof/>
            <w:webHidden/>
          </w:rPr>
        </w:r>
        <w:r w:rsidR="004F06ED">
          <w:rPr>
            <w:noProof/>
            <w:webHidden/>
          </w:rPr>
          <w:fldChar w:fldCharType="separate"/>
        </w:r>
        <w:r w:rsidR="004F06ED">
          <w:rPr>
            <w:noProof/>
            <w:webHidden/>
          </w:rPr>
          <w:t>36</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1" w:history="1">
        <w:r w:rsidR="004F06ED" w:rsidRPr="00061E37">
          <w:rPr>
            <w:rStyle w:val="Hyperlink"/>
            <w:noProof/>
          </w:rPr>
          <w:t>Table 12: Gross Realization Rates</w:t>
        </w:r>
        <w:r w:rsidR="004F06ED">
          <w:rPr>
            <w:noProof/>
            <w:webHidden/>
          </w:rPr>
          <w:tab/>
        </w:r>
        <w:r w:rsidR="004F06ED">
          <w:rPr>
            <w:noProof/>
            <w:webHidden/>
          </w:rPr>
          <w:fldChar w:fldCharType="begin"/>
        </w:r>
        <w:r w:rsidR="004F06ED">
          <w:rPr>
            <w:noProof/>
            <w:webHidden/>
          </w:rPr>
          <w:instrText xml:space="preserve"> PAGEREF _Toc393446081 \h </w:instrText>
        </w:r>
        <w:r w:rsidR="004F06ED">
          <w:rPr>
            <w:noProof/>
            <w:webHidden/>
          </w:rPr>
        </w:r>
        <w:r w:rsidR="004F06ED">
          <w:rPr>
            <w:noProof/>
            <w:webHidden/>
          </w:rPr>
          <w:fldChar w:fldCharType="separate"/>
        </w:r>
        <w:r w:rsidR="004F06ED">
          <w:rPr>
            <w:noProof/>
            <w:webHidden/>
          </w:rPr>
          <w:t>38</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2" w:history="1">
        <w:r w:rsidR="004F06ED" w:rsidRPr="00061E37">
          <w:rPr>
            <w:rStyle w:val="Hyperlink"/>
            <w:noProof/>
          </w:rPr>
          <w:t>Table 13: Demonstration of Compliance with CPUC-ED and MECT Guidelines  for NTG Estimation</w:t>
        </w:r>
        <w:r w:rsidR="004F06ED">
          <w:rPr>
            <w:noProof/>
            <w:webHidden/>
          </w:rPr>
          <w:tab/>
        </w:r>
        <w:r w:rsidR="004F06ED">
          <w:rPr>
            <w:noProof/>
            <w:webHidden/>
          </w:rPr>
          <w:fldChar w:fldCharType="begin"/>
        </w:r>
        <w:r w:rsidR="004F06ED">
          <w:rPr>
            <w:noProof/>
            <w:webHidden/>
          </w:rPr>
          <w:instrText xml:space="preserve"> PAGEREF _Toc393446082 \h </w:instrText>
        </w:r>
        <w:r w:rsidR="004F06ED">
          <w:rPr>
            <w:noProof/>
            <w:webHidden/>
          </w:rPr>
        </w:r>
        <w:r w:rsidR="004F06ED">
          <w:rPr>
            <w:noProof/>
            <w:webHidden/>
          </w:rPr>
          <w:fldChar w:fldCharType="separate"/>
        </w:r>
        <w:r w:rsidR="004F06ED">
          <w:rPr>
            <w:noProof/>
            <w:webHidden/>
          </w:rPr>
          <w:t>41</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3" w:history="1">
        <w:r w:rsidR="004F06ED" w:rsidRPr="00061E37">
          <w:rPr>
            <w:rStyle w:val="Hyperlink"/>
            <w:noProof/>
          </w:rPr>
          <w:t>Table 14: Survey Version: Short-Form vs. Long-Form Sample Composition</w:t>
        </w:r>
        <w:r w:rsidR="004F06ED">
          <w:rPr>
            <w:noProof/>
            <w:webHidden/>
          </w:rPr>
          <w:tab/>
        </w:r>
        <w:r w:rsidR="004F06ED">
          <w:rPr>
            <w:noProof/>
            <w:webHidden/>
          </w:rPr>
          <w:fldChar w:fldCharType="begin"/>
        </w:r>
        <w:r w:rsidR="004F06ED">
          <w:rPr>
            <w:noProof/>
            <w:webHidden/>
          </w:rPr>
          <w:instrText xml:space="preserve"> PAGEREF _Toc393446083 \h </w:instrText>
        </w:r>
        <w:r w:rsidR="004F06ED">
          <w:rPr>
            <w:noProof/>
            <w:webHidden/>
          </w:rPr>
        </w:r>
        <w:r w:rsidR="004F06ED">
          <w:rPr>
            <w:noProof/>
            <w:webHidden/>
          </w:rPr>
          <w:fldChar w:fldCharType="separate"/>
        </w:r>
        <w:r w:rsidR="004F06ED">
          <w:rPr>
            <w:noProof/>
            <w:webHidden/>
          </w:rPr>
          <w:t>42</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4" w:history="1">
        <w:r w:rsidR="004F06ED" w:rsidRPr="00061E37">
          <w:rPr>
            <w:rStyle w:val="Hyperlink"/>
            <w:noProof/>
          </w:rPr>
          <w:t>Table 15: Insert Table Title Here</w:t>
        </w:r>
        <w:r w:rsidR="004F06ED">
          <w:rPr>
            <w:noProof/>
            <w:webHidden/>
          </w:rPr>
          <w:tab/>
        </w:r>
        <w:r w:rsidR="004F06ED">
          <w:rPr>
            <w:noProof/>
            <w:webHidden/>
          </w:rPr>
          <w:fldChar w:fldCharType="begin"/>
        </w:r>
        <w:r w:rsidR="004F06ED">
          <w:rPr>
            <w:noProof/>
            <w:webHidden/>
          </w:rPr>
          <w:instrText xml:space="preserve"> PAGEREF _Toc393446084 \h </w:instrText>
        </w:r>
        <w:r w:rsidR="004F06ED">
          <w:rPr>
            <w:noProof/>
            <w:webHidden/>
          </w:rPr>
        </w:r>
        <w:r w:rsidR="004F06ED">
          <w:rPr>
            <w:noProof/>
            <w:webHidden/>
          </w:rPr>
          <w:fldChar w:fldCharType="separate"/>
        </w:r>
        <w:r w:rsidR="004F06ED">
          <w:rPr>
            <w:noProof/>
            <w:webHidden/>
          </w:rPr>
          <w:t>44</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5" w:history="1">
        <w:r w:rsidR="004F06ED" w:rsidRPr="00061E37">
          <w:rPr>
            <w:rStyle w:val="Hyperlink"/>
            <w:noProof/>
          </w:rPr>
          <w:t>Table 16: Free-ridership Scoring for Short-Form Survey Respondents</w:t>
        </w:r>
        <w:r w:rsidR="004F06ED">
          <w:rPr>
            <w:noProof/>
            <w:webHidden/>
          </w:rPr>
          <w:tab/>
        </w:r>
        <w:r w:rsidR="004F06ED">
          <w:rPr>
            <w:noProof/>
            <w:webHidden/>
          </w:rPr>
          <w:fldChar w:fldCharType="begin"/>
        </w:r>
        <w:r w:rsidR="004F06ED">
          <w:rPr>
            <w:noProof/>
            <w:webHidden/>
          </w:rPr>
          <w:instrText xml:space="preserve"> PAGEREF _Toc393446085 \h </w:instrText>
        </w:r>
        <w:r w:rsidR="004F06ED">
          <w:rPr>
            <w:noProof/>
            <w:webHidden/>
          </w:rPr>
        </w:r>
        <w:r w:rsidR="004F06ED">
          <w:rPr>
            <w:noProof/>
            <w:webHidden/>
          </w:rPr>
          <w:fldChar w:fldCharType="separate"/>
        </w:r>
        <w:r w:rsidR="004F06ED">
          <w:rPr>
            <w:noProof/>
            <w:webHidden/>
          </w:rPr>
          <w:t>46</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6" w:history="1">
        <w:r w:rsidR="004F06ED" w:rsidRPr="00061E37">
          <w:rPr>
            <w:rStyle w:val="Hyperlink"/>
            <w:noProof/>
          </w:rPr>
          <w:t>Table 17: Free-ridership Scoring for Long-Form Survey Respondents</w:t>
        </w:r>
        <w:r w:rsidR="004F06ED">
          <w:rPr>
            <w:noProof/>
            <w:webHidden/>
          </w:rPr>
          <w:tab/>
        </w:r>
        <w:r w:rsidR="004F06ED">
          <w:rPr>
            <w:noProof/>
            <w:webHidden/>
          </w:rPr>
          <w:fldChar w:fldCharType="begin"/>
        </w:r>
        <w:r w:rsidR="004F06ED">
          <w:rPr>
            <w:noProof/>
            <w:webHidden/>
          </w:rPr>
          <w:instrText xml:space="preserve"> PAGEREF _Toc393446086 \h </w:instrText>
        </w:r>
        <w:r w:rsidR="004F06ED">
          <w:rPr>
            <w:noProof/>
            <w:webHidden/>
          </w:rPr>
        </w:r>
        <w:r w:rsidR="004F06ED">
          <w:rPr>
            <w:noProof/>
            <w:webHidden/>
          </w:rPr>
          <w:fldChar w:fldCharType="separate"/>
        </w:r>
        <w:r w:rsidR="004F06ED">
          <w:rPr>
            <w:noProof/>
            <w:webHidden/>
          </w:rPr>
          <w:t>47</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7" w:history="1">
        <w:r w:rsidR="004F06ED" w:rsidRPr="00061E37">
          <w:rPr>
            <w:rStyle w:val="Hyperlink"/>
            <w:noProof/>
          </w:rPr>
          <w:t>Table 18: Individual Respondent free-ridership scores – Illustrative Example</w:t>
        </w:r>
        <w:r w:rsidR="004F06ED">
          <w:rPr>
            <w:noProof/>
            <w:webHidden/>
          </w:rPr>
          <w:tab/>
        </w:r>
        <w:r w:rsidR="004F06ED">
          <w:rPr>
            <w:noProof/>
            <w:webHidden/>
          </w:rPr>
          <w:fldChar w:fldCharType="begin"/>
        </w:r>
        <w:r w:rsidR="004F06ED">
          <w:rPr>
            <w:noProof/>
            <w:webHidden/>
          </w:rPr>
          <w:instrText xml:space="preserve"> PAGEREF _Toc393446087 \h </w:instrText>
        </w:r>
        <w:r w:rsidR="004F06ED">
          <w:rPr>
            <w:noProof/>
            <w:webHidden/>
          </w:rPr>
        </w:r>
        <w:r w:rsidR="004F06ED">
          <w:rPr>
            <w:noProof/>
            <w:webHidden/>
          </w:rPr>
          <w:fldChar w:fldCharType="separate"/>
        </w:r>
        <w:r w:rsidR="004F06ED">
          <w:rPr>
            <w:noProof/>
            <w:webHidden/>
          </w:rPr>
          <w:t>48</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8" w:history="1">
        <w:r w:rsidR="004F06ED" w:rsidRPr="00061E37">
          <w:rPr>
            <w:rStyle w:val="Hyperlink"/>
            <w:noProof/>
          </w:rPr>
          <w:t>Table 19: Free-ridership Case-Weighted Scores by Number of Measures Installed</w:t>
        </w:r>
        <w:r w:rsidR="004F06ED">
          <w:rPr>
            <w:noProof/>
            <w:webHidden/>
          </w:rPr>
          <w:tab/>
        </w:r>
        <w:r w:rsidR="004F06ED">
          <w:rPr>
            <w:noProof/>
            <w:webHidden/>
          </w:rPr>
          <w:fldChar w:fldCharType="begin"/>
        </w:r>
        <w:r w:rsidR="004F06ED">
          <w:rPr>
            <w:noProof/>
            <w:webHidden/>
          </w:rPr>
          <w:instrText xml:space="preserve"> PAGEREF _Toc393446088 \h </w:instrText>
        </w:r>
        <w:r w:rsidR="004F06ED">
          <w:rPr>
            <w:noProof/>
            <w:webHidden/>
          </w:rPr>
        </w:r>
        <w:r w:rsidR="004F06ED">
          <w:rPr>
            <w:noProof/>
            <w:webHidden/>
          </w:rPr>
          <w:fldChar w:fldCharType="separate"/>
        </w:r>
        <w:r w:rsidR="004F06ED">
          <w:rPr>
            <w:noProof/>
            <w:webHidden/>
          </w:rPr>
          <w:t>49</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89" w:history="1">
        <w:r w:rsidR="004F06ED" w:rsidRPr="00061E37">
          <w:rPr>
            <w:rStyle w:val="Hyperlink"/>
            <w:noProof/>
          </w:rPr>
          <w:t>Table 20 : Free-ridership Case-Weighted Scores by Number of Measures Installed</w:t>
        </w:r>
        <w:r w:rsidR="004F06ED">
          <w:rPr>
            <w:noProof/>
            <w:webHidden/>
          </w:rPr>
          <w:tab/>
        </w:r>
        <w:r w:rsidR="004F06ED">
          <w:rPr>
            <w:noProof/>
            <w:webHidden/>
          </w:rPr>
          <w:fldChar w:fldCharType="begin"/>
        </w:r>
        <w:r w:rsidR="004F06ED">
          <w:rPr>
            <w:noProof/>
            <w:webHidden/>
          </w:rPr>
          <w:instrText xml:space="preserve"> PAGEREF _Toc393446089 \h </w:instrText>
        </w:r>
        <w:r w:rsidR="004F06ED">
          <w:rPr>
            <w:noProof/>
            <w:webHidden/>
          </w:rPr>
        </w:r>
        <w:r w:rsidR="004F06ED">
          <w:rPr>
            <w:noProof/>
            <w:webHidden/>
          </w:rPr>
          <w:fldChar w:fldCharType="separate"/>
        </w:r>
        <w:r w:rsidR="004F06ED">
          <w:rPr>
            <w:noProof/>
            <w:webHidden/>
          </w:rPr>
          <w:t>49</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0" w:history="1">
        <w:r w:rsidR="004F06ED" w:rsidRPr="00061E37">
          <w:rPr>
            <w:rStyle w:val="Hyperlink"/>
            <w:noProof/>
          </w:rPr>
          <w:t>Table 21: Free-ridership Case-Weighted Scores by Type of Measure Installed</w:t>
        </w:r>
        <w:r w:rsidR="004F06ED">
          <w:rPr>
            <w:noProof/>
            <w:webHidden/>
          </w:rPr>
          <w:tab/>
        </w:r>
        <w:r w:rsidR="004F06ED">
          <w:rPr>
            <w:noProof/>
            <w:webHidden/>
          </w:rPr>
          <w:fldChar w:fldCharType="begin"/>
        </w:r>
        <w:r w:rsidR="004F06ED">
          <w:rPr>
            <w:noProof/>
            <w:webHidden/>
          </w:rPr>
          <w:instrText xml:space="preserve"> PAGEREF _Toc393446090 \h </w:instrText>
        </w:r>
        <w:r w:rsidR="004F06ED">
          <w:rPr>
            <w:noProof/>
            <w:webHidden/>
          </w:rPr>
        </w:r>
        <w:r w:rsidR="004F06ED">
          <w:rPr>
            <w:noProof/>
            <w:webHidden/>
          </w:rPr>
          <w:fldChar w:fldCharType="separate"/>
        </w:r>
        <w:r w:rsidR="004F06ED">
          <w:rPr>
            <w:noProof/>
            <w:webHidden/>
          </w:rPr>
          <w:t>50</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1" w:history="1">
        <w:r w:rsidR="004F06ED" w:rsidRPr="00061E37">
          <w:rPr>
            <w:rStyle w:val="Hyperlink"/>
            <w:noProof/>
          </w:rPr>
          <w:t>Table 22 : Free-ridership Case-Weighted Scores by Type of Measure Installed</w:t>
        </w:r>
        <w:r w:rsidR="004F06ED">
          <w:rPr>
            <w:noProof/>
            <w:webHidden/>
          </w:rPr>
          <w:tab/>
        </w:r>
        <w:r w:rsidR="004F06ED">
          <w:rPr>
            <w:noProof/>
            <w:webHidden/>
          </w:rPr>
          <w:fldChar w:fldCharType="begin"/>
        </w:r>
        <w:r w:rsidR="004F06ED">
          <w:rPr>
            <w:noProof/>
            <w:webHidden/>
          </w:rPr>
          <w:instrText xml:space="preserve"> PAGEREF _Toc393446091 \h </w:instrText>
        </w:r>
        <w:r w:rsidR="004F06ED">
          <w:rPr>
            <w:noProof/>
            <w:webHidden/>
          </w:rPr>
        </w:r>
        <w:r w:rsidR="004F06ED">
          <w:rPr>
            <w:noProof/>
            <w:webHidden/>
          </w:rPr>
          <w:fldChar w:fldCharType="separate"/>
        </w:r>
        <w:r w:rsidR="004F06ED">
          <w:rPr>
            <w:noProof/>
            <w:webHidden/>
          </w:rPr>
          <w:t>51</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2" w:history="1">
        <w:r w:rsidR="004F06ED" w:rsidRPr="00061E37">
          <w:rPr>
            <w:rStyle w:val="Hyperlink"/>
            <w:noProof/>
          </w:rPr>
          <w:t>Table 23: Distribution of Case-Weighted Free-Ridership Scores</w:t>
        </w:r>
        <w:r w:rsidR="004F06ED">
          <w:rPr>
            <w:noProof/>
            <w:webHidden/>
          </w:rPr>
          <w:tab/>
        </w:r>
        <w:r w:rsidR="004F06ED">
          <w:rPr>
            <w:noProof/>
            <w:webHidden/>
          </w:rPr>
          <w:fldChar w:fldCharType="begin"/>
        </w:r>
        <w:r w:rsidR="004F06ED">
          <w:rPr>
            <w:noProof/>
            <w:webHidden/>
          </w:rPr>
          <w:instrText xml:space="preserve"> PAGEREF _Toc393446092 \h </w:instrText>
        </w:r>
        <w:r w:rsidR="004F06ED">
          <w:rPr>
            <w:noProof/>
            <w:webHidden/>
          </w:rPr>
        </w:r>
        <w:r w:rsidR="004F06ED">
          <w:rPr>
            <w:noProof/>
            <w:webHidden/>
          </w:rPr>
          <w:fldChar w:fldCharType="separate"/>
        </w:r>
        <w:r w:rsidR="004F06ED">
          <w:rPr>
            <w:noProof/>
            <w:webHidden/>
          </w:rPr>
          <w:t>52</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3" w:history="1">
        <w:r w:rsidR="004F06ED" w:rsidRPr="00061E37">
          <w:rPr>
            <w:rStyle w:val="Hyperlink"/>
            <w:noProof/>
          </w:rPr>
          <w:t>Table 24: Distribution of Case-Weighted Free-Ridership Scores by Subgroups of Interest</w:t>
        </w:r>
        <w:r w:rsidR="004F06ED">
          <w:rPr>
            <w:noProof/>
            <w:webHidden/>
          </w:rPr>
          <w:tab/>
        </w:r>
        <w:r w:rsidR="004F06ED">
          <w:rPr>
            <w:noProof/>
            <w:webHidden/>
          </w:rPr>
          <w:fldChar w:fldCharType="begin"/>
        </w:r>
        <w:r w:rsidR="004F06ED">
          <w:rPr>
            <w:noProof/>
            <w:webHidden/>
          </w:rPr>
          <w:instrText xml:space="preserve"> PAGEREF _Toc393446093 \h </w:instrText>
        </w:r>
        <w:r w:rsidR="004F06ED">
          <w:rPr>
            <w:noProof/>
            <w:webHidden/>
          </w:rPr>
        </w:r>
        <w:r w:rsidR="004F06ED">
          <w:rPr>
            <w:noProof/>
            <w:webHidden/>
          </w:rPr>
          <w:fldChar w:fldCharType="separate"/>
        </w:r>
        <w:r w:rsidR="004F06ED">
          <w:rPr>
            <w:noProof/>
            <w:webHidden/>
          </w:rPr>
          <w:t>52</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4" w:history="1">
        <w:r w:rsidR="004F06ED" w:rsidRPr="00061E37">
          <w:rPr>
            <w:rStyle w:val="Hyperlink"/>
            <w:noProof/>
          </w:rPr>
          <w:t>Table 25: Measure Cost and Measure Savings Weights</w:t>
        </w:r>
        <w:r w:rsidR="004F06ED">
          <w:rPr>
            <w:noProof/>
            <w:webHidden/>
          </w:rPr>
          <w:tab/>
        </w:r>
        <w:r w:rsidR="004F06ED">
          <w:rPr>
            <w:noProof/>
            <w:webHidden/>
          </w:rPr>
          <w:fldChar w:fldCharType="begin"/>
        </w:r>
        <w:r w:rsidR="004F06ED">
          <w:rPr>
            <w:noProof/>
            <w:webHidden/>
          </w:rPr>
          <w:instrText xml:space="preserve"> PAGEREF _Toc393446094 \h </w:instrText>
        </w:r>
        <w:r w:rsidR="004F06ED">
          <w:rPr>
            <w:noProof/>
            <w:webHidden/>
          </w:rPr>
        </w:r>
        <w:r w:rsidR="004F06ED">
          <w:rPr>
            <w:noProof/>
            <w:webHidden/>
          </w:rPr>
          <w:fldChar w:fldCharType="separate"/>
        </w:r>
        <w:r w:rsidR="004F06ED">
          <w:rPr>
            <w:noProof/>
            <w:webHidden/>
          </w:rPr>
          <w:t>53</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5" w:history="1">
        <w:r w:rsidR="004F06ED" w:rsidRPr="00061E37">
          <w:rPr>
            <w:rStyle w:val="Hyperlink"/>
            <w:noProof/>
          </w:rPr>
          <w:t>Table 26: Measure Cost and Savings Weighted Free-Ridership Scores</w:t>
        </w:r>
        <w:r w:rsidR="004F06ED">
          <w:rPr>
            <w:noProof/>
            <w:webHidden/>
          </w:rPr>
          <w:tab/>
        </w:r>
        <w:r w:rsidR="004F06ED">
          <w:rPr>
            <w:noProof/>
            <w:webHidden/>
          </w:rPr>
          <w:fldChar w:fldCharType="begin"/>
        </w:r>
        <w:r w:rsidR="004F06ED">
          <w:rPr>
            <w:noProof/>
            <w:webHidden/>
          </w:rPr>
          <w:instrText xml:space="preserve"> PAGEREF _Toc393446095 \h </w:instrText>
        </w:r>
        <w:r w:rsidR="004F06ED">
          <w:rPr>
            <w:noProof/>
            <w:webHidden/>
          </w:rPr>
        </w:r>
        <w:r w:rsidR="004F06ED">
          <w:rPr>
            <w:noProof/>
            <w:webHidden/>
          </w:rPr>
          <w:fldChar w:fldCharType="separate"/>
        </w:r>
        <w:r w:rsidR="004F06ED">
          <w:rPr>
            <w:noProof/>
            <w:webHidden/>
          </w:rPr>
          <w:t>53</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6" w:history="1">
        <w:r w:rsidR="004F06ED" w:rsidRPr="00061E37">
          <w:rPr>
            <w:rStyle w:val="Hyperlink"/>
            <w:noProof/>
          </w:rPr>
          <w:t>Table 27: Final Savings for 2010-2011 Participants</w:t>
        </w:r>
        <w:r w:rsidR="004F06ED">
          <w:rPr>
            <w:noProof/>
            <w:webHidden/>
          </w:rPr>
          <w:tab/>
        </w:r>
        <w:r w:rsidR="004F06ED">
          <w:rPr>
            <w:noProof/>
            <w:webHidden/>
          </w:rPr>
          <w:fldChar w:fldCharType="begin"/>
        </w:r>
        <w:r w:rsidR="004F06ED">
          <w:rPr>
            <w:noProof/>
            <w:webHidden/>
          </w:rPr>
          <w:instrText xml:space="preserve"> PAGEREF _Toc393446096 \h </w:instrText>
        </w:r>
        <w:r w:rsidR="004F06ED">
          <w:rPr>
            <w:noProof/>
            <w:webHidden/>
          </w:rPr>
        </w:r>
        <w:r w:rsidR="004F06ED">
          <w:rPr>
            <w:noProof/>
            <w:webHidden/>
          </w:rPr>
          <w:fldChar w:fldCharType="separate"/>
        </w:r>
        <w:r w:rsidR="004F06ED">
          <w:rPr>
            <w:noProof/>
            <w:webHidden/>
          </w:rPr>
          <w:t>57</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7" w:history="1">
        <w:r w:rsidR="004F06ED" w:rsidRPr="00061E37">
          <w:rPr>
            <w:rStyle w:val="Hyperlink"/>
            <w:noProof/>
          </w:rPr>
          <w:t>Table 28: Final Savings for 2012 Participants</w:t>
        </w:r>
        <w:r w:rsidR="004F06ED">
          <w:rPr>
            <w:noProof/>
            <w:webHidden/>
          </w:rPr>
          <w:tab/>
        </w:r>
        <w:r w:rsidR="004F06ED">
          <w:rPr>
            <w:noProof/>
            <w:webHidden/>
          </w:rPr>
          <w:fldChar w:fldCharType="begin"/>
        </w:r>
        <w:r w:rsidR="004F06ED">
          <w:rPr>
            <w:noProof/>
            <w:webHidden/>
          </w:rPr>
          <w:instrText xml:space="preserve"> PAGEREF _Toc393446097 \h </w:instrText>
        </w:r>
        <w:r w:rsidR="004F06ED">
          <w:rPr>
            <w:noProof/>
            <w:webHidden/>
          </w:rPr>
        </w:r>
        <w:r w:rsidR="004F06ED">
          <w:rPr>
            <w:noProof/>
            <w:webHidden/>
          </w:rPr>
          <w:fldChar w:fldCharType="separate"/>
        </w:r>
        <w:r w:rsidR="004F06ED">
          <w:rPr>
            <w:noProof/>
            <w:webHidden/>
          </w:rPr>
          <w:t>59</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8" w:history="1">
        <w:r w:rsidR="004F06ED" w:rsidRPr="00061E37">
          <w:rPr>
            <w:rStyle w:val="Hyperlink"/>
            <w:noProof/>
          </w:rPr>
          <w:t>Table 29: Program Savings from Pooled Fixed Effects Model without Comparison Group</w:t>
        </w:r>
        <w:r w:rsidR="004F06ED">
          <w:rPr>
            <w:noProof/>
            <w:webHidden/>
          </w:rPr>
          <w:tab/>
        </w:r>
        <w:r w:rsidR="004F06ED">
          <w:rPr>
            <w:noProof/>
            <w:webHidden/>
          </w:rPr>
          <w:fldChar w:fldCharType="begin"/>
        </w:r>
        <w:r w:rsidR="004F06ED">
          <w:rPr>
            <w:noProof/>
            <w:webHidden/>
          </w:rPr>
          <w:instrText xml:space="preserve"> PAGEREF _Toc393446098 \h </w:instrText>
        </w:r>
        <w:r w:rsidR="004F06ED">
          <w:rPr>
            <w:noProof/>
            <w:webHidden/>
          </w:rPr>
        </w:r>
        <w:r w:rsidR="004F06ED">
          <w:rPr>
            <w:noProof/>
            <w:webHidden/>
          </w:rPr>
          <w:fldChar w:fldCharType="separate"/>
        </w:r>
        <w:r w:rsidR="004F06ED">
          <w:rPr>
            <w:noProof/>
            <w:webHidden/>
          </w:rPr>
          <w:t>68</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099" w:history="1">
        <w:r w:rsidR="004F06ED" w:rsidRPr="00061E37">
          <w:rPr>
            <w:rStyle w:val="Hyperlink"/>
            <w:noProof/>
          </w:rPr>
          <w:t>Table 30: Free Ridership Scores by Household Characteristics</w:t>
        </w:r>
        <w:r w:rsidR="004F06ED">
          <w:rPr>
            <w:noProof/>
            <w:webHidden/>
          </w:rPr>
          <w:tab/>
        </w:r>
        <w:r w:rsidR="004F06ED">
          <w:rPr>
            <w:noProof/>
            <w:webHidden/>
          </w:rPr>
          <w:fldChar w:fldCharType="begin"/>
        </w:r>
        <w:r w:rsidR="004F06ED">
          <w:rPr>
            <w:noProof/>
            <w:webHidden/>
          </w:rPr>
          <w:instrText xml:space="preserve"> PAGEREF _Toc393446099 \h </w:instrText>
        </w:r>
        <w:r w:rsidR="004F06ED">
          <w:rPr>
            <w:noProof/>
            <w:webHidden/>
          </w:rPr>
        </w:r>
        <w:r w:rsidR="004F06ED">
          <w:rPr>
            <w:noProof/>
            <w:webHidden/>
          </w:rPr>
          <w:fldChar w:fldCharType="separate"/>
        </w:r>
        <w:r w:rsidR="004F06ED">
          <w:rPr>
            <w:noProof/>
            <w:webHidden/>
          </w:rPr>
          <w:t>71</w:t>
        </w:r>
        <w:r w:rsidR="004F06ED">
          <w:rPr>
            <w:noProof/>
            <w:webHidden/>
          </w:rPr>
          <w:fldChar w:fldCharType="end"/>
        </w:r>
      </w:hyperlink>
    </w:p>
    <w:p w:rsidR="004F06ED" w:rsidRDefault="00867E9C">
      <w:pPr>
        <w:pStyle w:val="TableofFigures"/>
        <w:tabs>
          <w:tab w:val="right" w:leader="dot" w:pos="9350"/>
        </w:tabs>
        <w:rPr>
          <w:rFonts w:asciiTheme="minorHAnsi" w:eastAsiaTheme="minorEastAsia" w:hAnsiTheme="minorHAnsi" w:cstheme="minorBidi"/>
          <w:noProof/>
          <w:lang w:eastAsia="zh-CN"/>
        </w:rPr>
      </w:pPr>
      <w:hyperlink w:anchor="_Toc393446100" w:history="1">
        <w:r w:rsidR="004F06ED" w:rsidRPr="00061E37">
          <w:rPr>
            <w:rStyle w:val="Hyperlink"/>
            <w:noProof/>
          </w:rPr>
          <w:t>Table 31. Energy Use and Program Savings Estimates by IOU for 2010-2011</w:t>
        </w:r>
        <w:r w:rsidR="004F06ED">
          <w:rPr>
            <w:noProof/>
            <w:webHidden/>
          </w:rPr>
          <w:tab/>
        </w:r>
        <w:r w:rsidR="004F06ED">
          <w:rPr>
            <w:noProof/>
            <w:webHidden/>
          </w:rPr>
          <w:fldChar w:fldCharType="begin"/>
        </w:r>
        <w:r w:rsidR="004F06ED">
          <w:rPr>
            <w:noProof/>
            <w:webHidden/>
          </w:rPr>
          <w:instrText xml:space="preserve"> PAGEREF _Toc393446100 \h </w:instrText>
        </w:r>
        <w:r w:rsidR="004F06ED">
          <w:rPr>
            <w:noProof/>
            <w:webHidden/>
          </w:rPr>
        </w:r>
        <w:r w:rsidR="004F06ED">
          <w:rPr>
            <w:noProof/>
            <w:webHidden/>
          </w:rPr>
          <w:fldChar w:fldCharType="separate"/>
        </w:r>
        <w:r w:rsidR="004F06ED">
          <w:rPr>
            <w:noProof/>
            <w:webHidden/>
          </w:rPr>
          <w:t>98</w:t>
        </w:r>
        <w:r w:rsidR="004F06ED">
          <w:rPr>
            <w:noProof/>
            <w:webHidden/>
          </w:rPr>
          <w:fldChar w:fldCharType="end"/>
        </w:r>
      </w:hyperlink>
    </w:p>
    <w:p w:rsidR="00E358E7" w:rsidRPr="00A01C92" w:rsidRDefault="00BB72BF" w:rsidP="006B3964">
      <w:pPr>
        <w:pStyle w:val="ParaText"/>
      </w:pPr>
      <w:r w:rsidRPr="00742590">
        <w:fldChar w:fldCharType="end"/>
      </w:r>
    </w:p>
    <w:p w:rsidR="001A2E30" w:rsidRPr="00A01C92" w:rsidRDefault="001A2E30">
      <w:pPr>
        <w:sectPr w:rsidR="001A2E30" w:rsidRPr="00A01C92" w:rsidSect="00AF5EBC">
          <w:headerReference w:type="default" r:id="rId19"/>
          <w:footerReference w:type="default" r:id="rId20"/>
          <w:pgSz w:w="12240" w:h="15840" w:code="1"/>
          <w:pgMar w:top="1440" w:right="1440" w:bottom="1440" w:left="1440" w:header="720" w:footer="720" w:gutter="0"/>
          <w:pgNumType w:fmt="lowerRoman" w:start="1"/>
          <w:cols w:space="720"/>
        </w:sectPr>
      </w:pPr>
      <w:bookmarkStart w:id="0" w:name="OLE_LINK7"/>
      <w:bookmarkStart w:id="1" w:name="OLE_LINK8"/>
    </w:p>
    <w:p w:rsidR="00FF72CC" w:rsidRDefault="00FF72CC" w:rsidP="00FF72CC">
      <w:pPr>
        <w:pStyle w:val="Heading1"/>
        <w:numPr>
          <w:ilvl w:val="0"/>
          <w:numId w:val="0"/>
        </w:numPr>
        <w:ind w:left="1080" w:hanging="1080"/>
      </w:pPr>
      <w:bookmarkStart w:id="2" w:name="_Toc393446014"/>
      <w:bookmarkEnd w:id="0"/>
      <w:bookmarkEnd w:id="1"/>
      <w:r>
        <w:lastRenderedPageBreak/>
        <w:t>Executive Summary</w:t>
      </w:r>
      <w:bookmarkEnd w:id="2"/>
    </w:p>
    <w:p w:rsidR="00030AE3" w:rsidRDefault="00030AE3" w:rsidP="00F71D79">
      <w:pPr>
        <w:pStyle w:val="BodyText"/>
        <w:spacing w:before="240" w:after="120"/>
      </w:pPr>
      <w:bookmarkStart w:id="3" w:name="_Ref392063177"/>
      <w:r>
        <w:t>D</w:t>
      </w:r>
      <w:r w:rsidR="00D50239">
        <w:t>NV GL, on behalf of the Califor</w:t>
      </w:r>
      <w:r>
        <w:t>n</w:t>
      </w:r>
      <w:r w:rsidR="00D50239">
        <w:t>i</w:t>
      </w:r>
      <w:r>
        <w:t>a Public Utilities Commission (CPUC), conducted an impact evaluation of the 2010-2012 Whole House Retrofit Program</w:t>
      </w:r>
      <w:r w:rsidR="00F71D79">
        <w:t xml:space="preserve"> (</w:t>
      </w:r>
      <w:r>
        <w:t xml:space="preserve">also known as, Energy Upgrade California </w:t>
      </w:r>
      <w:r w:rsidR="00F71D79">
        <w:t xml:space="preserve">- </w:t>
      </w:r>
      <w:r>
        <w:t>EUC) implemented by the California Investor Owned Utilities (IOUs). The scope of the evaluation included conducting billing analysis to determine gross savings and realization rates and surveys to support estimating program free</w:t>
      </w:r>
      <w:r w:rsidR="00D50239">
        <w:t xml:space="preserve"> </w:t>
      </w:r>
      <w:r>
        <w:t>ridership. The key outcomes from this study will meet the CPUC’s requirement for ex post verification of EUC program performance in terms of energy savings and provide IOUs with feedback on areas for possible improvement as they continue with design enhancements.</w:t>
      </w:r>
    </w:p>
    <w:p w:rsidR="00030AE3" w:rsidRDefault="00030AE3" w:rsidP="00030AE3">
      <w:pPr>
        <w:pStyle w:val="Heading5"/>
        <w:numPr>
          <w:ilvl w:val="0"/>
          <w:numId w:val="0"/>
        </w:numPr>
      </w:pPr>
      <w:r>
        <w:t xml:space="preserve">Program Description </w:t>
      </w:r>
    </w:p>
    <w:p w:rsidR="00030AE3" w:rsidRDefault="00030AE3" w:rsidP="0022468B">
      <w:pPr>
        <w:pStyle w:val="BodyText"/>
        <w:spacing w:before="240" w:after="120"/>
      </w:pPr>
      <w:r w:rsidRPr="001B13A9">
        <w:t>There are tw</w:t>
      </w:r>
      <w:r>
        <w:t xml:space="preserve">o main </w:t>
      </w:r>
      <w:r w:rsidR="00F71D79">
        <w:t>W</w:t>
      </w:r>
      <w:r>
        <w:t xml:space="preserve">hole </w:t>
      </w:r>
      <w:r w:rsidR="00F71D79">
        <w:t>H</w:t>
      </w:r>
      <w:r>
        <w:t xml:space="preserve">ouse </w:t>
      </w:r>
      <w:r w:rsidR="00F71D79">
        <w:t>R</w:t>
      </w:r>
      <w:r>
        <w:t xml:space="preserve">etrofit </w:t>
      </w:r>
      <w:r w:rsidRPr="001B13A9">
        <w:t>program</w:t>
      </w:r>
      <w:r w:rsidR="0022468B">
        <w:t xml:space="preserve"> elements </w:t>
      </w:r>
      <w:r w:rsidRPr="001B13A9">
        <w:t xml:space="preserve">sponsored by the four California IOUs: (1) the Prescriptive Whole House Retrofit Program (PWHRP) or Basic Path, and (2) the Whole House Performance Program (WHPP) </w:t>
      </w:r>
      <w:r>
        <w:t xml:space="preserve">or Advanced Path.  </w:t>
      </w:r>
      <w:r w:rsidRPr="001B13A9">
        <w:t xml:space="preserve">The overall structure of the programs is similar across the four IOUs, aiming to provide wide-ranging energy efficiency measures to existing California residential dwellings. The </w:t>
      </w:r>
      <w:r>
        <w:t xml:space="preserve">main objectives of the program are: </w:t>
      </w:r>
    </w:p>
    <w:p w:rsidR="00030AE3" w:rsidRPr="00BB72BF" w:rsidRDefault="00030AE3" w:rsidP="00030AE3">
      <w:pPr>
        <w:pStyle w:val="Bullet1"/>
        <w:spacing w:after="120"/>
        <w:rPr>
          <w:rFonts w:asciiTheme="minorHAnsi" w:hAnsiTheme="minorHAnsi"/>
        </w:rPr>
      </w:pPr>
      <w:r w:rsidRPr="00BB72BF">
        <w:rPr>
          <w:rFonts w:asciiTheme="minorHAnsi" w:hAnsiTheme="minorHAnsi"/>
        </w:rPr>
        <w:t>Promote completion of retrofits based on preferred building science loading order</w:t>
      </w:r>
    </w:p>
    <w:p w:rsidR="00030AE3" w:rsidRDefault="00030AE3" w:rsidP="0022468B">
      <w:pPr>
        <w:pStyle w:val="Bullet1"/>
        <w:spacing w:after="120"/>
        <w:rPr>
          <w:rFonts w:asciiTheme="minorHAnsi" w:hAnsiTheme="minorHAnsi"/>
        </w:rPr>
      </w:pPr>
      <w:r w:rsidRPr="00BB72BF">
        <w:rPr>
          <w:rFonts w:asciiTheme="minorHAnsi" w:hAnsiTheme="minorHAnsi"/>
        </w:rPr>
        <w:t xml:space="preserve">Funnel participation </w:t>
      </w:r>
      <w:r w:rsidR="0022468B">
        <w:rPr>
          <w:rFonts w:asciiTheme="minorHAnsi" w:hAnsiTheme="minorHAnsi"/>
        </w:rPr>
        <w:t>to</w:t>
      </w:r>
      <w:r w:rsidRPr="00BB72BF">
        <w:rPr>
          <w:rFonts w:asciiTheme="minorHAnsi" w:hAnsiTheme="minorHAnsi"/>
        </w:rPr>
        <w:t xml:space="preserve"> core Energy Efficiency (EE), Demand Response (DR), distributed generation (e.g.</w:t>
      </w:r>
      <w:r>
        <w:rPr>
          <w:rFonts w:asciiTheme="minorHAnsi" w:hAnsiTheme="minorHAnsi"/>
        </w:rPr>
        <w:t>,</w:t>
      </w:r>
      <w:r w:rsidRPr="00BB72BF">
        <w:rPr>
          <w:rFonts w:asciiTheme="minorHAnsi" w:hAnsiTheme="minorHAnsi"/>
        </w:rPr>
        <w:t xml:space="preserve"> California Solar Initiative) portfolios, </w:t>
      </w:r>
    </w:p>
    <w:p w:rsidR="00030AE3" w:rsidRDefault="00030AE3" w:rsidP="00030AE3">
      <w:pPr>
        <w:pStyle w:val="Bullet1"/>
        <w:spacing w:after="120"/>
        <w:rPr>
          <w:rFonts w:asciiTheme="minorHAnsi" w:hAnsiTheme="minorHAnsi"/>
        </w:rPr>
      </w:pPr>
      <w:r>
        <w:rPr>
          <w:rFonts w:asciiTheme="minorHAnsi" w:hAnsiTheme="minorHAnsi"/>
        </w:rPr>
        <w:t>I</w:t>
      </w:r>
      <w:r w:rsidRPr="00BB72BF">
        <w:rPr>
          <w:rFonts w:asciiTheme="minorHAnsi" w:hAnsiTheme="minorHAnsi"/>
        </w:rPr>
        <w:t>ncrease awareness</w:t>
      </w:r>
      <w:r w:rsidR="0022468B">
        <w:rPr>
          <w:rFonts w:asciiTheme="minorHAnsi" w:hAnsiTheme="minorHAnsi"/>
        </w:rPr>
        <w:t xml:space="preserve"> of energy savings retrofits</w:t>
      </w:r>
      <w:r w:rsidRPr="00BB72BF">
        <w:rPr>
          <w:rFonts w:asciiTheme="minorHAnsi" w:hAnsiTheme="minorHAnsi"/>
        </w:rPr>
        <w:t xml:space="preserve"> through statewide coordinated marketing campaigns </w:t>
      </w:r>
    </w:p>
    <w:p w:rsidR="00030AE3" w:rsidRPr="00BB72BF" w:rsidRDefault="00030AE3" w:rsidP="00030AE3">
      <w:pPr>
        <w:pStyle w:val="Bullet1"/>
        <w:spacing w:after="120"/>
        <w:rPr>
          <w:rFonts w:asciiTheme="minorHAnsi" w:hAnsiTheme="minorHAnsi"/>
        </w:rPr>
      </w:pPr>
      <w:r w:rsidRPr="00BB72BF">
        <w:rPr>
          <w:rFonts w:asciiTheme="minorHAnsi" w:hAnsiTheme="minorHAnsi"/>
        </w:rPr>
        <w:t xml:space="preserve">Coordinate with communities, local governments, and allied third-parties for outreach on local retrofit and available contractor training opportunities </w:t>
      </w:r>
    </w:p>
    <w:p w:rsidR="00030AE3" w:rsidRDefault="00030AE3" w:rsidP="00030AE3">
      <w:pPr>
        <w:pStyle w:val="Heading5"/>
        <w:numPr>
          <w:ilvl w:val="0"/>
          <w:numId w:val="0"/>
        </w:numPr>
      </w:pPr>
      <w:r>
        <w:t xml:space="preserve">Evaluation Approach </w:t>
      </w:r>
    </w:p>
    <w:p w:rsidR="00030AE3" w:rsidRDefault="00030AE3" w:rsidP="00030AE3">
      <w:pPr>
        <w:pStyle w:val="BodyText"/>
        <w:spacing w:before="240" w:after="120"/>
      </w:pPr>
      <w:r>
        <w:t>The evaluation approach included two components.  The first component was a g</w:t>
      </w:r>
      <w:r w:rsidRPr="007D16BD">
        <w:rPr>
          <w:i/>
          <w:iCs/>
        </w:rPr>
        <w:t>ross savings analysis</w:t>
      </w:r>
      <w:r>
        <w:t xml:space="preserve"> that followed a billing analysis approach that addressed the challenges of evaluating a program during the early stage of implementation. Some of the challenges included: (1) no prior cycle program activity, (2) program starting during the middle of the 2010-2012 CPUC program cycle, and (3) program overlap with similar American Recovery and Reinvestment Act (ARRA) funded efforts until late 2012. The billing analysis methods used followed the California Evaluation Protocols and the Evaluation Framework. </w:t>
      </w:r>
    </w:p>
    <w:p w:rsidR="00030AE3" w:rsidRDefault="00030AE3" w:rsidP="00030AE3">
      <w:pPr>
        <w:pStyle w:val="BodyText"/>
        <w:spacing w:before="240" w:after="120"/>
      </w:pPr>
      <w:r>
        <w:lastRenderedPageBreak/>
        <w:t>The second evaluation component was a</w:t>
      </w:r>
      <w:r>
        <w:rPr>
          <w:i/>
          <w:iCs/>
        </w:rPr>
        <w:t xml:space="preserve"> s</w:t>
      </w:r>
      <w:r w:rsidRPr="007D16BD">
        <w:rPr>
          <w:i/>
          <w:iCs/>
        </w:rPr>
        <w:t>elf-reported free ridership analysis</w:t>
      </w:r>
      <w:r>
        <w:t xml:space="preserve"> used</w:t>
      </w:r>
      <w:r w:rsidRPr="008D13DA">
        <w:t xml:space="preserve"> to adjust the gross savings estimates to net savings estimates. The approach use</w:t>
      </w:r>
      <w:r>
        <w:t>d</w:t>
      </w:r>
      <w:r w:rsidRPr="008D13DA">
        <w:t xml:space="preserve"> </w:t>
      </w:r>
      <w:r>
        <w:t xml:space="preserve">participant and stakeholder surveys, following </w:t>
      </w:r>
      <w:r w:rsidRPr="008D13DA">
        <w:t xml:space="preserve">best practices </w:t>
      </w:r>
      <w:r>
        <w:t>for self-report according to</w:t>
      </w:r>
      <w:r w:rsidRPr="008D13DA">
        <w:t xml:space="preserve"> </w:t>
      </w:r>
      <w:r>
        <w:t xml:space="preserve">the </w:t>
      </w:r>
      <w:r w:rsidRPr="00F8223A">
        <w:rPr>
          <w:i/>
          <w:iCs/>
        </w:rPr>
        <w:t>Guidelines for Estimating Net-To-Gross Ratios Using the Self-Report Approach</w:t>
      </w:r>
      <w:r>
        <w:rPr>
          <w:rStyle w:val="FootnoteReference"/>
        </w:rPr>
        <w:footnoteReference w:id="2"/>
      </w:r>
      <w:r w:rsidRPr="008D13DA">
        <w:t>. The self-report analysis focus</w:t>
      </w:r>
      <w:r>
        <w:t>ed</w:t>
      </w:r>
      <w:r w:rsidRPr="008D13DA">
        <w:t xml:space="preserve"> on </w:t>
      </w:r>
      <w:r>
        <w:t>determining</w:t>
      </w:r>
      <w:r w:rsidRPr="008D13DA">
        <w:t xml:space="preserve"> savings </w:t>
      </w:r>
      <w:r>
        <w:t xml:space="preserve">attributable to IOU-funded projects </w:t>
      </w:r>
      <w:r w:rsidRPr="008D13DA">
        <w:t xml:space="preserve">and </w:t>
      </w:r>
      <w:r>
        <w:t>did</w:t>
      </w:r>
      <w:r w:rsidRPr="008D13DA">
        <w:t xml:space="preserve"> not fully address the </w:t>
      </w:r>
      <w:r>
        <w:t>possible overlap with ARRA</w:t>
      </w:r>
      <w:r w:rsidRPr="008D13DA">
        <w:t xml:space="preserve"> funding. </w:t>
      </w:r>
      <w:r>
        <w:t xml:space="preserve"> </w:t>
      </w:r>
    </w:p>
    <w:p w:rsidR="00030AE3" w:rsidRDefault="00030AE3" w:rsidP="00030AE3">
      <w:pPr>
        <w:pStyle w:val="Heading5"/>
        <w:numPr>
          <w:ilvl w:val="0"/>
          <w:numId w:val="0"/>
        </w:numPr>
      </w:pPr>
      <w:r>
        <w:t>Key Findings</w:t>
      </w:r>
    </w:p>
    <w:p w:rsidR="00030AE3" w:rsidRDefault="00030AE3" w:rsidP="00030AE3">
      <w:pPr>
        <w:pStyle w:val="BodyText"/>
      </w:pPr>
    </w:p>
    <w:p w:rsidR="00030AE3" w:rsidRDefault="00030AE3" w:rsidP="00030AE3">
      <w:pPr>
        <w:pStyle w:val="BodyText"/>
      </w:pPr>
      <w:r>
        <w:t xml:space="preserve">Below are key findings regarding how the program implementation in terms of the tools used and the current design/incentives are possibly influencing energy </w:t>
      </w:r>
      <w:proofErr w:type="gramStart"/>
      <w:r>
        <w:t>savings:</w:t>
      </w:r>
      <w:proofErr w:type="gramEnd"/>
    </w:p>
    <w:p w:rsidR="00030AE3" w:rsidRDefault="00030AE3" w:rsidP="00030AE3">
      <w:pPr>
        <w:pStyle w:val="BodyText"/>
      </w:pPr>
    </w:p>
    <w:p w:rsidR="00030AE3" w:rsidRDefault="00030AE3" w:rsidP="00030AE3">
      <w:pPr>
        <w:pStyle w:val="BodyText"/>
        <w:numPr>
          <w:ilvl w:val="0"/>
          <w:numId w:val="100"/>
        </w:numPr>
      </w:pPr>
      <w:r w:rsidRPr="00BE6A04">
        <w:t>The program used an energy simulation tool to estimate site specific savings. The tool’s overestimat</w:t>
      </w:r>
      <w:r>
        <w:t>ion</w:t>
      </w:r>
      <w:r w:rsidRPr="00BE6A04">
        <w:t xml:space="preserve"> of energy consumption has been well documented in the ex ante review and IOU process evaluations. The evaluation team found that gross savings were less than expected despite </w:t>
      </w:r>
      <w:r>
        <w:t xml:space="preserve">the </w:t>
      </w:r>
      <w:r w:rsidRPr="00BE6A04">
        <w:t xml:space="preserve">adjustments </w:t>
      </w:r>
      <w:r>
        <w:t xml:space="preserve">that the IOUs made </w:t>
      </w:r>
      <w:r w:rsidRPr="00BE6A04">
        <w:t xml:space="preserve">to the ex ante savings. The </w:t>
      </w:r>
      <w:r>
        <w:t xml:space="preserve">actual </w:t>
      </w:r>
      <w:r w:rsidRPr="00BE6A04">
        <w:t xml:space="preserve">energy consumption, especially electric consumption, </w:t>
      </w:r>
      <w:r>
        <w:t>is</w:t>
      </w:r>
      <w:r w:rsidRPr="00BE6A04">
        <w:t xml:space="preserve"> no</w:t>
      </w:r>
      <w:r>
        <w:t>t normally distributed</w:t>
      </w:r>
      <w:r w:rsidRPr="00BE6A04">
        <w:t xml:space="preserve"> around the average. Therefore, the assumptions the tool made </w:t>
      </w:r>
      <w:r>
        <w:t>were based on an</w:t>
      </w:r>
      <w:r w:rsidRPr="00BE6A04">
        <w:t xml:space="preserve"> incorrect average and did not capture the true extremes of high and low usage. </w:t>
      </w:r>
      <w:r>
        <w:t xml:space="preserve"> </w:t>
      </w:r>
      <w:r w:rsidRPr="00BE6A04">
        <w:t>This mean</w:t>
      </w:r>
      <w:r>
        <w:t>s</w:t>
      </w:r>
      <w:r w:rsidRPr="00BE6A04">
        <w:t xml:space="preserve"> that for a given home the estimate of savings could be higher than the estimate</w:t>
      </w:r>
      <w:r>
        <w:t>d</w:t>
      </w:r>
      <w:r w:rsidRPr="00BE6A04">
        <w:t xml:space="preserve"> usage. This idea is further described in the </w:t>
      </w:r>
      <w:r>
        <w:t>full report</w:t>
      </w:r>
      <w:r w:rsidRPr="00BE6A04">
        <w:t xml:space="preserve">. </w:t>
      </w:r>
    </w:p>
    <w:p w:rsidR="00030AE3" w:rsidRDefault="00030AE3" w:rsidP="00030AE3">
      <w:pPr>
        <w:pStyle w:val="BodyText"/>
        <w:ind w:left="720"/>
      </w:pPr>
    </w:p>
    <w:p w:rsidR="00030AE3" w:rsidRDefault="00030AE3" w:rsidP="00030AE3">
      <w:pPr>
        <w:pStyle w:val="BodyText"/>
        <w:numPr>
          <w:ilvl w:val="0"/>
          <w:numId w:val="100"/>
        </w:numPr>
      </w:pPr>
      <w:r w:rsidRPr="00BE6A04">
        <w:t>The majority of survey respondents scored as partial free</w:t>
      </w:r>
      <w:r>
        <w:t xml:space="preserve"> </w:t>
      </w:r>
      <w:r w:rsidRPr="00BE6A04">
        <w:t>riders</w:t>
      </w:r>
      <w:r>
        <w:t>.</w:t>
      </w:r>
      <w:r w:rsidRPr="00BE6A04">
        <w:t xml:space="preserve"> </w:t>
      </w:r>
      <w:r>
        <w:t>Survey</w:t>
      </w:r>
      <w:r w:rsidRPr="00BE6A04">
        <w:t xml:space="preserve"> responses support that many were planning to do a single measure regardless of incentive</w:t>
      </w:r>
      <w:r>
        <w:t>,</w:t>
      </w:r>
      <w:r w:rsidRPr="00BE6A04">
        <w:t xml:space="preserve"> and </w:t>
      </w:r>
      <w:r>
        <w:t xml:space="preserve">that </w:t>
      </w:r>
      <w:r w:rsidRPr="00BE6A04">
        <w:t xml:space="preserve">the program was responsible for inducing additional measures. </w:t>
      </w:r>
      <w:r>
        <w:t>Estimated</w:t>
      </w:r>
      <w:r w:rsidRPr="00BE6A04">
        <w:t xml:space="preserve"> free</w:t>
      </w:r>
      <w:r>
        <w:t xml:space="preserve"> </w:t>
      </w:r>
      <w:r w:rsidRPr="00BE6A04">
        <w:t xml:space="preserve">ridership would </w:t>
      </w:r>
      <w:r>
        <w:t xml:space="preserve">be </w:t>
      </w:r>
      <w:r w:rsidRPr="00BE6A04">
        <w:t>lower if the program claimed only the savings for the additional measures the participants were not already considering prior to the retrofit.</w:t>
      </w:r>
    </w:p>
    <w:p w:rsidR="00030AE3" w:rsidRDefault="00030AE3" w:rsidP="00030AE3">
      <w:pPr>
        <w:pStyle w:val="ListParagraph"/>
      </w:pPr>
    </w:p>
    <w:p w:rsidR="00030AE3" w:rsidRDefault="00030AE3" w:rsidP="00030AE3">
      <w:pPr>
        <w:pStyle w:val="BodyText"/>
        <w:numPr>
          <w:ilvl w:val="0"/>
          <w:numId w:val="100"/>
        </w:numPr>
      </w:pPr>
      <w:r>
        <w:t>An analysis of the survey and demographic from the PG&amp;E’s E</w:t>
      </w:r>
      <w:r w:rsidR="00F71D79">
        <w:t xml:space="preserve">nergy </w:t>
      </w:r>
      <w:r>
        <w:t>U</w:t>
      </w:r>
      <w:r w:rsidR="00F71D79">
        <w:t xml:space="preserve">pgrade </w:t>
      </w:r>
      <w:r>
        <w:t>C</w:t>
      </w:r>
      <w:r w:rsidR="00F71D79">
        <w:t>alifornia</w:t>
      </w:r>
      <w:r>
        <w:t xml:space="preserve"> Process evaluation along with results from this study provided additional insight and context to the analysis of the program impacts. We found that when the ARRA funding ended, participation seemed to migrate toward the Pacific coast, toward areas that have </w:t>
      </w:r>
      <w:r>
        <w:lastRenderedPageBreak/>
        <w:t>higher home values and incomes, but less potential electric savings. These homes tend to have lower savings and little need for financing to help fund projects.</w:t>
      </w:r>
    </w:p>
    <w:p w:rsidR="00030AE3" w:rsidRPr="00F8223A" w:rsidRDefault="00030AE3" w:rsidP="00030AE3">
      <w:pPr>
        <w:pStyle w:val="BodyText"/>
        <w:spacing w:before="240" w:after="120"/>
        <w:rPr>
          <w:b/>
          <w:bCs/>
        </w:rPr>
      </w:pPr>
      <w:r w:rsidRPr="00F8223A">
        <w:rPr>
          <w:b/>
          <w:bCs/>
        </w:rPr>
        <w:t xml:space="preserve">Program Impacts </w:t>
      </w:r>
    </w:p>
    <w:p w:rsidR="00030AE3" w:rsidRDefault="00030AE3" w:rsidP="00342634">
      <w:pPr>
        <w:pStyle w:val="BodyText"/>
        <w:spacing w:before="240" w:after="120"/>
      </w:pPr>
      <w:r w:rsidRPr="00CE18FF">
        <w:t xml:space="preserve">The evaluation </w:t>
      </w:r>
      <w:r>
        <w:t xml:space="preserve">results are presented in </w:t>
      </w:r>
      <w:r w:rsidR="00CC1106">
        <w:fldChar w:fldCharType="begin"/>
      </w:r>
      <w:r w:rsidR="00CC1106">
        <w:instrText xml:space="preserve"> REF _Ref393407214 \h </w:instrText>
      </w:r>
      <w:r w:rsidR="00CC1106">
        <w:fldChar w:fldCharType="separate"/>
      </w:r>
      <w:r w:rsidR="00CC1106">
        <w:t xml:space="preserve">Table </w:t>
      </w:r>
      <w:r w:rsidR="00CC1106">
        <w:rPr>
          <w:noProof/>
        </w:rPr>
        <w:t>1</w:t>
      </w:r>
      <w:r w:rsidR="00CC1106">
        <w:fldChar w:fldCharType="end"/>
      </w:r>
      <w:r>
        <w:t>.  We present results derived from estimating savings using a</w:t>
      </w:r>
      <w:r w:rsidR="00937690">
        <w:t xml:space="preserve"> billing analysis with</w:t>
      </w:r>
      <w:r>
        <w:t xml:space="preserve"> comparison group approach. We estimated t</w:t>
      </w:r>
      <w:r w:rsidRPr="00CE18FF">
        <w:t xml:space="preserve">otal net savings by applying the gross realization rate and the </w:t>
      </w:r>
      <w:r>
        <w:t>net-to-gross ratio (NTGR)</w:t>
      </w:r>
      <w:r w:rsidRPr="00CE18FF">
        <w:t xml:space="preserve"> to the program</w:t>
      </w:r>
      <w:r>
        <w:t>’s</w:t>
      </w:r>
      <w:r w:rsidRPr="00CE18FF">
        <w:t xml:space="preserve"> ex ante savings claims. </w:t>
      </w:r>
      <w:r>
        <w:t xml:space="preserve"> </w:t>
      </w:r>
      <w:r w:rsidRPr="00CE18FF">
        <w:t xml:space="preserve">The gross realization rates </w:t>
      </w:r>
      <w:r>
        <w:t>were different for</w:t>
      </w:r>
      <w:r w:rsidRPr="00CE18FF">
        <w:t xml:space="preserve"> 2010-11 and 2012 </w:t>
      </w:r>
      <w:r>
        <w:t>and thus were applied separately</w:t>
      </w:r>
      <w:r w:rsidR="004F06ED">
        <w:t xml:space="preserve"> in the full report, while this summary provides the totals for the program cycle</w:t>
      </w:r>
      <w:r>
        <w:t xml:space="preserve">.  </w:t>
      </w:r>
    </w:p>
    <w:p w:rsidR="00030AE3" w:rsidRDefault="00030AE3" w:rsidP="005108E9">
      <w:pPr>
        <w:pStyle w:val="BodyText"/>
        <w:spacing w:before="240" w:after="120"/>
      </w:pPr>
      <w:r>
        <w:t>Key findings from the analysis indicated that realizations are very low. The possible reasons for such discrepancies in GRR are</w:t>
      </w:r>
      <w:r w:rsidR="00741D85">
        <w:t xml:space="preserve"> that the</w:t>
      </w:r>
      <w:r w:rsidR="005108E9">
        <w:t xml:space="preserve"> </w:t>
      </w:r>
      <w:proofErr w:type="gramStart"/>
      <w:r w:rsidR="005108E9">
        <w:t>Advanced</w:t>
      </w:r>
      <w:proofErr w:type="gramEnd"/>
      <w:r w:rsidR="005108E9">
        <w:t xml:space="preserve"> path</w:t>
      </w:r>
      <w:r w:rsidR="00741D85">
        <w:t xml:space="preserve"> simulation tool overestimates usage and savings even more than that reflected in the ex ante adjustments.  The </w:t>
      </w:r>
      <w:r w:rsidR="005108E9">
        <w:t>B</w:t>
      </w:r>
      <w:r w:rsidR="00741D85">
        <w:t>asic path which did not have ex ante adjustments had a high</w:t>
      </w:r>
      <w:r w:rsidR="005108E9">
        <w:t>er</w:t>
      </w:r>
      <w:r w:rsidR="00741D85">
        <w:t xml:space="preserve"> realiza</w:t>
      </w:r>
      <w:r w:rsidR="005108E9">
        <w:t>tion rate, but the net savings of Basic was not evaluated as this study focused on Advanced path.</w:t>
      </w:r>
      <w:r w:rsidR="00741D85">
        <w:t xml:space="preserve"> </w:t>
      </w:r>
      <w:r w:rsidR="005108E9">
        <w:t xml:space="preserve"> Overall SCE had the highest realization rates for both paths.  One possibility is different QC and QA processes, but the programmatic differences by IOU were not studied.</w:t>
      </w:r>
      <w:r w:rsidR="00342634">
        <w:t xml:space="preserve">  One overall factor for realization rates is participation was more towards the coast than inland so the simulation tool may do a worse job at estimating savings on the coast compared to inland.  A hypothesis is that the model does a poor job accounting for operable window ventilation which would explain part of the issue that shows realization rates are worst for PG&amp;E which had participation in areas with good opportunities for night cooling with air conditioning. </w:t>
      </w:r>
    </w:p>
    <w:p w:rsidR="00030AE3" w:rsidRDefault="00030AE3" w:rsidP="00342634">
      <w:pPr>
        <w:pStyle w:val="BodyText"/>
        <w:spacing w:before="240" w:after="120"/>
      </w:pPr>
      <w:r>
        <w:t>We als</w:t>
      </w:r>
      <w:r w:rsidR="00342634">
        <w:t xml:space="preserve">o note that gas realization rates are higher than electric.  The incentives are based on relative savings of total site energy so the gas portion would be weighted more heavily than electric savings which may lead to more gas savings.  The issues with the overestimation of consumption remain and gas realization rates are still relatively low.  This cannot be explained by ventilation, but may have more to do with thermostat </w:t>
      </w:r>
      <w:proofErr w:type="spellStart"/>
      <w:r w:rsidR="00342634">
        <w:t>setpoints</w:t>
      </w:r>
      <w:proofErr w:type="spellEnd"/>
      <w:r w:rsidR="00342634">
        <w:t xml:space="preserve"> and homes being kept at lower temperatures than model assumptions.</w:t>
      </w:r>
    </w:p>
    <w:p w:rsidR="00030AE3" w:rsidRDefault="00030AE3" w:rsidP="00342634">
      <w:pPr>
        <w:pStyle w:val="BodyText"/>
        <w:spacing w:before="240" w:after="120"/>
      </w:pPr>
      <w:r>
        <w:t xml:space="preserve">Even though the IOUs may have different approaches for implementing the programs, the Net-to-Gross ratios do not vary that much across IOUs.  </w:t>
      </w:r>
      <w:r w:rsidR="00342634">
        <w:t xml:space="preserve">Partial </w:t>
      </w:r>
      <w:proofErr w:type="spellStart"/>
      <w:r w:rsidR="00342634">
        <w:t>freeridership</w:t>
      </w:r>
      <w:proofErr w:type="spellEnd"/>
      <w:r w:rsidR="00342634">
        <w:t xml:space="preserve"> appears to be prevalent, but for the </w:t>
      </w:r>
      <w:proofErr w:type="gramStart"/>
      <w:r w:rsidR="00342634">
        <w:t>Advanced</w:t>
      </w:r>
      <w:proofErr w:type="gramEnd"/>
      <w:r w:rsidR="00342634">
        <w:t xml:space="preserve"> path the </w:t>
      </w:r>
      <w:proofErr w:type="spellStart"/>
      <w:r w:rsidR="00342634">
        <w:t>freerider</w:t>
      </w:r>
      <w:proofErr w:type="spellEnd"/>
      <w:r w:rsidR="00342634">
        <w:t xml:space="preserve"> measures vary by site. </w:t>
      </w:r>
    </w:p>
    <w:p w:rsidR="00030AE3" w:rsidRDefault="00030AE3" w:rsidP="00030AE3">
      <w:pPr>
        <w:pStyle w:val="BodyText"/>
      </w:pPr>
    </w:p>
    <w:p w:rsidR="00030AE3" w:rsidRDefault="00FF72CC" w:rsidP="00342634">
      <w:pPr>
        <w:pStyle w:val="Caption"/>
        <w:rPr>
          <w:rFonts w:asciiTheme="minorHAnsi" w:hAnsiTheme="minorHAnsi" w:cs="Calibri"/>
          <w:sz w:val="20"/>
          <w:szCs w:val="20"/>
          <w:lang w:eastAsia="zh-CN"/>
        </w:rPr>
      </w:pPr>
      <w:bookmarkStart w:id="5" w:name="_Ref393407214"/>
      <w:bookmarkStart w:id="6" w:name="_Toc393446070"/>
      <w:r>
        <w:lastRenderedPageBreak/>
        <w:t xml:space="preserve">Table </w:t>
      </w:r>
      <w:r w:rsidR="00867E9C">
        <w:fldChar w:fldCharType="begin"/>
      </w:r>
      <w:r w:rsidR="00867E9C">
        <w:instrText xml:space="preserve"> SEQ Table \* ARABIC </w:instrText>
      </w:r>
      <w:r w:rsidR="00867E9C">
        <w:fldChar w:fldCharType="separate"/>
      </w:r>
      <w:r w:rsidR="00342634">
        <w:rPr>
          <w:noProof/>
        </w:rPr>
        <w:t>1</w:t>
      </w:r>
      <w:r w:rsidR="00867E9C">
        <w:rPr>
          <w:noProof/>
        </w:rPr>
        <w:fldChar w:fldCharType="end"/>
      </w:r>
      <w:bookmarkEnd w:id="3"/>
      <w:bookmarkEnd w:id="5"/>
      <w:r>
        <w:t xml:space="preserve">: </w:t>
      </w:r>
      <w:r w:rsidR="00971909">
        <w:t xml:space="preserve">Estimated </w:t>
      </w:r>
      <w:r>
        <w:t xml:space="preserve">Savings for </w:t>
      </w:r>
      <w:r w:rsidR="00971909">
        <w:t>the Whole House Retrofit Programs</w:t>
      </w:r>
      <w:r w:rsidR="00441176">
        <w:t xml:space="preserve"> </w:t>
      </w:r>
      <w:r w:rsidR="00441176" w:rsidRPr="00BA009C">
        <w:rPr>
          <w:rFonts w:asciiTheme="minorHAnsi" w:hAnsiTheme="minorHAnsi" w:cs="Calibri"/>
          <w:sz w:val="20"/>
          <w:szCs w:val="20"/>
          <w:lang w:eastAsia="zh-CN"/>
        </w:rPr>
        <w:t>1</w:t>
      </w:r>
      <w:bookmarkEnd w:id="6"/>
    </w:p>
    <w:tbl>
      <w:tblPr>
        <w:tblW w:w="8300" w:type="dxa"/>
        <w:tblInd w:w="93" w:type="dxa"/>
        <w:tblLook w:val="04A0" w:firstRow="1" w:lastRow="0" w:firstColumn="1" w:lastColumn="0" w:noHBand="0" w:noVBand="1"/>
      </w:tblPr>
      <w:tblGrid>
        <w:gridCol w:w="961"/>
        <w:gridCol w:w="1072"/>
        <w:gridCol w:w="1361"/>
        <w:gridCol w:w="1239"/>
        <w:gridCol w:w="1272"/>
        <w:gridCol w:w="870"/>
        <w:gridCol w:w="1206"/>
        <w:gridCol w:w="983"/>
      </w:tblGrid>
      <w:tr w:rsidR="00610AF1" w:rsidRPr="00610AF1" w:rsidTr="00610AF1">
        <w:trPr>
          <w:trHeight w:val="1800"/>
        </w:trPr>
        <w:tc>
          <w:tcPr>
            <w:tcW w:w="961" w:type="dxa"/>
            <w:tcBorders>
              <w:top w:val="nil"/>
              <w:left w:val="single" w:sz="8" w:space="0" w:color="auto"/>
              <w:bottom w:val="single" w:sz="8" w:space="0" w:color="auto"/>
              <w:right w:val="single" w:sz="8" w:space="0" w:color="auto"/>
            </w:tcBorders>
            <w:shd w:val="clear" w:color="000000" w:fill="366092"/>
            <w:noWrap/>
            <w:vAlign w:val="center"/>
            <w:hideMark/>
          </w:tcPr>
          <w:p w:rsidR="00610AF1" w:rsidRPr="00610AF1" w:rsidRDefault="00610AF1" w:rsidP="00610AF1">
            <w:pPr>
              <w:keepNext/>
              <w:spacing w:line="240" w:lineRule="auto"/>
              <w:rPr>
                <w:rFonts w:ascii="Arial" w:hAnsi="Arial" w:cs="Arial"/>
                <w:b/>
                <w:bCs/>
                <w:color w:val="FFFFFF"/>
                <w:sz w:val="20"/>
                <w:szCs w:val="20"/>
                <w:lang w:eastAsia="zh-CN"/>
              </w:rPr>
            </w:pPr>
            <w:r w:rsidRPr="00610AF1">
              <w:rPr>
                <w:rFonts w:ascii="Arial" w:hAnsi="Arial" w:cs="Arial"/>
                <w:b/>
                <w:bCs/>
                <w:color w:val="FFFFFF"/>
                <w:sz w:val="20"/>
                <w:szCs w:val="20"/>
                <w:lang w:eastAsia="zh-CN"/>
              </w:rPr>
              <w:t>IOU</w:t>
            </w:r>
          </w:p>
        </w:tc>
        <w:tc>
          <w:tcPr>
            <w:tcW w:w="916"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rPr>
                <w:rFonts w:ascii="Arial" w:hAnsi="Arial" w:cs="Arial"/>
                <w:b/>
                <w:bCs/>
                <w:color w:val="FFFFFF"/>
                <w:sz w:val="20"/>
                <w:szCs w:val="20"/>
                <w:lang w:eastAsia="zh-CN"/>
              </w:rPr>
            </w:pPr>
            <w:r w:rsidRPr="00610AF1">
              <w:rPr>
                <w:rFonts w:ascii="Arial" w:hAnsi="Arial" w:cs="Arial"/>
                <w:b/>
                <w:bCs/>
                <w:color w:val="FFFFFF"/>
                <w:sz w:val="20"/>
                <w:szCs w:val="20"/>
                <w:lang w:eastAsia="zh-CN"/>
              </w:rPr>
              <w:t>Fuel (Unit)</w:t>
            </w:r>
          </w:p>
        </w:tc>
        <w:tc>
          <w:tcPr>
            <w:tcW w:w="1175"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jc w:val="center"/>
              <w:rPr>
                <w:rFonts w:ascii="Arial" w:hAnsi="Arial" w:cs="Arial"/>
                <w:b/>
                <w:bCs/>
                <w:color w:val="FFFFFF"/>
                <w:sz w:val="20"/>
                <w:szCs w:val="20"/>
                <w:lang w:eastAsia="zh-CN"/>
              </w:rPr>
            </w:pPr>
            <w:r w:rsidRPr="00610AF1">
              <w:rPr>
                <w:rFonts w:ascii="Arial" w:hAnsi="Arial" w:cs="Arial"/>
                <w:b/>
                <w:bCs/>
                <w:color w:val="FFFFFF"/>
                <w:sz w:val="20"/>
                <w:szCs w:val="20"/>
                <w:lang w:eastAsia="zh-CN"/>
              </w:rPr>
              <w:t>Program Participants</w:t>
            </w:r>
          </w:p>
        </w:tc>
        <w:tc>
          <w:tcPr>
            <w:tcW w:w="1182"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jc w:val="center"/>
              <w:rPr>
                <w:rFonts w:ascii="Arial" w:hAnsi="Arial" w:cs="Arial"/>
                <w:b/>
                <w:bCs/>
                <w:color w:val="FFFFFF"/>
                <w:sz w:val="20"/>
                <w:szCs w:val="20"/>
                <w:lang w:eastAsia="zh-CN"/>
              </w:rPr>
            </w:pPr>
            <w:r w:rsidRPr="00610AF1">
              <w:rPr>
                <w:rFonts w:ascii="Arial" w:hAnsi="Arial" w:cs="Arial"/>
                <w:b/>
                <w:bCs/>
                <w:color w:val="FFFFFF"/>
                <w:sz w:val="20"/>
                <w:szCs w:val="20"/>
                <w:lang w:eastAsia="zh-CN"/>
              </w:rPr>
              <w:t>Total Ex Ante Savings per Year (Adjusted for Advanced)</w:t>
            </w:r>
          </w:p>
        </w:tc>
        <w:tc>
          <w:tcPr>
            <w:tcW w:w="1086"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jc w:val="center"/>
              <w:rPr>
                <w:rFonts w:ascii="Arial" w:hAnsi="Arial" w:cs="Arial"/>
                <w:b/>
                <w:bCs/>
                <w:color w:val="FFFFFF"/>
                <w:sz w:val="20"/>
                <w:szCs w:val="20"/>
                <w:lang w:eastAsia="zh-CN"/>
              </w:rPr>
            </w:pPr>
            <w:r w:rsidRPr="00610AF1">
              <w:rPr>
                <w:rFonts w:ascii="Arial" w:hAnsi="Arial" w:cs="Arial"/>
                <w:b/>
                <w:bCs/>
                <w:color w:val="FFFFFF"/>
                <w:sz w:val="20"/>
                <w:szCs w:val="20"/>
                <w:lang w:eastAsia="zh-CN"/>
              </w:rPr>
              <w:t>Gross Realization Rate (Relative to Claimed Savings)</w:t>
            </w:r>
          </w:p>
        </w:tc>
        <w:tc>
          <w:tcPr>
            <w:tcW w:w="870"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jc w:val="center"/>
              <w:rPr>
                <w:rFonts w:ascii="Arial" w:hAnsi="Arial" w:cs="Arial"/>
                <w:b/>
                <w:bCs/>
                <w:color w:val="FFFFFF"/>
                <w:sz w:val="20"/>
                <w:szCs w:val="20"/>
                <w:lang w:eastAsia="zh-CN"/>
              </w:rPr>
            </w:pPr>
            <w:r w:rsidRPr="00610AF1">
              <w:rPr>
                <w:rFonts w:ascii="Arial" w:hAnsi="Arial" w:cs="Arial"/>
                <w:b/>
                <w:bCs/>
                <w:color w:val="FFFFFF"/>
                <w:sz w:val="20"/>
                <w:szCs w:val="20"/>
                <w:lang w:eastAsia="zh-CN"/>
              </w:rPr>
              <w:t>Net to Gross Ratio  (Ex Ante for Basic)</w:t>
            </w:r>
          </w:p>
        </w:tc>
        <w:tc>
          <w:tcPr>
            <w:tcW w:w="1206"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jc w:val="center"/>
              <w:rPr>
                <w:rFonts w:ascii="Arial" w:hAnsi="Arial" w:cs="Arial"/>
                <w:b/>
                <w:bCs/>
                <w:color w:val="FFFFFF"/>
                <w:sz w:val="20"/>
                <w:szCs w:val="20"/>
                <w:lang w:eastAsia="zh-CN"/>
              </w:rPr>
            </w:pPr>
            <w:r w:rsidRPr="00610AF1">
              <w:rPr>
                <w:rFonts w:ascii="Arial" w:hAnsi="Arial" w:cs="Arial"/>
                <w:b/>
                <w:bCs/>
                <w:color w:val="FFFFFF"/>
                <w:sz w:val="20"/>
                <w:szCs w:val="20"/>
                <w:lang w:eastAsia="zh-CN"/>
              </w:rPr>
              <w:t>Total Gross Savings Per Year</w:t>
            </w:r>
          </w:p>
        </w:tc>
        <w:tc>
          <w:tcPr>
            <w:tcW w:w="904" w:type="dxa"/>
            <w:tcBorders>
              <w:top w:val="nil"/>
              <w:left w:val="nil"/>
              <w:bottom w:val="single" w:sz="8" w:space="0" w:color="auto"/>
              <w:right w:val="single" w:sz="8" w:space="0" w:color="auto"/>
            </w:tcBorders>
            <w:shd w:val="clear" w:color="000000" w:fill="366092"/>
            <w:vAlign w:val="center"/>
            <w:hideMark/>
          </w:tcPr>
          <w:p w:rsidR="00610AF1" w:rsidRPr="00610AF1" w:rsidRDefault="00610AF1" w:rsidP="00610AF1">
            <w:pPr>
              <w:spacing w:line="240" w:lineRule="auto"/>
              <w:jc w:val="center"/>
              <w:rPr>
                <w:rFonts w:ascii="Arial" w:hAnsi="Arial" w:cs="Arial"/>
                <w:b/>
                <w:bCs/>
                <w:color w:val="FFFFFF"/>
                <w:sz w:val="20"/>
                <w:szCs w:val="20"/>
                <w:lang w:eastAsia="zh-CN"/>
              </w:rPr>
            </w:pPr>
            <w:r w:rsidRPr="00610AF1">
              <w:rPr>
                <w:rFonts w:ascii="Arial" w:hAnsi="Arial" w:cs="Arial"/>
                <w:b/>
                <w:bCs/>
                <w:color w:val="FFFFFF"/>
                <w:sz w:val="20"/>
                <w:szCs w:val="20"/>
                <w:lang w:eastAsia="zh-CN"/>
              </w:rPr>
              <w:t>Total Net Savings Per Year</w:t>
            </w:r>
          </w:p>
        </w:tc>
      </w:tr>
      <w:tr w:rsidR="00610AF1" w:rsidRPr="00610AF1" w:rsidTr="00610AF1">
        <w:trPr>
          <w:trHeight w:val="315"/>
        </w:trPr>
        <w:tc>
          <w:tcPr>
            <w:tcW w:w="8300"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10AF1" w:rsidRPr="00610AF1" w:rsidRDefault="00610AF1" w:rsidP="00610AF1">
            <w:pPr>
              <w:keepNext/>
              <w:spacing w:line="240" w:lineRule="auto"/>
              <w:jc w:val="center"/>
              <w:rPr>
                <w:rFonts w:ascii="Arial" w:hAnsi="Arial" w:cs="Arial"/>
                <w:color w:val="000000"/>
                <w:sz w:val="20"/>
                <w:szCs w:val="20"/>
                <w:lang w:eastAsia="zh-CN"/>
              </w:rPr>
            </w:pPr>
            <w:r w:rsidRPr="00610AF1">
              <w:rPr>
                <w:rFonts w:ascii="Arial" w:hAnsi="Arial" w:cs="Arial"/>
                <w:color w:val="000000"/>
                <w:sz w:val="20"/>
                <w:szCs w:val="20"/>
                <w:lang w:eastAsia="zh-CN"/>
              </w:rPr>
              <w:t>Advanced</w:t>
            </w:r>
          </w:p>
        </w:tc>
      </w:tr>
      <w:tr w:rsidR="00610AF1" w:rsidRPr="00610AF1" w:rsidTr="00610AF1">
        <w:trPr>
          <w:trHeight w:val="525"/>
        </w:trPr>
        <w:tc>
          <w:tcPr>
            <w:tcW w:w="9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PG&amp;E</w:t>
            </w:r>
          </w:p>
        </w:tc>
        <w:tc>
          <w:tcPr>
            <w:tcW w:w="916"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Electricity (kWh)</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2,650</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4,219,142</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12.8%</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0.58</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538,429</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312,289</w:t>
            </w:r>
          </w:p>
        </w:tc>
      </w:tr>
      <w:tr w:rsidR="00610AF1" w:rsidRPr="00610AF1" w:rsidTr="00610AF1">
        <w:trPr>
          <w:trHeight w:val="525"/>
        </w:trPr>
        <w:tc>
          <w:tcPr>
            <w:tcW w:w="961" w:type="dxa"/>
            <w:vMerge/>
            <w:tcBorders>
              <w:top w:val="nil"/>
              <w:left w:val="single" w:sz="8" w:space="0" w:color="auto"/>
              <w:bottom w:val="single" w:sz="8" w:space="0" w:color="000000"/>
              <w:right w:val="single" w:sz="8" w:space="0" w:color="auto"/>
            </w:tcBorders>
            <w:vAlign w:val="center"/>
            <w:hideMark/>
          </w:tcPr>
          <w:p w:rsidR="00610AF1" w:rsidRPr="00610AF1" w:rsidRDefault="00610AF1" w:rsidP="00610AF1">
            <w:pPr>
              <w:keepNext/>
              <w:spacing w:line="240" w:lineRule="auto"/>
              <w:rPr>
                <w:rFonts w:ascii="Arial" w:hAnsi="Arial" w:cs="Arial"/>
                <w:color w:val="000000"/>
                <w:sz w:val="20"/>
                <w:szCs w:val="20"/>
                <w:lang w:eastAsia="zh-CN"/>
              </w:rPr>
            </w:pPr>
          </w:p>
        </w:tc>
        <w:tc>
          <w:tcPr>
            <w:tcW w:w="916"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Gas (</w:t>
            </w:r>
            <w:proofErr w:type="spellStart"/>
            <w:r w:rsidRPr="00610AF1">
              <w:rPr>
                <w:rFonts w:ascii="Arial" w:hAnsi="Arial" w:cs="Arial"/>
                <w:color w:val="000000"/>
                <w:sz w:val="20"/>
                <w:szCs w:val="20"/>
                <w:lang w:eastAsia="zh-CN"/>
              </w:rPr>
              <w:t>Therms</w:t>
            </w:r>
            <w:proofErr w:type="spellEnd"/>
            <w:r w:rsidRPr="00610AF1">
              <w:rPr>
                <w:rFonts w:ascii="Arial" w:hAnsi="Arial" w:cs="Arial"/>
                <w:color w:val="000000"/>
                <w:sz w:val="20"/>
                <w:szCs w:val="20"/>
                <w:lang w:eastAsia="zh-CN"/>
              </w:rPr>
              <w:t>)</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3,618</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749,510</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35.6%</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0.58</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266,637</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154,649</w:t>
            </w:r>
          </w:p>
        </w:tc>
      </w:tr>
      <w:tr w:rsidR="00610AF1" w:rsidRPr="00610AF1" w:rsidTr="00610AF1">
        <w:trPr>
          <w:trHeight w:val="525"/>
        </w:trPr>
        <w:tc>
          <w:tcPr>
            <w:tcW w:w="9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SDG&amp;E</w:t>
            </w:r>
          </w:p>
        </w:tc>
        <w:tc>
          <w:tcPr>
            <w:tcW w:w="916"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Electricity (kWh)</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318</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329,668</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14.0%</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0.64</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46,173</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29,551</w:t>
            </w:r>
          </w:p>
        </w:tc>
      </w:tr>
      <w:tr w:rsidR="00610AF1" w:rsidRPr="00610AF1" w:rsidTr="00610AF1">
        <w:trPr>
          <w:trHeight w:val="525"/>
        </w:trPr>
        <w:tc>
          <w:tcPr>
            <w:tcW w:w="961" w:type="dxa"/>
            <w:vMerge/>
            <w:tcBorders>
              <w:top w:val="nil"/>
              <w:left w:val="single" w:sz="8" w:space="0" w:color="auto"/>
              <w:bottom w:val="single" w:sz="8" w:space="0" w:color="000000"/>
              <w:right w:val="single" w:sz="8" w:space="0" w:color="auto"/>
            </w:tcBorders>
            <w:vAlign w:val="center"/>
            <w:hideMark/>
          </w:tcPr>
          <w:p w:rsidR="00610AF1" w:rsidRPr="00610AF1" w:rsidRDefault="00610AF1" w:rsidP="00610AF1">
            <w:pPr>
              <w:keepNext/>
              <w:spacing w:line="240" w:lineRule="auto"/>
              <w:rPr>
                <w:rFonts w:ascii="Arial" w:hAnsi="Arial" w:cs="Arial"/>
                <w:color w:val="000000"/>
                <w:sz w:val="20"/>
                <w:szCs w:val="20"/>
                <w:lang w:eastAsia="zh-CN"/>
              </w:rPr>
            </w:pPr>
          </w:p>
        </w:tc>
        <w:tc>
          <w:tcPr>
            <w:tcW w:w="916"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Gas (</w:t>
            </w:r>
            <w:proofErr w:type="spellStart"/>
            <w:r w:rsidRPr="00610AF1">
              <w:rPr>
                <w:rFonts w:ascii="Arial" w:hAnsi="Arial" w:cs="Arial"/>
                <w:color w:val="000000"/>
                <w:sz w:val="20"/>
                <w:szCs w:val="20"/>
                <w:lang w:eastAsia="zh-CN"/>
              </w:rPr>
              <w:t>Therms</w:t>
            </w:r>
            <w:proofErr w:type="spellEnd"/>
            <w:r w:rsidRPr="00610AF1">
              <w:rPr>
                <w:rFonts w:ascii="Arial" w:hAnsi="Arial" w:cs="Arial"/>
                <w:color w:val="000000"/>
                <w:sz w:val="20"/>
                <w:szCs w:val="20"/>
                <w:lang w:eastAsia="zh-CN"/>
              </w:rPr>
              <w:t>)</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311</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53,712</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36.5%</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0.64</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19,585</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12,534</w:t>
            </w:r>
          </w:p>
        </w:tc>
      </w:tr>
      <w:tr w:rsidR="00610AF1" w:rsidRPr="00610AF1" w:rsidTr="00610AF1">
        <w:trPr>
          <w:trHeight w:val="525"/>
        </w:trPr>
        <w:tc>
          <w:tcPr>
            <w:tcW w:w="961" w:type="dxa"/>
            <w:tcBorders>
              <w:top w:val="nil"/>
              <w:left w:val="single" w:sz="8" w:space="0" w:color="auto"/>
              <w:bottom w:val="single" w:sz="8" w:space="0" w:color="auto"/>
              <w:right w:val="single" w:sz="8" w:space="0" w:color="auto"/>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SCE</w:t>
            </w:r>
          </w:p>
        </w:tc>
        <w:tc>
          <w:tcPr>
            <w:tcW w:w="916" w:type="dxa"/>
            <w:tcBorders>
              <w:top w:val="nil"/>
              <w:left w:val="nil"/>
              <w:bottom w:val="nil"/>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Electricity (kWh)</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692</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677,269</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50.3%</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0.68</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340,397</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231,470</w:t>
            </w:r>
          </w:p>
        </w:tc>
      </w:tr>
      <w:tr w:rsidR="00610AF1" w:rsidRPr="00610AF1" w:rsidTr="00610AF1">
        <w:trPr>
          <w:trHeight w:val="525"/>
        </w:trPr>
        <w:tc>
          <w:tcPr>
            <w:tcW w:w="961" w:type="dxa"/>
            <w:tcBorders>
              <w:top w:val="nil"/>
              <w:left w:val="single" w:sz="8" w:space="0" w:color="auto"/>
              <w:bottom w:val="nil"/>
              <w:right w:val="nil"/>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SCG </w:t>
            </w:r>
          </w:p>
        </w:tc>
        <w:tc>
          <w:tcPr>
            <w:tcW w:w="916" w:type="dxa"/>
            <w:tcBorders>
              <w:top w:val="single" w:sz="8" w:space="0" w:color="auto"/>
              <w:left w:val="single" w:sz="8" w:space="0" w:color="auto"/>
              <w:bottom w:val="nil"/>
              <w:right w:val="single" w:sz="8" w:space="0" w:color="auto"/>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Gas (</w:t>
            </w:r>
            <w:proofErr w:type="spellStart"/>
            <w:r w:rsidRPr="00610AF1">
              <w:rPr>
                <w:rFonts w:ascii="Arial" w:hAnsi="Arial" w:cs="Arial"/>
                <w:color w:val="000000"/>
                <w:sz w:val="20"/>
                <w:szCs w:val="20"/>
                <w:lang w:eastAsia="zh-CN"/>
              </w:rPr>
              <w:t>Therms</w:t>
            </w:r>
            <w:proofErr w:type="spellEnd"/>
            <w:r w:rsidRPr="00610AF1">
              <w:rPr>
                <w:rFonts w:ascii="Arial" w:hAnsi="Arial" w:cs="Arial"/>
                <w:color w:val="000000"/>
                <w:sz w:val="20"/>
                <w:szCs w:val="20"/>
                <w:lang w:eastAsia="zh-CN"/>
              </w:rPr>
              <w:t>)</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639</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139,271</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63.4%</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0.68</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88,237</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60,001</w:t>
            </w:r>
          </w:p>
        </w:tc>
      </w:tr>
      <w:tr w:rsidR="00610AF1" w:rsidRPr="00610AF1" w:rsidTr="00610AF1">
        <w:trPr>
          <w:trHeight w:val="315"/>
        </w:trPr>
        <w:tc>
          <w:tcPr>
            <w:tcW w:w="8300"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10AF1" w:rsidRPr="00610AF1" w:rsidRDefault="00610AF1" w:rsidP="00610AF1">
            <w:pPr>
              <w:keepNext/>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Basic</w:t>
            </w:r>
          </w:p>
        </w:tc>
      </w:tr>
      <w:tr w:rsidR="00610AF1" w:rsidRPr="00610AF1" w:rsidTr="00610AF1">
        <w:trPr>
          <w:trHeight w:val="525"/>
        </w:trPr>
        <w:tc>
          <w:tcPr>
            <w:tcW w:w="9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PG&amp;E</w:t>
            </w:r>
          </w:p>
        </w:tc>
        <w:tc>
          <w:tcPr>
            <w:tcW w:w="916"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Electricity (kWh)</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92</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12,466</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5108E9" w:rsidP="005108E9">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Not Evaluated</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0.80</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12,466</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9,973</w:t>
            </w:r>
          </w:p>
        </w:tc>
      </w:tr>
      <w:tr w:rsidR="00610AF1" w:rsidRPr="00610AF1" w:rsidTr="00610AF1">
        <w:trPr>
          <w:trHeight w:val="525"/>
        </w:trPr>
        <w:tc>
          <w:tcPr>
            <w:tcW w:w="961" w:type="dxa"/>
            <w:vMerge/>
            <w:tcBorders>
              <w:top w:val="nil"/>
              <w:left w:val="single" w:sz="8" w:space="0" w:color="auto"/>
              <w:bottom w:val="single" w:sz="8" w:space="0" w:color="000000"/>
              <w:right w:val="single" w:sz="8" w:space="0" w:color="auto"/>
            </w:tcBorders>
            <w:vAlign w:val="center"/>
            <w:hideMark/>
          </w:tcPr>
          <w:p w:rsidR="00610AF1" w:rsidRPr="00610AF1" w:rsidRDefault="00610AF1" w:rsidP="00610AF1">
            <w:pPr>
              <w:keepNext/>
              <w:spacing w:line="240" w:lineRule="auto"/>
              <w:rPr>
                <w:rFonts w:ascii="Arial" w:hAnsi="Arial" w:cs="Arial"/>
                <w:color w:val="000000"/>
                <w:sz w:val="20"/>
                <w:szCs w:val="20"/>
                <w:lang w:eastAsia="zh-CN"/>
              </w:rPr>
            </w:pPr>
          </w:p>
        </w:tc>
        <w:tc>
          <w:tcPr>
            <w:tcW w:w="916"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Gas (</w:t>
            </w:r>
            <w:proofErr w:type="spellStart"/>
            <w:r w:rsidRPr="00610AF1">
              <w:rPr>
                <w:rFonts w:ascii="Arial" w:hAnsi="Arial" w:cs="Arial"/>
                <w:color w:val="000000"/>
                <w:sz w:val="20"/>
                <w:szCs w:val="20"/>
                <w:lang w:eastAsia="zh-CN"/>
              </w:rPr>
              <w:t>Therms</w:t>
            </w:r>
            <w:proofErr w:type="spellEnd"/>
            <w:r w:rsidRPr="00610AF1">
              <w:rPr>
                <w:rFonts w:ascii="Arial" w:hAnsi="Arial" w:cs="Arial"/>
                <w:color w:val="000000"/>
                <w:sz w:val="20"/>
                <w:szCs w:val="20"/>
                <w:lang w:eastAsia="zh-CN"/>
              </w:rPr>
              <w:t>)</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92</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2,254</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5108E9" w:rsidP="005108E9">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Not Evaluated</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0.80</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2,254</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1,803</w:t>
            </w:r>
          </w:p>
        </w:tc>
      </w:tr>
      <w:tr w:rsidR="00610AF1" w:rsidRPr="00610AF1" w:rsidTr="00610AF1">
        <w:trPr>
          <w:trHeight w:val="525"/>
        </w:trPr>
        <w:tc>
          <w:tcPr>
            <w:tcW w:w="9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SDG&amp;E</w:t>
            </w:r>
          </w:p>
        </w:tc>
        <w:tc>
          <w:tcPr>
            <w:tcW w:w="916" w:type="dxa"/>
            <w:tcBorders>
              <w:top w:val="nil"/>
              <w:left w:val="nil"/>
              <w:bottom w:val="nil"/>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Electricity (kWh)</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402</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346,529</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30.8%</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0.80</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106,878</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85,503</w:t>
            </w:r>
          </w:p>
        </w:tc>
      </w:tr>
      <w:tr w:rsidR="00610AF1" w:rsidRPr="00610AF1" w:rsidTr="00610AF1">
        <w:trPr>
          <w:trHeight w:val="525"/>
        </w:trPr>
        <w:tc>
          <w:tcPr>
            <w:tcW w:w="961" w:type="dxa"/>
            <w:vMerge/>
            <w:tcBorders>
              <w:top w:val="nil"/>
              <w:left w:val="single" w:sz="8" w:space="0" w:color="auto"/>
              <w:bottom w:val="single" w:sz="8" w:space="0" w:color="000000"/>
              <w:right w:val="single" w:sz="8" w:space="0" w:color="auto"/>
            </w:tcBorders>
            <w:vAlign w:val="center"/>
            <w:hideMark/>
          </w:tcPr>
          <w:p w:rsidR="00610AF1" w:rsidRPr="00610AF1" w:rsidRDefault="00610AF1" w:rsidP="00610AF1">
            <w:pPr>
              <w:keepNext/>
              <w:spacing w:line="240" w:lineRule="auto"/>
              <w:rPr>
                <w:rFonts w:ascii="Arial" w:hAnsi="Arial" w:cs="Arial"/>
                <w:color w:val="000000"/>
                <w:sz w:val="20"/>
                <w:szCs w:val="20"/>
                <w:lang w:eastAsia="zh-CN"/>
              </w:rPr>
            </w:pPr>
          </w:p>
        </w:tc>
        <w:tc>
          <w:tcPr>
            <w:tcW w:w="916" w:type="dxa"/>
            <w:tcBorders>
              <w:top w:val="single" w:sz="8" w:space="0" w:color="auto"/>
              <w:left w:val="nil"/>
              <w:bottom w:val="single" w:sz="8" w:space="0" w:color="auto"/>
              <w:right w:val="single" w:sz="8" w:space="0" w:color="auto"/>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Gas (</w:t>
            </w:r>
            <w:proofErr w:type="spellStart"/>
            <w:r w:rsidRPr="00610AF1">
              <w:rPr>
                <w:rFonts w:ascii="Arial" w:hAnsi="Arial" w:cs="Arial"/>
                <w:color w:val="000000"/>
                <w:sz w:val="20"/>
                <w:szCs w:val="20"/>
                <w:lang w:eastAsia="zh-CN"/>
              </w:rPr>
              <w:t>Therms</w:t>
            </w:r>
            <w:proofErr w:type="spellEnd"/>
            <w:r w:rsidRPr="00610AF1">
              <w:rPr>
                <w:rFonts w:ascii="Arial" w:hAnsi="Arial" w:cs="Arial"/>
                <w:color w:val="000000"/>
                <w:sz w:val="20"/>
                <w:szCs w:val="20"/>
                <w:lang w:eastAsia="zh-CN"/>
              </w:rPr>
              <w:t>)</w:t>
            </w:r>
          </w:p>
        </w:tc>
        <w:tc>
          <w:tcPr>
            <w:tcW w:w="1175" w:type="dxa"/>
            <w:tcBorders>
              <w:top w:val="nil"/>
              <w:left w:val="nil"/>
              <w:bottom w:val="single" w:sz="8" w:space="0" w:color="808080"/>
              <w:right w:val="single" w:sz="8" w:space="0" w:color="808080"/>
            </w:tcBorders>
            <w:shd w:val="clear" w:color="auto" w:fill="auto"/>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393</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16,219</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39.1%</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0.80</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6,336</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5,069</w:t>
            </w:r>
          </w:p>
        </w:tc>
      </w:tr>
      <w:tr w:rsidR="00610AF1" w:rsidRPr="00610AF1" w:rsidTr="00610AF1">
        <w:trPr>
          <w:trHeight w:val="525"/>
        </w:trPr>
        <w:tc>
          <w:tcPr>
            <w:tcW w:w="961" w:type="dxa"/>
            <w:tcBorders>
              <w:top w:val="single" w:sz="8" w:space="0" w:color="000000"/>
              <w:left w:val="single" w:sz="4" w:space="0" w:color="auto"/>
              <w:bottom w:val="single" w:sz="8" w:space="0" w:color="auto"/>
              <w:right w:val="single" w:sz="8" w:space="0" w:color="auto"/>
            </w:tcBorders>
            <w:shd w:val="clear" w:color="auto" w:fill="auto"/>
            <w:noWrap/>
            <w:vAlign w:val="center"/>
            <w:hideMark/>
          </w:tcPr>
          <w:p w:rsidR="00610AF1" w:rsidRPr="00610AF1" w:rsidRDefault="00610AF1" w:rsidP="00610AF1">
            <w:pPr>
              <w:keepNext/>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SCE</w:t>
            </w:r>
          </w:p>
        </w:tc>
        <w:tc>
          <w:tcPr>
            <w:tcW w:w="916" w:type="dxa"/>
            <w:tcBorders>
              <w:top w:val="nil"/>
              <w:left w:val="nil"/>
              <w:bottom w:val="nil"/>
              <w:right w:val="single" w:sz="8" w:space="0" w:color="808080"/>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Electricity (kWh)</w:t>
            </w:r>
          </w:p>
        </w:tc>
        <w:tc>
          <w:tcPr>
            <w:tcW w:w="1175"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1539</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637,860</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88.0%</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0.80</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561,149</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448,919</w:t>
            </w:r>
          </w:p>
        </w:tc>
      </w:tr>
      <w:tr w:rsidR="00610AF1" w:rsidRPr="00610AF1" w:rsidTr="00610AF1">
        <w:trPr>
          <w:trHeight w:val="525"/>
        </w:trPr>
        <w:tc>
          <w:tcPr>
            <w:tcW w:w="961"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SCG </w:t>
            </w:r>
          </w:p>
        </w:tc>
        <w:tc>
          <w:tcPr>
            <w:tcW w:w="916" w:type="dxa"/>
            <w:tcBorders>
              <w:top w:val="single" w:sz="8" w:space="0" w:color="auto"/>
              <w:left w:val="nil"/>
              <w:bottom w:val="single" w:sz="8" w:space="0" w:color="auto"/>
              <w:right w:val="single" w:sz="8" w:space="0" w:color="auto"/>
            </w:tcBorders>
            <w:shd w:val="clear" w:color="auto" w:fill="auto"/>
            <w:vAlign w:val="center"/>
            <w:hideMark/>
          </w:tcPr>
          <w:p w:rsidR="00610AF1" w:rsidRPr="00610AF1" w:rsidRDefault="00610AF1" w:rsidP="00610AF1">
            <w:pPr>
              <w:spacing w:line="240" w:lineRule="auto"/>
              <w:rPr>
                <w:rFonts w:ascii="Arial" w:hAnsi="Arial" w:cs="Arial"/>
                <w:color w:val="000000"/>
                <w:sz w:val="20"/>
                <w:szCs w:val="20"/>
                <w:lang w:eastAsia="zh-CN"/>
              </w:rPr>
            </w:pPr>
            <w:r w:rsidRPr="00610AF1">
              <w:rPr>
                <w:rFonts w:ascii="Arial" w:hAnsi="Arial" w:cs="Arial"/>
                <w:color w:val="000000"/>
                <w:sz w:val="20"/>
                <w:szCs w:val="20"/>
                <w:lang w:eastAsia="zh-CN"/>
              </w:rPr>
              <w:t>Gas (</w:t>
            </w:r>
            <w:proofErr w:type="spellStart"/>
            <w:r w:rsidRPr="00610AF1">
              <w:rPr>
                <w:rFonts w:ascii="Arial" w:hAnsi="Arial" w:cs="Arial"/>
                <w:color w:val="000000"/>
                <w:sz w:val="20"/>
                <w:szCs w:val="20"/>
                <w:lang w:eastAsia="zh-CN"/>
              </w:rPr>
              <w:t>Therms</w:t>
            </w:r>
            <w:proofErr w:type="spellEnd"/>
            <w:r w:rsidRPr="00610AF1">
              <w:rPr>
                <w:rFonts w:ascii="Arial" w:hAnsi="Arial" w:cs="Arial"/>
                <w:color w:val="000000"/>
                <w:sz w:val="20"/>
                <w:szCs w:val="20"/>
                <w:lang w:eastAsia="zh-CN"/>
              </w:rPr>
              <w:t>)</w:t>
            </w:r>
          </w:p>
        </w:tc>
        <w:tc>
          <w:tcPr>
            <w:tcW w:w="1175"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170</w:t>
            </w:r>
          </w:p>
        </w:tc>
        <w:tc>
          <w:tcPr>
            <w:tcW w:w="1182"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2,244</w:t>
            </w:r>
          </w:p>
        </w:tc>
        <w:tc>
          <w:tcPr>
            <w:tcW w:w="1086" w:type="dxa"/>
            <w:tcBorders>
              <w:top w:val="nil"/>
              <w:left w:val="nil"/>
              <w:bottom w:val="single" w:sz="8" w:space="0" w:color="auto"/>
              <w:right w:val="single" w:sz="8" w:space="0" w:color="auto"/>
            </w:tcBorders>
            <w:shd w:val="clear" w:color="auto" w:fill="auto"/>
            <w:noWrap/>
            <w:vAlign w:val="center"/>
            <w:hideMark/>
          </w:tcPr>
          <w:p w:rsidR="00610AF1" w:rsidRPr="00610AF1" w:rsidRDefault="005108E9" w:rsidP="005108E9">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Not Evaluated</w:t>
            </w:r>
          </w:p>
        </w:tc>
        <w:tc>
          <w:tcPr>
            <w:tcW w:w="870"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0.80</w:t>
            </w:r>
          </w:p>
        </w:tc>
        <w:tc>
          <w:tcPr>
            <w:tcW w:w="1206"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2,244</w:t>
            </w:r>
          </w:p>
        </w:tc>
        <w:tc>
          <w:tcPr>
            <w:tcW w:w="904" w:type="dxa"/>
            <w:tcBorders>
              <w:top w:val="nil"/>
              <w:left w:val="nil"/>
              <w:bottom w:val="single" w:sz="8" w:space="0" w:color="auto"/>
              <w:right w:val="single" w:sz="8" w:space="0" w:color="auto"/>
            </w:tcBorders>
            <w:shd w:val="clear" w:color="auto" w:fill="auto"/>
            <w:noWrap/>
            <w:vAlign w:val="center"/>
            <w:hideMark/>
          </w:tcPr>
          <w:p w:rsidR="00610AF1" w:rsidRPr="00610AF1" w:rsidRDefault="00610AF1" w:rsidP="00610AF1">
            <w:pPr>
              <w:spacing w:line="240" w:lineRule="auto"/>
              <w:jc w:val="right"/>
              <w:rPr>
                <w:rFonts w:ascii="Arial" w:hAnsi="Arial" w:cs="Arial"/>
                <w:color w:val="000000"/>
                <w:sz w:val="20"/>
                <w:szCs w:val="20"/>
                <w:lang w:eastAsia="zh-CN"/>
              </w:rPr>
            </w:pPr>
            <w:r w:rsidRPr="00610AF1">
              <w:rPr>
                <w:rFonts w:ascii="Arial" w:hAnsi="Arial" w:cs="Arial"/>
                <w:color w:val="000000"/>
                <w:sz w:val="20"/>
                <w:szCs w:val="20"/>
                <w:lang w:eastAsia="zh-CN"/>
              </w:rPr>
              <w:t>1,795</w:t>
            </w:r>
          </w:p>
        </w:tc>
      </w:tr>
    </w:tbl>
    <w:p w:rsidR="0051584E" w:rsidRDefault="0051584E" w:rsidP="0051584E">
      <w:pPr>
        <w:pStyle w:val="BodyText"/>
        <w:rPr>
          <w:lang w:eastAsia="zh-CN"/>
        </w:rPr>
      </w:pPr>
    </w:p>
    <w:p w:rsidR="00342634" w:rsidRDefault="00342634" w:rsidP="004F06ED">
      <w:pPr>
        <w:pStyle w:val="BodyText"/>
        <w:spacing w:before="240" w:after="120"/>
      </w:pPr>
      <w:r>
        <w:t xml:space="preserve">The evaluation team also made a direct comparison of ex post realization rates to compare to the ex ante disposition for Advanced path. The ex ante review final disposition provided adjustment factors for Advanced path claims which are  applied to tracking data through ex ante realization rates.  </w:t>
      </w:r>
      <w:r w:rsidR="004F06ED">
        <w:fldChar w:fldCharType="begin"/>
      </w:r>
      <w:r w:rsidR="004F06ED">
        <w:instrText xml:space="preserve"> REF _Ref393445456 \h </w:instrText>
      </w:r>
      <w:r w:rsidR="004F06ED">
        <w:fldChar w:fldCharType="separate"/>
      </w:r>
      <w:r w:rsidR="004F06ED">
        <w:t xml:space="preserve">Table </w:t>
      </w:r>
      <w:r w:rsidR="004F06ED">
        <w:rPr>
          <w:noProof/>
        </w:rPr>
        <w:t>2</w:t>
      </w:r>
      <w:r w:rsidR="004F06ED">
        <w:fldChar w:fldCharType="end"/>
      </w:r>
      <w:r w:rsidR="004F06ED">
        <w:t xml:space="preserve"> compares</w:t>
      </w:r>
      <w:r>
        <w:t xml:space="preserve"> the ex ante and ex post gross realization rates for </w:t>
      </w:r>
      <w:proofErr w:type="gramStart"/>
      <w:r>
        <w:t>Advanced</w:t>
      </w:r>
      <w:proofErr w:type="gramEnd"/>
      <w:r>
        <w:t xml:space="preserve"> path participants.</w:t>
      </w:r>
    </w:p>
    <w:p w:rsidR="00342634" w:rsidRDefault="00342634" w:rsidP="00030AE3">
      <w:pPr>
        <w:pStyle w:val="BodyText"/>
        <w:spacing w:before="240" w:after="120"/>
      </w:pPr>
    </w:p>
    <w:p w:rsidR="00342634" w:rsidRDefault="00342634" w:rsidP="00030AE3">
      <w:pPr>
        <w:pStyle w:val="BodyText"/>
        <w:spacing w:before="240" w:after="120"/>
      </w:pPr>
    </w:p>
    <w:p w:rsidR="00342634" w:rsidRPr="00342634" w:rsidRDefault="00342634" w:rsidP="00342634">
      <w:pPr>
        <w:pStyle w:val="Caption"/>
        <w:rPr>
          <w:bCs/>
        </w:rPr>
      </w:pPr>
      <w:bookmarkStart w:id="7" w:name="_Ref393445456"/>
      <w:bookmarkStart w:id="8" w:name="_Toc393446071"/>
      <w:r>
        <w:t xml:space="preserve">Table </w:t>
      </w:r>
      <w:r w:rsidR="00867E9C">
        <w:fldChar w:fldCharType="begin"/>
      </w:r>
      <w:r w:rsidR="00867E9C">
        <w:instrText xml:space="preserve"> SEQ Table \* ARABIC </w:instrText>
      </w:r>
      <w:r w:rsidR="00867E9C">
        <w:fldChar w:fldCharType="separate"/>
      </w:r>
      <w:r>
        <w:rPr>
          <w:noProof/>
        </w:rPr>
        <w:t>2</w:t>
      </w:r>
      <w:r w:rsidR="00867E9C">
        <w:rPr>
          <w:noProof/>
        </w:rPr>
        <w:fldChar w:fldCharType="end"/>
      </w:r>
      <w:bookmarkEnd w:id="7"/>
      <w:r>
        <w:t>: Realization Rate Comparison for Advanced Path</w:t>
      </w:r>
      <w:bookmarkEnd w:id="8"/>
    </w:p>
    <w:tbl>
      <w:tblPr>
        <w:tblW w:w="8020" w:type="dxa"/>
        <w:tblInd w:w="93" w:type="dxa"/>
        <w:tblLook w:val="04A0" w:firstRow="1" w:lastRow="0" w:firstColumn="1" w:lastColumn="0" w:noHBand="0" w:noVBand="1"/>
      </w:tblPr>
      <w:tblGrid>
        <w:gridCol w:w="961"/>
        <w:gridCol w:w="1072"/>
        <w:gridCol w:w="1361"/>
        <w:gridCol w:w="1006"/>
        <w:gridCol w:w="1050"/>
        <w:gridCol w:w="1272"/>
        <w:gridCol w:w="1272"/>
        <w:gridCol w:w="1272"/>
      </w:tblGrid>
      <w:tr w:rsidR="00342634" w:rsidRPr="00342634" w:rsidTr="00342634">
        <w:trPr>
          <w:trHeight w:val="300"/>
        </w:trPr>
        <w:tc>
          <w:tcPr>
            <w:tcW w:w="961" w:type="dxa"/>
            <w:vMerge w:val="restart"/>
            <w:tcBorders>
              <w:top w:val="single" w:sz="8" w:space="0" w:color="auto"/>
              <w:left w:val="single" w:sz="8" w:space="0" w:color="auto"/>
              <w:bottom w:val="single" w:sz="8" w:space="0" w:color="000000"/>
              <w:right w:val="single" w:sz="8" w:space="0" w:color="auto"/>
            </w:tcBorders>
            <w:shd w:val="clear" w:color="000000" w:fill="366092"/>
            <w:noWrap/>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IOU</w:t>
            </w:r>
          </w:p>
        </w:tc>
        <w:tc>
          <w:tcPr>
            <w:tcW w:w="894" w:type="dxa"/>
            <w:vMerge w:val="restart"/>
            <w:tcBorders>
              <w:top w:val="single" w:sz="8" w:space="0" w:color="auto"/>
              <w:left w:val="single" w:sz="8" w:space="0" w:color="auto"/>
              <w:bottom w:val="single" w:sz="8" w:space="0" w:color="000000"/>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Fuel (unit)</w:t>
            </w:r>
          </w:p>
        </w:tc>
        <w:tc>
          <w:tcPr>
            <w:tcW w:w="6165" w:type="dxa"/>
            <w:gridSpan w:val="6"/>
            <w:tcBorders>
              <w:top w:val="single" w:sz="8" w:space="0" w:color="auto"/>
              <w:left w:val="nil"/>
              <w:bottom w:val="nil"/>
              <w:right w:val="single" w:sz="8" w:space="0" w:color="000000"/>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Fixed Effects Model</w:t>
            </w:r>
          </w:p>
        </w:tc>
      </w:tr>
      <w:tr w:rsidR="00342634" w:rsidRPr="00342634" w:rsidTr="00342634">
        <w:trPr>
          <w:trHeight w:val="315"/>
        </w:trPr>
        <w:tc>
          <w:tcPr>
            <w:tcW w:w="961" w:type="dxa"/>
            <w:vMerge/>
            <w:tcBorders>
              <w:top w:val="single" w:sz="8" w:space="0" w:color="auto"/>
              <w:left w:val="single" w:sz="8" w:space="0" w:color="auto"/>
              <w:bottom w:val="single" w:sz="8" w:space="0" w:color="000000"/>
              <w:right w:val="single" w:sz="8" w:space="0" w:color="auto"/>
            </w:tcBorders>
            <w:vAlign w:val="center"/>
            <w:hideMark/>
          </w:tcPr>
          <w:p w:rsidR="00342634" w:rsidRPr="00342634" w:rsidRDefault="00342634" w:rsidP="00342634">
            <w:pPr>
              <w:spacing w:line="240" w:lineRule="auto"/>
              <w:rPr>
                <w:rFonts w:ascii="Arial" w:hAnsi="Arial" w:cs="Arial"/>
                <w:b/>
                <w:bCs/>
                <w:color w:val="FFFFFF"/>
                <w:sz w:val="20"/>
                <w:szCs w:val="20"/>
                <w:lang w:eastAsia="zh-CN"/>
              </w:rPr>
            </w:pPr>
          </w:p>
        </w:tc>
        <w:tc>
          <w:tcPr>
            <w:tcW w:w="894" w:type="dxa"/>
            <w:vMerge/>
            <w:tcBorders>
              <w:top w:val="single" w:sz="8" w:space="0" w:color="auto"/>
              <w:left w:val="single" w:sz="8" w:space="0" w:color="auto"/>
              <w:bottom w:val="single" w:sz="8" w:space="0" w:color="000000"/>
              <w:right w:val="single" w:sz="8" w:space="0" w:color="auto"/>
            </w:tcBorders>
            <w:vAlign w:val="center"/>
            <w:hideMark/>
          </w:tcPr>
          <w:p w:rsidR="00342634" w:rsidRPr="00342634" w:rsidRDefault="00342634" w:rsidP="00342634">
            <w:pPr>
              <w:spacing w:line="240" w:lineRule="auto"/>
              <w:rPr>
                <w:rFonts w:ascii="Arial" w:hAnsi="Arial" w:cs="Arial"/>
                <w:b/>
                <w:bCs/>
                <w:color w:val="FFFFFF"/>
                <w:sz w:val="20"/>
                <w:szCs w:val="20"/>
                <w:lang w:eastAsia="zh-CN"/>
              </w:rPr>
            </w:pPr>
          </w:p>
        </w:tc>
        <w:tc>
          <w:tcPr>
            <w:tcW w:w="6165" w:type="dxa"/>
            <w:gridSpan w:val="6"/>
            <w:tcBorders>
              <w:top w:val="nil"/>
              <w:left w:val="nil"/>
              <w:bottom w:val="single" w:sz="8" w:space="0" w:color="auto"/>
              <w:right w:val="single" w:sz="8" w:space="0" w:color="000000"/>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2010-12</w:t>
            </w:r>
          </w:p>
        </w:tc>
      </w:tr>
      <w:tr w:rsidR="00342634" w:rsidRPr="00342634" w:rsidTr="00342634">
        <w:trPr>
          <w:trHeight w:val="1545"/>
        </w:trPr>
        <w:tc>
          <w:tcPr>
            <w:tcW w:w="961" w:type="dxa"/>
            <w:vMerge/>
            <w:tcBorders>
              <w:top w:val="single" w:sz="8" w:space="0" w:color="auto"/>
              <w:left w:val="single" w:sz="8" w:space="0" w:color="auto"/>
              <w:bottom w:val="single" w:sz="8" w:space="0" w:color="000000"/>
              <w:right w:val="single" w:sz="8" w:space="0" w:color="auto"/>
            </w:tcBorders>
            <w:vAlign w:val="center"/>
            <w:hideMark/>
          </w:tcPr>
          <w:p w:rsidR="00342634" w:rsidRPr="00342634" w:rsidRDefault="00342634" w:rsidP="00342634">
            <w:pPr>
              <w:spacing w:line="240" w:lineRule="auto"/>
              <w:rPr>
                <w:rFonts w:ascii="Arial" w:hAnsi="Arial" w:cs="Arial"/>
                <w:b/>
                <w:bCs/>
                <w:color w:val="FFFFFF"/>
                <w:sz w:val="20"/>
                <w:szCs w:val="20"/>
                <w:lang w:eastAsia="zh-CN"/>
              </w:rPr>
            </w:pPr>
          </w:p>
        </w:tc>
        <w:tc>
          <w:tcPr>
            <w:tcW w:w="894" w:type="dxa"/>
            <w:vMerge/>
            <w:tcBorders>
              <w:top w:val="single" w:sz="8" w:space="0" w:color="auto"/>
              <w:left w:val="single" w:sz="8" w:space="0" w:color="auto"/>
              <w:bottom w:val="single" w:sz="8" w:space="0" w:color="000000"/>
              <w:right w:val="single" w:sz="8" w:space="0" w:color="auto"/>
            </w:tcBorders>
            <w:vAlign w:val="center"/>
            <w:hideMark/>
          </w:tcPr>
          <w:p w:rsidR="00342634" w:rsidRPr="00342634" w:rsidRDefault="00342634" w:rsidP="00342634">
            <w:pPr>
              <w:spacing w:line="240" w:lineRule="auto"/>
              <w:rPr>
                <w:rFonts w:ascii="Arial" w:hAnsi="Arial" w:cs="Arial"/>
                <w:b/>
                <w:bCs/>
                <w:color w:val="FFFFFF"/>
                <w:sz w:val="20"/>
                <w:szCs w:val="20"/>
                <w:lang w:eastAsia="zh-CN"/>
              </w:rPr>
            </w:pPr>
          </w:p>
        </w:tc>
        <w:tc>
          <w:tcPr>
            <w:tcW w:w="1175" w:type="dxa"/>
            <w:tcBorders>
              <w:top w:val="nil"/>
              <w:left w:val="nil"/>
              <w:bottom w:val="single" w:sz="8" w:space="0" w:color="auto"/>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Program Participants</w:t>
            </w:r>
          </w:p>
        </w:tc>
        <w:tc>
          <w:tcPr>
            <w:tcW w:w="835" w:type="dxa"/>
            <w:tcBorders>
              <w:top w:val="nil"/>
              <w:left w:val="nil"/>
              <w:bottom w:val="single" w:sz="8" w:space="0" w:color="auto"/>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Average Ex Ante</w:t>
            </w:r>
          </w:p>
        </w:tc>
        <w:tc>
          <w:tcPr>
            <w:tcW w:w="874" w:type="dxa"/>
            <w:tcBorders>
              <w:top w:val="nil"/>
              <w:left w:val="nil"/>
              <w:bottom w:val="single" w:sz="8" w:space="0" w:color="auto"/>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Savings Estimate</w:t>
            </w:r>
          </w:p>
        </w:tc>
        <w:tc>
          <w:tcPr>
            <w:tcW w:w="1109" w:type="dxa"/>
            <w:tcBorders>
              <w:top w:val="nil"/>
              <w:left w:val="nil"/>
              <w:bottom w:val="single" w:sz="8" w:space="0" w:color="auto"/>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Gross Realization Rate</w:t>
            </w:r>
          </w:p>
        </w:tc>
        <w:tc>
          <w:tcPr>
            <w:tcW w:w="1086" w:type="dxa"/>
            <w:tcBorders>
              <w:top w:val="nil"/>
              <w:left w:val="nil"/>
              <w:bottom w:val="single" w:sz="8" w:space="0" w:color="auto"/>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Applied Ex Ante Gross Realization Rate</w:t>
            </w:r>
          </w:p>
        </w:tc>
        <w:tc>
          <w:tcPr>
            <w:tcW w:w="1086" w:type="dxa"/>
            <w:tcBorders>
              <w:top w:val="nil"/>
              <w:left w:val="nil"/>
              <w:bottom w:val="single" w:sz="8" w:space="0" w:color="auto"/>
              <w:right w:val="single" w:sz="8" w:space="0" w:color="auto"/>
            </w:tcBorders>
            <w:shd w:val="clear" w:color="000000" w:fill="366092"/>
            <w:vAlign w:val="center"/>
            <w:hideMark/>
          </w:tcPr>
          <w:p w:rsidR="00342634" w:rsidRPr="00342634" w:rsidRDefault="00342634" w:rsidP="00342634">
            <w:pPr>
              <w:spacing w:line="240" w:lineRule="auto"/>
              <w:jc w:val="center"/>
              <w:rPr>
                <w:rFonts w:ascii="Arial" w:hAnsi="Arial" w:cs="Arial"/>
                <w:b/>
                <w:bCs/>
                <w:color w:val="FFFFFF"/>
                <w:sz w:val="20"/>
                <w:szCs w:val="20"/>
                <w:lang w:eastAsia="zh-CN"/>
              </w:rPr>
            </w:pPr>
            <w:r w:rsidRPr="00342634">
              <w:rPr>
                <w:rFonts w:ascii="Arial" w:hAnsi="Arial" w:cs="Arial"/>
                <w:b/>
                <w:bCs/>
                <w:color w:val="FFFFFF"/>
                <w:sz w:val="20"/>
                <w:szCs w:val="20"/>
                <w:lang w:eastAsia="zh-CN"/>
              </w:rPr>
              <w:t>Approved Ex Ante Gross Realization Rate</w:t>
            </w:r>
          </w:p>
        </w:tc>
      </w:tr>
      <w:tr w:rsidR="00342634" w:rsidRPr="00342634" w:rsidTr="00342634">
        <w:trPr>
          <w:trHeight w:val="315"/>
        </w:trPr>
        <w:tc>
          <w:tcPr>
            <w:tcW w:w="8020" w:type="dxa"/>
            <w:gridSpan w:val="8"/>
            <w:tcBorders>
              <w:top w:val="single" w:sz="8" w:space="0" w:color="auto"/>
              <w:left w:val="single" w:sz="8" w:space="0" w:color="auto"/>
              <w:bottom w:val="single" w:sz="8" w:space="0" w:color="auto"/>
              <w:right w:val="nil"/>
            </w:tcBorders>
            <w:shd w:val="clear" w:color="auto" w:fill="auto"/>
            <w:noWrap/>
            <w:vAlign w:val="center"/>
            <w:hideMark/>
          </w:tcPr>
          <w:p w:rsidR="00342634" w:rsidRPr="00342634" w:rsidRDefault="00342634" w:rsidP="00342634">
            <w:pPr>
              <w:spacing w:line="240" w:lineRule="auto"/>
              <w:jc w:val="center"/>
              <w:rPr>
                <w:rFonts w:ascii="Arial" w:hAnsi="Arial" w:cs="Arial"/>
                <w:color w:val="000000"/>
                <w:sz w:val="20"/>
                <w:szCs w:val="20"/>
                <w:lang w:eastAsia="zh-CN"/>
              </w:rPr>
            </w:pPr>
            <w:r w:rsidRPr="00342634">
              <w:rPr>
                <w:rFonts w:ascii="Arial" w:hAnsi="Arial" w:cs="Arial"/>
                <w:color w:val="000000"/>
                <w:sz w:val="20"/>
                <w:szCs w:val="20"/>
                <w:lang w:eastAsia="zh-CN"/>
              </w:rPr>
              <w:t>Advanced Path</w:t>
            </w:r>
          </w:p>
        </w:tc>
      </w:tr>
      <w:tr w:rsidR="00342634" w:rsidRPr="00342634" w:rsidTr="00342634">
        <w:trPr>
          <w:trHeight w:val="525"/>
        </w:trPr>
        <w:tc>
          <w:tcPr>
            <w:tcW w:w="9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PG&amp;E</w:t>
            </w:r>
          </w:p>
        </w:tc>
        <w:tc>
          <w:tcPr>
            <w:tcW w:w="894" w:type="dxa"/>
            <w:tcBorders>
              <w:top w:val="nil"/>
              <w:left w:val="nil"/>
              <w:bottom w:val="single" w:sz="8" w:space="0" w:color="808080"/>
              <w:right w:val="single" w:sz="8" w:space="0" w:color="808080"/>
            </w:tcBorders>
            <w:shd w:val="clear" w:color="auto" w:fill="auto"/>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Electricity (kWh)</w:t>
            </w:r>
          </w:p>
        </w:tc>
        <w:tc>
          <w:tcPr>
            <w:tcW w:w="1175" w:type="dxa"/>
            <w:tcBorders>
              <w:top w:val="nil"/>
              <w:left w:val="nil"/>
              <w:bottom w:val="nil"/>
              <w:right w:val="nil"/>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2,650</w:t>
            </w:r>
          </w:p>
        </w:tc>
        <w:tc>
          <w:tcPr>
            <w:tcW w:w="835" w:type="dxa"/>
            <w:tcBorders>
              <w:top w:val="nil"/>
              <w:left w:val="single" w:sz="8" w:space="0" w:color="auto"/>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2,654</w:t>
            </w:r>
          </w:p>
        </w:tc>
        <w:tc>
          <w:tcPr>
            <w:tcW w:w="874" w:type="dxa"/>
            <w:tcBorders>
              <w:top w:val="nil"/>
              <w:left w:val="nil"/>
              <w:bottom w:val="nil"/>
              <w:right w:val="nil"/>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203</w:t>
            </w:r>
          </w:p>
        </w:tc>
        <w:tc>
          <w:tcPr>
            <w:tcW w:w="1109" w:type="dxa"/>
            <w:tcBorders>
              <w:top w:val="nil"/>
              <w:left w:val="single" w:sz="8" w:space="0" w:color="auto"/>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7.7%</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60.0%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40.0%</w:t>
            </w:r>
          </w:p>
        </w:tc>
      </w:tr>
      <w:tr w:rsidR="00342634" w:rsidRPr="00342634" w:rsidTr="00342634">
        <w:trPr>
          <w:trHeight w:val="525"/>
        </w:trPr>
        <w:tc>
          <w:tcPr>
            <w:tcW w:w="961" w:type="dxa"/>
            <w:vMerge/>
            <w:tcBorders>
              <w:top w:val="nil"/>
              <w:left w:val="single" w:sz="8" w:space="0" w:color="auto"/>
              <w:bottom w:val="single" w:sz="8" w:space="0" w:color="000000"/>
              <w:right w:val="single" w:sz="8" w:space="0" w:color="auto"/>
            </w:tcBorders>
            <w:vAlign w:val="center"/>
            <w:hideMark/>
          </w:tcPr>
          <w:p w:rsidR="00342634" w:rsidRPr="00342634" w:rsidRDefault="00342634" w:rsidP="00342634">
            <w:pPr>
              <w:spacing w:line="240" w:lineRule="auto"/>
              <w:rPr>
                <w:rFonts w:ascii="Arial" w:hAnsi="Arial" w:cs="Arial"/>
                <w:color w:val="000000"/>
                <w:sz w:val="20"/>
                <w:szCs w:val="20"/>
                <w:lang w:eastAsia="zh-CN"/>
              </w:rPr>
            </w:pPr>
          </w:p>
        </w:tc>
        <w:tc>
          <w:tcPr>
            <w:tcW w:w="894" w:type="dxa"/>
            <w:tcBorders>
              <w:top w:val="nil"/>
              <w:left w:val="nil"/>
              <w:bottom w:val="single" w:sz="8" w:space="0" w:color="808080"/>
              <w:right w:val="single" w:sz="8" w:space="0" w:color="808080"/>
            </w:tcBorders>
            <w:shd w:val="clear" w:color="auto" w:fill="auto"/>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Gas (</w:t>
            </w:r>
            <w:proofErr w:type="spellStart"/>
            <w:r w:rsidRPr="00342634">
              <w:rPr>
                <w:rFonts w:ascii="Arial" w:hAnsi="Arial" w:cs="Arial"/>
                <w:color w:val="000000"/>
                <w:sz w:val="20"/>
                <w:szCs w:val="20"/>
                <w:lang w:eastAsia="zh-CN"/>
              </w:rPr>
              <w:t>Therms</w:t>
            </w:r>
            <w:proofErr w:type="spellEnd"/>
            <w:r w:rsidRPr="00342634">
              <w:rPr>
                <w:rFonts w:ascii="Arial" w:hAnsi="Arial" w:cs="Arial"/>
                <w:color w:val="000000"/>
                <w:sz w:val="20"/>
                <w:szCs w:val="20"/>
                <w:lang w:eastAsia="zh-CN"/>
              </w:rPr>
              <w:t>)</w:t>
            </w:r>
          </w:p>
        </w:tc>
        <w:tc>
          <w:tcPr>
            <w:tcW w:w="1175" w:type="dxa"/>
            <w:tcBorders>
              <w:top w:val="single" w:sz="8" w:space="0" w:color="auto"/>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3,618</w:t>
            </w:r>
          </w:p>
        </w:tc>
        <w:tc>
          <w:tcPr>
            <w:tcW w:w="835"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345</w:t>
            </w:r>
          </w:p>
        </w:tc>
        <w:tc>
          <w:tcPr>
            <w:tcW w:w="874" w:type="dxa"/>
            <w:tcBorders>
              <w:top w:val="single" w:sz="8" w:space="0" w:color="auto"/>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74</w:t>
            </w:r>
          </w:p>
        </w:tc>
        <w:tc>
          <w:tcPr>
            <w:tcW w:w="1109"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21.4%</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60.0%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80.0%</w:t>
            </w:r>
          </w:p>
        </w:tc>
      </w:tr>
      <w:tr w:rsidR="00342634" w:rsidRPr="00342634" w:rsidTr="00342634">
        <w:trPr>
          <w:trHeight w:val="525"/>
        </w:trPr>
        <w:tc>
          <w:tcPr>
            <w:tcW w:w="96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SDG&amp;E</w:t>
            </w:r>
          </w:p>
        </w:tc>
        <w:tc>
          <w:tcPr>
            <w:tcW w:w="894" w:type="dxa"/>
            <w:tcBorders>
              <w:top w:val="nil"/>
              <w:left w:val="nil"/>
              <w:bottom w:val="single" w:sz="8" w:space="0" w:color="808080"/>
              <w:right w:val="single" w:sz="8" w:space="0" w:color="808080"/>
            </w:tcBorders>
            <w:shd w:val="clear" w:color="auto" w:fill="auto"/>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Electricity (kWh)</w:t>
            </w:r>
          </w:p>
        </w:tc>
        <w:tc>
          <w:tcPr>
            <w:tcW w:w="1175"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318</w:t>
            </w:r>
          </w:p>
        </w:tc>
        <w:tc>
          <w:tcPr>
            <w:tcW w:w="835" w:type="dxa"/>
            <w:tcBorders>
              <w:top w:val="nil"/>
              <w:left w:val="nil"/>
              <w:bottom w:val="nil"/>
              <w:right w:val="nil"/>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2,592</w:t>
            </w:r>
          </w:p>
        </w:tc>
        <w:tc>
          <w:tcPr>
            <w:tcW w:w="874" w:type="dxa"/>
            <w:tcBorders>
              <w:top w:val="nil"/>
              <w:left w:val="single" w:sz="8" w:space="0" w:color="auto"/>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145</w:t>
            </w:r>
          </w:p>
        </w:tc>
        <w:tc>
          <w:tcPr>
            <w:tcW w:w="1109"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11.1%</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40.0%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40.0%</w:t>
            </w:r>
          </w:p>
        </w:tc>
      </w:tr>
      <w:tr w:rsidR="00342634" w:rsidRPr="00342634" w:rsidTr="00342634">
        <w:trPr>
          <w:trHeight w:val="525"/>
        </w:trPr>
        <w:tc>
          <w:tcPr>
            <w:tcW w:w="961" w:type="dxa"/>
            <w:vMerge/>
            <w:tcBorders>
              <w:top w:val="nil"/>
              <w:left w:val="single" w:sz="8" w:space="0" w:color="auto"/>
              <w:bottom w:val="single" w:sz="8" w:space="0" w:color="000000"/>
              <w:right w:val="single" w:sz="8" w:space="0" w:color="auto"/>
            </w:tcBorders>
            <w:vAlign w:val="center"/>
            <w:hideMark/>
          </w:tcPr>
          <w:p w:rsidR="00342634" w:rsidRPr="00342634" w:rsidRDefault="00342634" w:rsidP="00342634">
            <w:pPr>
              <w:spacing w:line="240" w:lineRule="auto"/>
              <w:rPr>
                <w:rFonts w:ascii="Arial" w:hAnsi="Arial" w:cs="Arial"/>
                <w:color w:val="000000"/>
                <w:sz w:val="20"/>
                <w:szCs w:val="20"/>
                <w:lang w:eastAsia="zh-CN"/>
              </w:rPr>
            </w:pPr>
          </w:p>
        </w:tc>
        <w:tc>
          <w:tcPr>
            <w:tcW w:w="894" w:type="dxa"/>
            <w:tcBorders>
              <w:top w:val="nil"/>
              <w:left w:val="nil"/>
              <w:bottom w:val="single" w:sz="8" w:space="0" w:color="808080"/>
              <w:right w:val="single" w:sz="8" w:space="0" w:color="808080"/>
            </w:tcBorders>
            <w:shd w:val="clear" w:color="auto" w:fill="auto"/>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Gas (</w:t>
            </w:r>
            <w:proofErr w:type="spellStart"/>
            <w:r w:rsidRPr="00342634">
              <w:rPr>
                <w:rFonts w:ascii="Arial" w:hAnsi="Arial" w:cs="Arial"/>
                <w:color w:val="000000"/>
                <w:sz w:val="20"/>
                <w:szCs w:val="20"/>
                <w:lang w:eastAsia="zh-CN"/>
              </w:rPr>
              <w:t>Therms</w:t>
            </w:r>
            <w:proofErr w:type="spellEnd"/>
            <w:r w:rsidRPr="00342634">
              <w:rPr>
                <w:rFonts w:ascii="Arial" w:hAnsi="Arial" w:cs="Arial"/>
                <w:color w:val="000000"/>
                <w:sz w:val="20"/>
                <w:szCs w:val="20"/>
                <w:lang w:eastAsia="zh-CN"/>
              </w:rPr>
              <w:t>)</w:t>
            </w:r>
          </w:p>
        </w:tc>
        <w:tc>
          <w:tcPr>
            <w:tcW w:w="1175"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311</w:t>
            </w:r>
          </w:p>
        </w:tc>
        <w:tc>
          <w:tcPr>
            <w:tcW w:w="835" w:type="dxa"/>
            <w:tcBorders>
              <w:top w:val="single" w:sz="8" w:space="0" w:color="auto"/>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216</w:t>
            </w:r>
          </w:p>
        </w:tc>
        <w:tc>
          <w:tcPr>
            <w:tcW w:w="874"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63</w:t>
            </w:r>
          </w:p>
        </w:tc>
        <w:tc>
          <w:tcPr>
            <w:tcW w:w="1109"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34.0%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80.0%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80.0%</w:t>
            </w:r>
          </w:p>
        </w:tc>
      </w:tr>
      <w:tr w:rsidR="00342634" w:rsidRPr="00342634" w:rsidTr="00342634">
        <w:trPr>
          <w:trHeight w:val="525"/>
        </w:trPr>
        <w:tc>
          <w:tcPr>
            <w:tcW w:w="961" w:type="dxa"/>
            <w:tcBorders>
              <w:top w:val="nil"/>
              <w:left w:val="single" w:sz="8" w:space="0" w:color="auto"/>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SCE</w:t>
            </w:r>
          </w:p>
        </w:tc>
        <w:tc>
          <w:tcPr>
            <w:tcW w:w="894" w:type="dxa"/>
            <w:tcBorders>
              <w:top w:val="nil"/>
              <w:left w:val="nil"/>
              <w:bottom w:val="nil"/>
              <w:right w:val="single" w:sz="8" w:space="0" w:color="808080"/>
            </w:tcBorders>
            <w:shd w:val="clear" w:color="auto" w:fill="auto"/>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Electricity (kWh)</w:t>
            </w:r>
          </w:p>
        </w:tc>
        <w:tc>
          <w:tcPr>
            <w:tcW w:w="1175"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692</w:t>
            </w:r>
          </w:p>
        </w:tc>
        <w:tc>
          <w:tcPr>
            <w:tcW w:w="835"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2,447</w:t>
            </w:r>
          </w:p>
        </w:tc>
        <w:tc>
          <w:tcPr>
            <w:tcW w:w="874" w:type="dxa"/>
            <w:tcBorders>
              <w:top w:val="nil"/>
              <w:left w:val="nil"/>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492</w:t>
            </w:r>
          </w:p>
        </w:tc>
        <w:tc>
          <w:tcPr>
            <w:tcW w:w="1109"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34.4%</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40.0%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40.0%</w:t>
            </w:r>
          </w:p>
        </w:tc>
      </w:tr>
      <w:tr w:rsidR="00342634" w:rsidRPr="00342634" w:rsidTr="00342634">
        <w:trPr>
          <w:trHeight w:val="525"/>
        </w:trPr>
        <w:tc>
          <w:tcPr>
            <w:tcW w:w="961" w:type="dxa"/>
            <w:tcBorders>
              <w:top w:val="nil"/>
              <w:left w:val="single" w:sz="8" w:space="0" w:color="auto"/>
              <w:bottom w:val="single" w:sz="8" w:space="0" w:color="auto"/>
              <w:right w:val="nil"/>
            </w:tcBorders>
            <w:shd w:val="clear" w:color="auto" w:fill="auto"/>
            <w:noWrap/>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SCG </w:t>
            </w:r>
          </w:p>
        </w:tc>
        <w:tc>
          <w:tcPr>
            <w:tcW w:w="89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42634" w:rsidRPr="00342634" w:rsidRDefault="00342634" w:rsidP="00342634">
            <w:pPr>
              <w:spacing w:line="240" w:lineRule="auto"/>
              <w:rPr>
                <w:rFonts w:ascii="Arial" w:hAnsi="Arial" w:cs="Arial"/>
                <w:color w:val="000000"/>
                <w:sz w:val="20"/>
                <w:szCs w:val="20"/>
                <w:lang w:eastAsia="zh-CN"/>
              </w:rPr>
            </w:pPr>
            <w:r w:rsidRPr="00342634">
              <w:rPr>
                <w:rFonts w:ascii="Arial" w:hAnsi="Arial" w:cs="Arial"/>
                <w:color w:val="000000"/>
                <w:sz w:val="20"/>
                <w:szCs w:val="20"/>
                <w:lang w:eastAsia="zh-CN"/>
              </w:rPr>
              <w:t>Gas (</w:t>
            </w:r>
            <w:proofErr w:type="spellStart"/>
            <w:r w:rsidRPr="00342634">
              <w:rPr>
                <w:rFonts w:ascii="Arial" w:hAnsi="Arial" w:cs="Arial"/>
                <w:color w:val="000000"/>
                <w:sz w:val="20"/>
                <w:szCs w:val="20"/>
                <w:lang w:eastAsia="zh-CN"/>
              </w:rPr>
              <w:t>Therms</w:t>
            </w:r>
            <w:proofErr w:type="spellEnd"/>
            <w:r w:rsidRPr="00342634">
              <w:rPr>
                <w:rFonts w:ascii="Arial" w:hAnsi="Arial" w:cs="Arial"/>
                <w:color w:val="000000"/>
                <w:sz w:val="20"/>
                <w:szCs w:val="20"/>
                <w:lang w:eastAsia="zh-CN"/>
              </w:rPr>
              <w:t>)</w:t>
            </w:r>
          </w:p>
        </w:tc>
        <w:tc>
          <w:tcPr>
            <w:tcW w:w="1175" w:type="dxa"/>
            <w:tcBorders>
              <w:top w:val="nil"/>
              <w:left w:val="nil"/>
              <w:bottom w:val="single" w:sz="8" w:space="0" w:color="auto"/>
              <w:right w:val="nil"/>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639</w:t>
            </w:r>
          </w:p>
        </w:tc>
        <w:tc>
          <w:tcPr>
            <w:tcW w:w="835" w:type="dxa"/>
            <w:tcBorders>
              <w:top w:val="nil"/>
              <w:left w:val="single" w:sz="8" w:space="0" w:color="auto"/>
              <w:bottom w:val="single" w:sz="8" w:space="0" w:color="auto"/>
              <w:right w:val="single" w:sz="8" w:space="0" w:color="auto"/>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272</w:t>
            </w:r>
          </w:p>
        </w:tc>
        <w:tc>
          <w:tcPr>
            <w:tcW w:w="874" w:type="dxa"/>
            <w:tcBorders>
              <w:top w:val="nil"/>
              <w:left w:val="nil"/>
              <w:bottom w:val="single" w:sz="8" w:space="0" w:color="auto"/>
              <w:right w:val="single" w:sz="8" w:space="0" w:color="808080"/>
            </w:tcBorders>
            <w:shd w:val="clear" w:color="auto" w:fill="auto"/>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138</w:t>
            </w:r>
          </w:p>
        </w:tc>
        <w:tc>
          <w:tcPr>
            <w:tcW w:w="1109"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69.3%</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80.0%</w:t>
            </w:r>
          </w:p>
        </w:tc>
        <w:tc>
          <w:tcPr>
            <w:tcW w:w="1086" w:type="dxa"/>
            <w:tcBorders>
              <w:top w:val="nil"/>
              <w:left w:val="nil"/>
              <w:bottom w:val="single" w:sz="8" w:space="0" w:color="auto"/>
              <w:right w:val="single" w:sz="8" w:space="0" w:color="auto"/>
            </w:tcBorders>
            <w:shd w:val="clear" w:color="auto" w:fill="auto"/>
            <w:noWrap/>
            <w:vAlign w:val="center"/>
            <w:hideMark/>
          </w:tcPr>
          <w:p w:rsidR="00342634" w:rsidRPr="00342634" w:rsidRDefault="00342634" w:rsidP="00342634">
            <w:pPr>
              <w:spacing w:line="240" w:lineRule="auto"/>
              <w:jc w:val="right"/>
              <w:rPr>
                <w:rFonts w:ascii="Arial" w:hAnsi="Arial" w:cs="Arial"/>
                <w:color w:val="000000"/>
                <w:sz w:val="20"/>
                <w:szCs w:val="20"/>
                <w:lang w:eastAsia="zh-CN"/>
              </w:rPr>
            </w:pPr>
            <w:r w:rsidRPr="00342634">
              <w:rPr>
                <w:rFonts w:ascii="Arial" w:hAnsi="Arial" w:cs="Arial"/>
                <w:color w:val="000000"/>
                <w:sz w:val="20"/>
                <w:szCs w:val="20"/>
                <w:lang w:eastAsia="zh-CN"/>
              </w:rPr>
              <w:t>80.0%</w:t>
            </w:r>
          </w:p>
        </w:tc>
      </w:tr>
    </w:tbl>
    <w:p w:rsidR="00342634" w:rsidRDefault="00342634" w:rsidP="00030AE3">
      <w:pPr>
        <w:pStyle w:val="BodyText"/>
        <w:spacing w:before="240" w:after="120"/>
        <w:rPr>
          <w:b/>
          <w:bCs/>
        </w:rPr>
      </w:pPr>
    </w:p>
    <w:p w:rsidR="00030AE3" w:rsidRPr="00030AE3" w:rsidRDefault="00030AE3" w:rsidP="00030AE3">
      <w:pPr>
        <w:pStyle w:val="BodyText"/>
        <w:spacing w:before="240" w:after="120"/>
        <w:rPr>
          <w:b/>
          <w:bCs/>
        </w:rPr>
      </w:pPr>
      <w:r w:rsidRPr="00030AE3">
        <w:rPr>
          <w:b/>
          <w:bCs/>
        </w:rPr>
        <w:t>Recommendations</w:t>
      </w:r>
    </w:p>
    <w:p w:rsidR="002A3456" w:rsidRDefault="00030AE3" w:rsidP="002A3456">
      <w:pPr>
        <w:pStyle w:val="BodyText"/>
      </w:pPr>
      <w:r>
        <w:t xml:space="preserve">The below recommendations are based on findings from this impact evaluation and from the Process Evaluations regarding targeted marketing.  </w:t>
      </w:r>
      <w:r w:rsidR="002A3456">
        <w:t xml:space="preserve">The impact evaluation showed energy savings to be lower than expected, with the gas savings across program delivery types and IOUs closer to expectations than electric savings which varied. The evaluation also determined that partial free riders comprised a majority of program participants in the Advanced Path. </w:t>
      </w:r>
    </w:p>
    <w:p w:rsidR="002A3456" w:rsidRDefault="002A3456" w:rsidP="002A3456">
      <w:pPr>
        <w:pStyle w:val="BodyText"/>
        <w:numPr>
          <w:ilvl w:val="0"/>
          <w:numId w:val="104"/>
        </w:numPr>
      </w:pPr>
      <w:r>
        <w:t>The impact evaluation found that like the ex ante disposition and the first IOU process evaluation, the energy simulation software overestimates usage and savings.  The evaluation team recommends support for statewide efforts via CALTEST to look at additional software options and program requirements that better predict consumption or that require using billing data to calibrate estimates.  Some of the evaluation team members supported these efforts via technical working group. The recommendations suggested in this section require that future estimates are calibrated or are more accurate than current estimates.</w:t>
      </w:r>
    </w:p>
    <w:p w:rsidR="002A3456" w:rsidRDefault="002A3456" w:rsidP="002A3456">
      <w:pPr>
        <w:pStyle w:val="ParaText"/>
        <w:numPr>
          <w:ilvl w:val="0"/>
          <w:numId w:val="34"/>
        </w:numPr>
      </w:pPr>
      <w:r>
        <w:lastRenderedPageBreak/>
        <w:t>Change from incentives based on percent savings for site energy and provide incentives similar to the non-residential custom programs on a dollar per unit of energy basis ($/kWh and $/</w:t>
      </w:r>
      <w:proofErr w:type="spellStart"/>
      <w:r>
        <w:t>therm</w:t>
      </w:r>
      <w:proofErr w:type="spellEnd"/>
      <w:r>
        <w:t xml:space="preserve">).  Currently the relative savings approach provides the same dollar amount to homes with low and high usage and does not align with the value of electric savings that is part of cost effectiveness calculations. Savings per unit of energy would provide more money to save more energy on an absolute basis and may increase program uptake in hotter climates by properly valuing electric savings.  </w:t>
      </w:r>
    </w:p>
    <w:p w:rsidR="002A3456" w:rsidRDefault="002A3456" w:rsidP="002A3456">
      <w:pPr>
        <w:pStyle w:val="ParaText"/>
        <w:numPr>
          <w:ilvl w:val="0"/>
          <w:numId w:val="34"/>
        </w:numPr>
      </w:pPr>
      <w:r>
        <w:t xml:space="preserve">Only provide incentives and claim savings for measures that the customer was not already considering. Only modeling the measures the customer would not have done in absence of the program will reduce free ridership. This documentation of which measures the customer would be doing can also support identifying early replacement measures and distinguishing them from replace on burnout.  The incentives would also then support “deeper” retrofits as opposed to providing some funding for free rider measures and only partial funding for additional measures. </w:t>
      </w:r>
    </w:p>
    <w:p w:rsidR="00030AE3" w:rsidRDefault="00030AE3" w:rsidP="004F06ED">
      <w:pPr>
        <w:pStyle w:val="ParaText"/>
        <w:numPr>
          <w:ilvl w:val="0"/>
          <w:numId w:val="34"/>
        </w:numPr>
      </w:pPr>
      <w:r>
        <w:t xml:space="preserve">Refocus the program toward inland areas with warmer temperatures (high use of cooling) and align financial support (additional incentives/financing) according to available household capital in order to achieve higher net savings. </w:t>
      </w:r>
    </w:p>
    <w:p w:rsidR="00030AE3" w:rsidRDefault="00030AE3" w:rsidP="00575F35">
      <w:pPr>
        <w:pStyle w:val="BodyText"/>
        <w:numPr>
          <w:ilvl w:val="0"/>
          <w:numId w:val="103"/>
        </w:numPr>
      </w:pPr>
      <w:r>
        <w:t xml:space="preserve">Homes with higher consumption near the coast have greater base load than cooling load.  For these homes, the program should emphasize measures that focus on advanced lighting, appliances, and electronics to increase site specific savings. </w:t>
      </w:r>
    </w:p>
    <w:p w:rsidR="00030AE3" w:rsidRPr="00030AE3" w:rsidRDefault="00030AE3" w:rsidP="00030AE3">
      <w:pPr>
        <w:pStyle w:val="BodyText"/>
        <w:spacing w:before="240" w:after="120"/>
        <w:rPr>
          <w:b/>
          <w:bCs/>
        </w:rPr>
      </w:pPr>
      <w:r w:rsidRPr="00030AE3">
        <w:rPr>
          <w:b/>
          <w:bCs/>
        </w:rPr>
        <w:t>Conclusions</w:t>
      </w:r>
    </w:p>
    <w:p w:rsidR="00030AE3" w:rsidRDefault="00030AE3" w:rsidP="004F06ED">
      <w:pPr>
        <w:pStyle w:val="BodyText"/>
        <w:spacing w:before="240" w:after="120"/>
      </w:pPr>
      <w:r>
        <w:t xml:space="preserve">Overall, the Whole House </w:t>
      </w:r>
      <w:r w:rsidR="00575F35">
        <w:t xml:space="preserve">Retrofit </w:t>
      </w:r>
      <w:r>
        <w:t xml:space="preserve">program as currently </w:t>
      </w:r>
      <w:r w:rsidR="00575F35">
        <w:t>implemented</w:t>
      </w:r>
      <w:r>
        <w:t xml:space="preserve"> </w:t>
      </w:r>
      <w:r w:rsidR="003B192E">
        <w:t xml:space="preserve">is not meeting its energy savings goals.  This is caused by a combination of factors that include (a) overestimation of savings in the retrofit planning (building modeling) phase, (b) indications of substantial </w:t>
      </w:r>
      <w:proofErr w:type="spellStart"/>
      <w:r w:rsidR="003B192E">
        <w:t>takeback</w:t>
      </w:r>
      <w:proofErr w:type="spellEnd"/>
      <w:r w:rsidR="003B192E">
        <w:t xml:space="preserve">, and (c) program deployment in mild weather areas where building shell measures are not likely to generate large energy savings.  </w:t>
      </w:r>
      <w:r>
        <w:t xml:space="preserve"> </w:t>
      </w:r>
    </w:p>
    <w:p w:rsidR="009A2084" w:rsidRDefault="00F53F5C" w:rsidP="004F06ED">
      <w:pPr>
        <w:pStyle w:val="BodyText"/>
      </w:pPr>
      <w:r>
        <w:t xml:space="preserve">The process evaluations and this impact evaluation provide recommendations to improve gross and net savings.  Many of the recommendations require improved energy estimating tools or estimates calibrated to actual consumption.  </w:t>
      </w:r>
      <w:r w:rsidR="00C712E8">
        <w:t>The programs could consider a scenario of improved savings after implementing tool calibration or improvement, targeted marketing to high users, targeted measures based on location (or more specifically the estimated weather-dependent load), and incentives per unit of energy saved</w:t>
      </w:r>
      <w:r w:rsidR="00323F7F">
        <w:t xml:space="preserve">.  The normalized annual consumption from this evaluation can be used to review whether higher percent savings would then create substantial changes in program cost effectiveness.  </w:t>
      </w:r>
    </w:p>
    <w:p w:rsidR="00914141" w:rsidRDefault="009A2084" w:rsidP="009A2084">
      <w:pPr>
        <w:pStyle w:val="Heading1"/>
        <w:keepNext w:val="0"/>
      </w:pPr>
      <w:r>
        <w:br w:type="page"/>
      </w:r>
      <w:bookmarkStart w:id="9" w:name="_Toc393446015"/>
      <w:r w:rsidR="00B92CB2" w:rsidRPr="00AD200F">
        <w:lastRenderedPageBreak/>
        <w:t>Introduction</w:t>
      </w:r>
      <w:bookmarkEnd w:id="9"/>
    </w:p>
    <w:p w:rsidR="00177D77" w:rsidRDefault="00AA3B53" w:rsidP="00177D77">
      <w:pPr>
        <w:rPr>
          <w:rFonts w:cs="Arial"/>
        </w:rPr>
      </w:pPr>
      <w:r w:rsidRPr="00AA3B53">
        <w:rPr>
          <w:rFonts w:cs="Arial"/>
        </w:rPr>
        <w:t xml:space="preserve">This document presents the impact evaluation of the California investor-owned utilities (IOUs) Program Year 2010-2012 </w:t>
      </w:r>
      <w:r w:rsidR="00177D77" w:rsidRPr="00177D77">
        <w:rPr>
          <w:rFonts w:cs="Arial"/>
        </w:rPr>
        <w:t>Whole House Retrofit</w:t>
      </w:r>
      <w:r w:rsidR="00177D77">
        <w:rPr>
          <w:rFonts w:cs="Arial"/>
        </w:rPr>
        <w:t xml:space="preserve"> Programs, also known by their marketing name</w:t>
      </w:r>
      <w:r w:rsidR="00177D77" w:rsidRPr="00177D77">
        <w:rPr>
          <w:rFonts w:cs="Arial"/>
        </w:rPr>
        <w:t xml:space="preserve"> Energy Upgrade California</w:t>
      </w:r>
      <w:r w:rsidRPr="00AA3B53">
        <w:rPr>
          <w:rFonts w:cs="Arial"/>
        </w:rPr>
        <w:t xml:space="preserve">. </w:t>
      </w:r>
    </w:p>
    <w:p w:rsidR="00177D77" w:rsidRDefault="00177D77" w:rsidP="00AA3B53">
      <w:pPr>
        <w:rPr>
          <w:rFonts w:cs="Arial"/>
        </w:rPr>
      </w:pPr>
    </w:p>
    <w:p w:rsidR="00AA3B53" w:rsidRDefault="00AA3B53" w:rsidP="00AA3B53">
      <w:pPr>
        <w:rPr>
          <w:rFonts w:cs="Arial"/>
        </w:rPr>
      </w:pPr>
      <w:r w:rsidRPr="00325783">
        <w:rPr>
          <w:rFonts w:cs="Arial"/>
        </w:rPr>
        <w:t xml:space="preserve">The </w:t>
      </w:r>
      <w:r>
        <w:rPr>
          <w:rFonts w:cs="Arial"/>
        </w:rPr>
        <w:t>primary</w:t>
      </w:r>
      <w:r w:rsidRPr="00325783">
        <w:rPr>
          <w:rFonts w:cs="Arial"/>
        </w:rPr>
        <w:t xml:space="preserve"> objective</w:t>
      </w:r>
      <w:r>
        <w:rPr>
          <w:rFonts w:cs="Arial"/>
        </w:rPr>
        <w:t>s</w:t>
      </w:r>
      <w:r w:rsidRPr="00325783">
        <w:rPr>
          <w:rFonts w:cs="Arial"/>
        </w:rPr>
        <w:t xml:space="preserve"> of </w:t>
      </w:r>
      <w:r w:rsidRPr="002C0249">
        <w:rPr>
          <w:rFonts w:cs="Arial"/>
        </w:rPr>
        <w:t xml:space="preserve">the 2010-12 </w:t>
      </w:r>
      <w:r>
        <w:rPr>
          <w:rFonts w:cs="Arial"/>
        </w:rPr>
        <w:t xml:space="preserve">Whole House Retrofit </w:t>
      </w:r>
      <w:r w:rsidRPr="002C0249">
        <w:rPr>
          <w:rFonts w:cs="Arial"/>
        </w:rPr>
        <w:t>impact evaluation are to</w:t>
      </w:r>
      <w:r>
        <w:rPr>
          <w:rFonts w:cs="Arial"/>
        </w:rPr>
        <w:t>:</w:t>
      </w:r>
    </w:p>
    <w:p w:rsidR="00AA3B53" w:rsidRPr="00743DE3" w:rsidRDefault="00AA3B53" w:rsidP="00AA3B53">
      <w:pPr>
        <w:pStyle w:val="ListParagraph"/>
        <w:numPr>
          <w:ilvl w:val="0"/>
          <w:numId w:val="99"/>
        </w:numPr>
        <w:spacing w:line="312" w:lineRule="auto"/>
        <w:rPr>
          <w:rFonts w:cs="Arial"/>
        </w:rPr>
      </w:pPr>
      <w:r>
        <w:rPr>
          <w:rFonts w:cs="Arial"/>
        </w:rPr>
        <w:t>E</w:t>
      </w:r>
      <w:r w:rsidRPr="0093643C">
        <w:rPr>
          <w:rFonts w:cs="Arial"/>
        </w:rPr>
        <w:t xml:space="preserve">valuate the </w:t>
      </w:r>
      <w:r>
        <w:rPr>
          <w:rFonts w:cs="Arial"/>
        </w:rPr>
        <w:t>gross</w:t>
      </w:r>
      <w:r w:rsidRPr="0093643C">
        <w:rPr>
          <w:rFonts w:cs="Arial"/>
        </w:rPr>
        <w:t xml:space="preserve"> and </w:t>
      </w:r>
      <w:r>
        <w:rPr>
          <w:rFonts w:cs="Arial"/>
        </w:rPr>
        <w:t>net</w:t>
      </w:r>
      <w:r w:rsidRPr="0093643C">
        <w:rPr>
          <w:rFonts w:cs="Arial"/>
        </w:rPr>
        <w:t xml:space="preserve"> savings</w:t>
      </w:r>
      <w:r>
        <w:rPr>
          <w:rFonts w:cs="Arial"/>
        </w:rPr>
        <w:t xml:space="preserve"> resulting from the 2010-</w:t>
      </w:r>
      <w:r w:rsidRPr="00743DE3">
        <w:rPr>
          <w:rFonts w:cs="Arial"/>
        </w:rPr>
        <w:t xml:space="preserve">12 </w:t>
      </w:r>
      <w:r>
        <w:rPr>
          <w:rFonts w:cs="Arial"/>
        </w:rPr>
        <w:t>whole house</w:t>
      </w:r>
      <w:r w:rsidRPr="00534426">
        <w:rPr>
          <w:rFonts w:cs="Arial"/>
        </w:rPr>
        <w:t xml:space="preserve"> measures and programs</w:t>
      </w:r>
    </w:p>
    <w:p w:rsidR="00AA3B53" w:rsidRDefault="00AA3B53" w:rsidP="00AA3B53">
      <w:pPr>
        <w:pStyle w:val="ListParagraph"/>
        <w:numPr>
          <w:ilvl w:val="0"/>
          <w:numId w:val="99"/>
        </w:numPr>
        <w:spacing w:line="312" w:lineRule="auto"/>
      </w:pPr>
      <w:r>
        <w:t>P</w:t>
      </w:r>
      <w:r w:rsidRPr="00325783">
        <w:t xml:space="preserve">rovide feedback to the IOUs on the </w:t>
      </w:r>
      <w:r>
        <w:t xml:space="preserve">performance of these </w:t>
      </w:r>
      <w:r w:rsidRPr="00325783">
        <w:t xml:space="preserve">programs and their measures </w:t>
      </w:r>
      <w:r>
        <w:t>to</w:t>
      </w:r>
      <w:r w:rsidRPr="00325783">
        <w:t xml:space="preserve"> support future program design improvements and future program ex ante impact estimation</w:t>
      </w:r>
    </w:p>
    <w:p w:rsidR="00AA3B53" w:rsidRDefault="00AA3B53" w:rsidP="00AA3B53">
      <w:pPr>
        <w:pStyle w:val="ListParagraph"/>
        <w:numPr>
          <w:ilvl w:val="0"/>
          <w:numId w:val="99"/>
        </w:numPr>
        <w:spacing w:line="312" w:lineRule="auto"/>
        <w:rPr>
          <w:rFonts w:cs="Arial"/>
        </w:rPr>
      </w:pPr>
      <w:r w:rsidRPr="00E055D3">
        <w:rPr>
          <w:rFonts w:cs="Arial"/>
        </w:rPr>
        <w:t>Support the California Energy Efficiency Strategic Plan Goals</w:t>
      </w:r>
    </w:p>
    <w:p w:rsidR="00AA3B53" w:rsidRPr="00AA3B53" w:rsidRDefault="008661D8" w:rsidP="008661D8">
      <w:pPr>
        <w:pStyle w:val="ParaText"/>
      </w:pPr>
      <w:r>
        <w:t>Section 1 of this report (this introduction)</w:t>
      </w:r>
      <w:r w:rsidR="00177D77">
        <w:t xml:space="preserve"> includes evaluation and program</w:t>
      </w:r>
      <w:r>
        <w:t xml:space="preserve"> overviews.  S</w:t>
      </w:r>
      <w:r w:rsidR="00177D77">
        <w:t xml:space="preserve">ection </w:t>
      </w:r>
      <w:r>
        <w:t>2 describes the methodology and results of the gross savings estimates.  Section 3 presents the estimation of free</w:t>
      </w:r>
      <w:r w:rsidR="005457C0">
        <w:t xml:space="preserve"> </w:t>
      </w:r>
      <w:r>
        <w:t>ridership based on survey results, and the estimation of net savings.  Section 4 summarizes conclusions and recommendations</w:t>
      </w:r>
      <w:r w:rsidR="00AA3B53" w:rsidRPr="00BD39C9">
        <w:t>.</w:t>
      </w:r>
      <w:r>
        <w:t xml:space="preserve">  Last, the Appendix contains </w:t>
      </w:r>
      <w:r w:rsidR="005457C0">
        <w:t xml:space="preserve">materials that enable a deeper view of the evaluation’s methodology and results, such as interim gross impact results, further analysis of free ridership by different customer groups, and the survey instrument that was used to collect attribution data.  </w:t>
      </w:r>
    </w:p>
    <w:p w:rsidR="00BB72BF" w:rsidRDefault="00BB72BF" w:rsidP="00B92CB2">
      <w:pPr>
        <w:pStyle w:val="Heading2"/>
      </w:pPr>
      <w:bookmarkStart w:id="10" w:name="_Toc393446016"/>
      <w:bookmarkStart w:id="11" w:name="_Toc389116805"/>
      <w:bookmarkStart w:id="12" w:name="_Toc389644975"/>
      <w:r>
        <w:t>Evaluation Overview</w:t>
      </w:r>
      <w:bookmarkEnd w:id="10"/>
    </w:p>
    <w:p w:rsidR="00996CBC" w:rsidRDefault="00BB72BF" w:rsidP="00C717FD">
      <w:pPr>
        <w:pStyle w:val="BodyText"/>
      </w:pPr>
      <w:r>
        <w:t xml:space="preserve">The evaluation included two primary </w:t>
      </w:r>
      <w:r w:rsidR="0051584E">
        <w:t xml:space="preserve">components </w:t>
      </w:r>
      <w:r>
        <w:t xml:space="preserve">that were </w:t>
      </w:r>
      <w:r w:rsidR="00BE6A04">
        <w:t>designed</w:t>
      </w:r>
      <w:r w:rsidR="00C67216">
        <w:t xml:space="preserve"> </w:t>
      </w:r>
      <w:r>
        <w:t>to estimate savings while in</w:t>
      </w:r>
      <w:r w:rsidR="00742590">
        <w:t>forming future program design</w:t>
      </w:r>
      <w:r w:rsidR="00C717FD">
        <w:t xml:space="preserve">.  </w:t>
      </w:r>
    </w:p>
    <w:p w:rsidR="00AA3B53" w:rsidRDefault="00AA3B53" w:rsidP="00A82ABC">
      <w:pPr>
        <w:pStyle w:val="BodyText"/>
      </w:pPr>
    </w:p>
    <w:p w:rsidR="00C67216" w:rsidRDefault="00CD37CC" w:rsidP="00A82ABC">
      <w:pPr>
        <w:pStyle w:val="BodyText"/>
      </w:pPr>
      <w:r>
        <w:t>The first o</w:t>
      </w:r>
      <w:r w:rsidR="00542501">
        <w:t xml:space="preserve">ne </w:t>
      </w:r>
      <w:r w:rsidR="0051584E">
        <w:t xml:space="preserve">is </w:t>
      </w:r>
      <w:r w:rsidR="00C717FD">
        <w:t xml:space="preserve">a </w:t>
      </w:r>
      <w:r w:rsidR="00542501">
        <w:t>g</w:t>
      </w:r>
      <w:r w:rsidR="00BB72BF" w:rsidRPr="007D16BD">
        <w:rPr>
          <w:i/>
          <w:iCs/>
        </w:rPr>
        <w:t>ross savings analysis</w:t>
      </w:r>
      <w:r w:rsidR="00C67216">
        <w:t>, which</w:t>
      </w:r>
      <w:r w:rsidR="00BB72BF">
        <w:t xml:space="preserve"> followed a billing analysis approach tailored to th</w:t>
      </w:r>
      <w:r w:rsidR="007D16BD">
        <w:t>is</w:t>
      </w:r>
      <w:r w:rsidR="00BB72BF">
        <w:t xml:space="preserve"> sta</w:t>
      </w:r>
      <w:r w:rsidR="007D16BD">
        <w:t>ge</w:t>
      </w:r>
      <w:r w:rsidR="00BB72BF">
        <w:t xml:space="preserve"> of the program</w:t>
      </w:r>
      <w:r w:rsidR="00746689">
        <w:t xml:space="preserve">. </w:t>
      </w:r>
      <w:r w:rsidR="00E26413">
        <w:t>Specifically,</w:t>
      </w:r>
      <w:r w:rsidR="007D16BD">
        <w:t xml:space="preserve"> </w:t>
      </w:r>
      <w:r w:rsidR="00A82ABC">
        <w:t xml:space="preserve">the approach addressed the following difficulties: (1) there was no prior cycle program activity, (2) the program started during the middle of the 2010-2012 CPUC program </w:t>
      </w:r>
      <w:proofErr w:type="gramStart"/>
      <w:r w:rsidR="00A82ABC">
        <w:t>cycle</w:t>
      </w:r>
      <w:proofErr w:type="gramEnd"/>
      <w:r w:rsidR="00A82ABC">
        <w:t xml:space="preserve">, and (3) there was overlap </w:t>
      </w:r>
      <w:r w:rsidR="00BB72BF">
        <w:t xml:space="preserve">with </w:t>
      </w:r>
      <w:r w:rsidR="007D16BD">
        <w:t xml:space="preserve">similar </w:t>
      </w:r>
      <w:r w:rsidR="00281E07">
        <w:t>American Recovery and R</w:t>
      </w:r>
      <w:r w:rsidR="00F208AE">
        <w:t>einvestment</w:t>
      </w:r>
      <w:r w:rsidR="00281E07">
        <w:t xml:space="preserve"> Act (</w:t>
      </w:r>
      <w:r w:rsidR="00BB72BF">
        <w:t>ARRA</w:t>
      </w:r>
      <w:r w:rsidR="00281E07">
        <w:t>)</w:t>
      </w:r>
      <w:r w:rsidR="00BB72BF">
        <w:t xml:space="preserve"> funded efforts until late 2012. The billing analysis methods </w:t>
      </w:r>
      <w:r w:rsidR="00C67216">
        <w:t>adhered to</w:t>
      </w:r>
      <w:r w:rsidR="00BB72BF">
        <w:t xml:space="preserve"> the California Evaluation Protocols and the Evaluation Framework. </w:t>
      </w:r>
    </w:p>
    <w:p w:rsidR="00A82ABC" w:rsidRDefault="00A82ABC" w:rsidP="00517183">
      <w:pPr>
        <w:pStyle w:val="BodyText"/>
      </w:pPr>
    </w:p>
    <w:p w:rsidR="00BB72BF" w:rsidRDefault="00CD37CC" w:rsidP="00AA3B53">
      <w:pPr>
        <w:pStyle w:val="BodyText"/>
      </w:pPr>
      <w:r>
        <w:t>The s</w:t>
      </w:r>
      <w:r w:rsidR="00542501" w:rsidRPr="00517183">
        <w:t xml:space="preserve">econd </w:t>
      </w:r>
      <w:r w:rsidR="00C717FD">
        <w:t xml:space="preserve">one </w:t>
      </w:r>
      <w:r w:rsidR="0051584E">
        <w:t xml:space="preserve">is </w:t>
      </w:r>
      <w:r w:rsidR="00C717FD">
        <w:t>a</w:t>
      </w:r>
      <w:r w:rsidR="00542501">
        <w:rPr>
          <w:i/>
          <w:iCs/>
        </w:rPr>
        <w:t xml:space="preserve"> s</w:t>
      </w:r>
      <w:r w:rsidR="00542501" w:rsidRPr="007D16BD">
        <w:rPr>
          <w:i/>
          <w:iCs/>
        </w:rPr>
        <w:t>elf</w:t>
      </w:r>
      <w:r w:rsidR="00BB72BF" w:rsidRPr="007D16BD">
        <w:rPr>
          <w:i/>
          <w:iCs/>
        </w:rPr>
        <w:t>-reported free ridership analysis</w:t>
      </w:r>
      <w:r w:rsidR="007D16BD">
        <w:t>,</w:t>
      </w:r>
      <w:r w:rsidR="00BB72BF" w:rsidRPr="008D13DA">
        <w:t xml:space="preserve"> </w:t>
      </w:r>
      <w:r w:rsidR="00615889">
        <w:t xml:space="preserve">which was </w:t>
      </w:r>
      <w:r w:rsidR="00BB72BF" w:rsidRPr="008D13DA">
        <w:t>required to adjust the gross savings estimates to net savings estimates. The approach use</w:t>
      </w:r>
      <w:r w:rsidR="007D16BD">
        <w:t>d</w:t>
      </w:r>
      <w:r w:rsidR="00BB72BF" w:rsidRPr="008D13DA">
        <w:t xml:space="preserve"> best practices such as Guidelines </w:t>
      </w:r>
      <w:r w:rsidR="00BB72BF" w:rsidRPr="008D13DA">
        <w:lastRenderedPageBreak/>
        <w:t>for Estimating Net-To-Gross Ratios Using the Self-Report Approach</w:t>
      </w:r>
      <w:r w:rsidR="007D16BD">
        <w:rPr>
          <w:rStyle w:val="FootnoteReference"/>
        </w:rPr>
        <w:footnoteReference w:id="3"/>
      </w:r>
      <w:r w:rsidR="00C717FD" w:rsidRPr="008D13DA">
        <w:t>.</w:t>
      </w:r>
      <w:r w:rsidR="00C717FD">
        <w:t xml:space="preserve"> </w:t>
      </w:r>
      <w:r w:rsidR="00BB72BF" w:rsidRPr="008D13DA">
        <w:t xml:space="preserve"> The self-reported analysis focus</w:t>
      </w:r>
      <w:r w:rsidR="00746689">
        <w:t>ed</w:t>
      </w:r>
      <w:r w:rsidR="00BB72BF" w:rsidRPr="008D13DA">
        <w:t xml:space="preserve"> on attribution of savings to the</w:t>
      </w:r>
      <w:r w:rsidR="00E714FF">
        <w:t xml:space="preserve"> investor-owned utility</w:t>
      </w:r>
      <w:r w:rsidR="00BB72BF" w:rsidRPr="008D13DA">
        <w:t xml:space="preserve"> </w:t>
      </w:r>
      <w:r w:rsidR="00E714FF">
        <w:t>(</w:t>
      </w:r>
      <w:r w:rsidR="00BB72BF" w:rsidRPr="008D13DA">
        <w:t>IOU</w:t>
      </w:r>
      <w:r w:rsidR="00E714FF">
        <w:t>)</w:t>
      </w:r>
      <w:r w:rsidR="00BB72BF" w:rsidRPr="008D13DA">
        <w:t xml:space="preserve"> funding and </w:t>
      </w:r>
      <w:r w:rsidR="00746689">
        <w:t>did</w:t>
      </w:r>
      <w:r w:rsidR="00746689" w:rsidRPr="008D13DA">
        <w:t xml:space="preserve"> </w:t>
      </w:r>
      <w:r w:rsidR="00BB72BF" w:rsidRPr="008D13DA">
        <w:t xml:space="preserve">not fully address the </w:t>
      </w:r>
      <w:r w:rsidR="00AA3B53">
        <w:t>ARRA additional</w:t>
      </w:r>
      <w:r w:rsidR="00AA3B53" w:rsidRPr="008D13DA">
        <w:t xml:space="preserve"> </w:t>
      </w:r>
      <w:r w:rsidR="00BB72BF" w:rsidRPr="008D13DA">
        <w:t xml:space="preserve">funding issues. </w:t>
      </w:r>
    </w:p>
    <w:p w:rsidR="00F21184" w:rsidRDefault="00F21184" w:rsidP="00517183">
      <w:pPr>
        <w:pStyle w:val="BodyText"/>
      </w:pPr>
    </w:p>
    <w:p w:rsidR="00470A18" w:rsidRDefault="005457C0" w:rsidP="00112264">
      <w:pPr>
        <w:pStyle w:val="BodyText"/>
      </w:pPr>
      <w:r>
        <w:t>At the time this report was published, t</w:t>
      </w:r>
      <w:r w:rsidR="00BB72BF">
        <w:t xml:space="preserve">he evaluation team </w:t>
      </w:r>
      <w:r>
        <w:t xml:space="preserve">is </w:t>
      </w:r>
      <w:r w:rsidR="00BB72BF">
        <w:t>conduct</w:t>
      </w:r>
      <w:r>
        <w:t>ing</w:t>
      </w:r>
      <w:r w:rsidR="00BB72BF">
        <w:t xml:space="preserve"> </w:t>
      </w:r>
      <w:r>
        <w:t xml:space="preserve">additional </w:t>
      </w:r>
      <w:r w:rsidR="00112264">
        <w:t>a</w:t>
      </w:r>
      <w:r w:rsidR="00BB72BF">
        <w:t xml:space="preserve">nalysis of peak savings using interval </w:t>
      </w:r>
      <w:r w:rsidR="001134B5">
        <w:t xml:space="preserve">(smart meter) </w:t>
      </w:r>
      <w:r w:rsidR="00BB72BF">
        <w:t>data from program participants</w:t>
      </w:r>
      <w:r w:rsidR="00470A18">
        <w:t>.</w:t>
      </w:r>
    </w:p>
    <w:p w:rsidR="00470A18" w:rsidRDefault="00470A18" w:rsidP="00FF72CC">
      <w:pPr>
        <w:pStyle w:val="BodyText"/>
      </w:pPr>
    </w:p>
    <w:p w:rsidR="00BB72BF" w:rsidRDefault="00A82ABC" w:rsidP="00A82ABC">
      <w:pPr>
        <w:pStyle w:val="BodyText"/>
      </w:pPr>
      <w:r>
        <w:t xml:space="preserve">This program evaluation addresses the levels of gross and net energy savings achieved by these programs.  It does not address other matters that the Energy Division will take into account as it shapes future portfolios, such as cost effectiveness and implementation issues.  </w:t>
      </w:r>
    </w:p>
    <w:p w:rsidR="00A82ABC" w:rsidRPr="00BB72BF" w:rsidRDefault="00A82ABC" w:rsidP="00A82ABC">
      <w:pPr>
        <w:pStyle w:val="BodyText"/>
      </w:pPr>
    </w:p>
    <w:p w:rsidR="00B92CB2" w:rsidRDefault="00B92CB2" w:rsidP="00B92CB2">
      <w:pPr>
        <w:pStyle w:val="Heading2"/>
      </w:pPr>
      <w:bookmarkStart w:id="13" w:name="_Toc393446017"/>
      <w:r>
        <w:t>Program Descriptions and Participation</w:t>
      </w:r>
      <w:bookmarkEnd w:id="11"/>
      <w:bookmarkEnd w:id="12"/>
      <w:bookmarkEnd w:id="13"/>
      <w:r>
        <w:t xml:space="preserve"> </w:t>
      </w:r>
    </w:p>
    <w:p w:rsidR="00B92CB2" w:rsidRPr="00BF0FFA" w:rsidRDefault="00B92CB2" w:rsidP="00F71D79">
      <w:pPr>
        <w:pStyle w:val="BodyText"/>
      </w:pPr>
      <w:r w:rsidRPr="00BF0FFA">
        <w:t xml:space="preserve">The IOU </w:t>
      </w:r>
      <w:r w:rsidR="00F71D79">
        <w:t xml:space="preserve">Whole House Retrofit </w:t>
      </w:r>
      <w:r w:rsidRPr="00BF0FFA">
        <w:t xml:space="preserve">programs offer a multi-tiered approach for single family homes and two unique approaches for multi-family buildings. They </w:t>
      </w:r>
      <w:r w:rsidR="00F71D79">
        <w:t xml:space="preserve">use </w:t>
      </w:r>
      <w:r w:rsidRPr="00BF0FFA">
        <w:t xml:space="preserve">the Energy Upgrade California </w:t>
      </w:r>
      <w:r w:rsidR="00EB387F">
        <w:t xml:space="preserve">(EUC) </w:t>
      </w:r>
      <w:r w:rsidRPr="00BF0FFA">
        <w:t>branding and financing program and the IOU incentive programs.  In addition, they tie into California Assembly Bill 758 (AB758), which requires the C</w:t>
      </w:r>
      <w:r w:rsidR="00281E07">
        <w:t xml:space="preserve">alifornia </w:t>
      </w:r>
      <w:r w:rsidRPr="00BF0FFA">
        <w:t>E</w:t>
      </w:r>
      <w:r w:rsidR="00281E07">
        <w:t xml:space="preserve">nergy </w:t>
      </w:r>
      <w:r w:rsidRPr="00BF0FFA">
        <w:t>C</w:t>
      </w:r>
      <w:r w:rsidR="00281E07">
        <w:t>ommission (CEC)</w:t>
      </w:r>
      <w:r w:rsidRPr="00BF0FFA">
        <w:t xml:space="preserve"> to develop programs that provide and promote comprehensive retrofits for existing buildings. </w:t>
      </w:r>
    </w:p>
    <w:p w:rsidR="00B92CB2" w:rsidRPr="00BF0FFA" w:rsidRDefault="00B92CB2" w:rsidP="00517183">
      <w:pPr>
        <w:pStyle w:val="BodyText"/>
      </w:pPr>
    </w:p>
    <w:p w:rsidR="00B92CB2" w:rsidRPr="00BF0FFA" w:rsidRDefault="00B92CB2" w:rsidP="00517183">
      <w:pPr>
        <w:pStyle w:val="BodyText"/>
      </w:pPr>
      <w:r w:rsidRPr="00BF0FFA">
        <w:t xml:space="preserve">The IOUs’ statewide Whole-House Retrofit and Multi-family Programs operated concurrently in 2011 and early 2012 with the CEC ARRA Program.  The IOU programs share common goals with the CEC program and AB758, including implementing energy-saving retrofit measures, developing the retrofit workforce, refining and enforcing quality assurance, and creating a market value through building energy ratings and labels for a home’s energy performance. </w:t>
      </w:r>
    </w:p>
    <w:p w:rsidR="00B92CB2" w:rsidRPr="00BF0FFA" w:rsidRDefault="00B92CB2" w:rsidP="00517183">
      <w:pPr>
        <w:pStyle w:val="BodyText"/>
      </w:pPr>
    </w:p>
    <w:p w:rsidR="00B92CB2" w:rsidRPr="00BF0FFA" w:rsidRDefault="00B92CB2" w:rsidP="00C74FDA">
      <w:pPr>
        <w:pStyle w:val="BodyText"/>
      </w:pPr>
      <w:r w:rsidRPr="00BF0FFA">
        <w:t>The IOU and CEC ARRA programs offer</w:t>
      </w:r>
      <w:r w:rsidR="00F208AE">
        <w:t>ed</w:t>
      </w:r>
      <w:r w:rsidRPr="00BF0FFA">
        <w:t xml:space="preserve"> packages of prescriptive measures (Basic Upgrade Package) as well as performance-based incentives (Advanced Upgrade Package). The market linkage points of the CEC and IOU programs are the Energy Upgrade California brand and website as well as contractors trained to market both programs to customers.  Energy savings estimates, program </w:t>
      </w:r>
      <w:r w:rsidR="00FD2193" w:rsidRPr="00BF0FFA">
        <w:t xml:space="preserve">quality assurance </w:t>
      </w:r>
      <w:r w:rsidRPr="00BF0FFA">
        <w:t xml:space="preserve">(QA), and program evaluation for IOU programs and </w:t>
      </w:r>
      <w:r w:rsidRPr="00BF0FFA">
        <w:lastRenderedPageBreak/>
        <w:t xml:space="preserve">ARRA programs </w:t>
      </w:r>
      <w:r w:rsidR="00C74FDA">
        <w:t>were coordinated</w:t>
      </w:r>
      <w:r w:rsidRPr="00BF0FFA">
        <w:t xml:space="preserve"> where practical by the CPUC Energy Division (CPUC-ED) and the CEC.</w:t>
      </w:r>
    </w:p>
    <w:p w:rsidR="00B92CB2" w:rsidRPr="00BF0FFA" w:rsidRDefault="00B92CB2" w:rsidP="00517183">
      <w:pPr>
        <w:pStyle w:val="BodyText"/>
      </w:pPr>
    </w:p>
    <w:p w:rsidR="00B92CB2" w:rsidRPr="00BF0FFA" w:rsidRDefault="00112264" w:rsidP="00112264">
      <w:pPr>
        <w:pStyle w:val="BodyText"/>
      </w:pPr>
      <w:r>
        <w:t>During the ARRA period which ended March 2012, t</w:t>
      </w:r>
      <w:r w:rsidR="00B92CB2" w:rsidRPr="00BF0FFA">
        <w:t xml:space="preserve">he IOU programs </w:t>
      </w:r>
      <w:r w:rsidR="00CA6BC0">
        <w:t>offered matching rebates to the</w:t>
      </w:r>
      <w:r w:rsidR="00B92CB2" w:rsidRPr="00BF0FFA">
        <w:t xml:space="preserve"> CEC programs. In some cases, IOU rebates are paired with ARRA </w:t>
      </w:r>
      <w:r w:rsidR="00F208AE">
        <w:t xml:space="preserve">Whole House Programs </w:t>
      </w:r>
      <w:r w:rsidR="00B92CB2" w:rsidRPr="00BF0FFA">
        <w:t xml:space="preserve">rebates directly.  In other cases, the ARRA </w:t>
      </w:r>
      <w:r w:rsidR="00F208AE">
        <w:t>Whole House Programs</w:t>
      </w:r>
      <w:r w:rsidR="00F208AE" w:rsidRPr="00BF0FFA">
        <w:t xml:space="preserve"> </w:t>
      </w:r>
      <w:r w:rsidR="00B92CB2" w:rsidRPr="00BF0FFA">
        <w:t xml:space="preserve">funds </w:t>
      </w:r>
      <w:r w:rsidR="00CA6BC0">
        <w:t>did</w:t>
      </w:r>
      <w:r w:rsidR="00CA6BC0" w:rsidRPr="00BF0FFA">
        <w:t xml:space="preserve"> </w:t>
      </w:r>
      <w:r w:rsidR="00B92CB2" w:rsidRPr="00BF0FFA">
        <w:t xml:space="preserve">not provide direct rebates, but </w:t>
      </w:r>
      <w:r w:rsidR="002234D7">
        <w:t>paid</w:t>
      </w:r>
      <w:r w:rsidR="00B92CB2" w:rsidRPr="00BF0FFA">
        <w:t xml:space="preserve"> </w:t>
      </w:r>
      <w:r w:rsidR="00EE2756">
        <w:t>to obtain</w:t>
      </w:r>
      <w:r w:rsidR="00EE2756" w:rsidRPr="00BF0FFA">
        <w:t xml:space="preserve"> </w:t>
      </w:r>
      <w:r w:rsidR="00B92CB2" w:rsidRPr="00BF0FFA">
        <w:t xml:space="preserve">a performance rating that </w:t>
      </w:r>
      <w:r w:rsidR="00EE2756">
        <w:t xml:space="preserve">can </w:t>
      </w:r>
      <w:r w:rsidR="00B92CB2" w:rsidRPr="00BF0FFA">
        <w:t>lead customer</w:t>
      </w:r>
      <w:r w:rsidR="00EE2756">
        <w:t>s</w:t>
      </w:r>
      <w:r w:rsidR="00B92CB2" w:rsidRPr="00BF0FFA">
        <w:t xml:space="preserve"> to take advantage of IOU Basic and Advanced Upgrade Package rebates and Energy Upgrade California </w:t>
      </w:r>
      <w:r w:rsidR="00BB2175">
        <w:t xml:space="preserve">program </w:t>
      </w:r>
      <w:r w:rsidR="00B92CB2" w:rsidRPr="00BF0FFA">
        <w:t>financing.</w:t>
      </w:r>
    </w:p>
    <w:p w:rsidR="00B92CB2" w:rsidRPr="00BF0FFA" w:rsidRDefault="00B92CB2" w:rsidP="00517183">
      <w:pPr>
        <w:pStyle w:val="BodyText"/>
      </w:pPr>
    </w:p>
    <w:p w:rsidR="00A91FE8" w:rsidRDefault="00E47ADC" w:rsidP="00CA6BC0">
      <w:pPr>
        <w:pStyle w:val="BodyText"/>
      </w:pPr>
      <w:r>
        <w:t xml:space="preserve">CPUC </w:t>
      </w:r>
      <w:r w:rsidR="00B92CB2" w:rsidRPr="00BF0FFA">
        <w:t>Decision 09-09-047 require</w:t>
      </w:r>
      <w:r w:rsidR="00CA6BC0">
        <w:t>d</w:t>
      </w:r>
      <w:r w:rsidR="00B92CB2" w:rsidRPr="00BF0FFA">
        <w:t xml:space="preserve"> </w:t>
      </w:r>
      <w:r w:rsidR="00CA6BC0">
        <w:t xml:space="preserve">the </w:t>
      </w:r>
      <w:r w:rsidR="00B92CB2" w:rsidRPr="00BF0FFA">
        <w:t xml:space="preserve">IOUs to include a prescriptive </w:t>
      </w:r>
      <w:r w:rsidR="00E82B43" w:rsidRPr="00BF0FFA">
        <w:t>whole</w:t>
      </w:r>
      <w:r w:rsidR="00E82B43">
        <w:t>-</w:t>
      </w:r>
      <w:r w:rsidR="00B92CB2" w:rsidRPr="00BF0FFA">
        <w:t xml:space="preserve">house retrofit program component in their statewide residential program, consistent with </w:t>
      </w:r>
      <w:r w:rsidR="00E82B43">
        <w:t>the Commission’s</w:t>
      </w:r>
      <w:r w:rsidR="00E82B43" w:rsidRPr="00BF0FFA">
        <w:t xml:space="preserve"> </w:t>
      </w:r>
      <w:r w:rsidR="00B92CB2" w:rsidRPr="00BF0FFA">
        <w:t xml:space="preserve">guidance. </w:t>
      </w:r>
      <w:r w:rsidR="00A91FE8">
        <w:t xml:space="preserve"> </w:t>
      </w:r>
    </w:p>
    <w:p w:rsidR="00A91FE8" w:rsidRDefault="00A91FE8" w:rsidP="00F21184">
      <w:pPr>
        <w:pStyle w:val="BodyText"/>
      </w:pPr>
    </w:p>
    <w:p w:rsidR="00B92CB2" w:rsidRPr="00BF0FFA" w:rsidRDefault="00A91FE8" w:rsidP="00517183">
      <w:pPr>
        <w:pStyle w:val="BodyText"/>
      </w:pPr>
      <w:r w:rsidRPr="00BF0FFA">
        <w:t>P</w:t>
      </w:r>
      <w:r>
        <w:t xml:space="preserve">acific </w:t>
      </w:r>
      <w:r w:rsidRPr="00BF0FFA">
        <w:t>G</w:t>
      </w:r>
      <w:r>
        <w:t xml:space="preserve">as </w:t>
      </w:r>
      <w:r w:rsidRPr="00BF0FFA">
        <w:t>&amp;</w:t>
      </w:r>
      <w:r>
        <w:t xml:space="preserve"> </w:t>
      </w:r>
      <w:r w:rsidRPr="00BF0FFA">
        <w:t>E</w:t>
      </w:r>
      <w:r>
        <w:t>lectric</w:t>
      </w:r>
      <w:r w:rsidRPr="00BF0FFA">
        <w:t xml:space="preserve">’s </w:t>
      </w:r>
      <w:r w:rsidR="00E82B43">
        <w:t xml:space="preserve">(PG&amp;E’s) </w:t>
      </w:r>
      <w:r w:rsidRPr="00BF0FFA">
        <w:t>Whole House Performance Program</w:t>
      </w:r>
      <w:r w:rsidR="00B92CB2" w:rsidRPr="00BF0FFA">
        <w:t xml:space="preserve"> aims to deliver a set of energy efficiency measures geared to meet the needs of individual households</w:t>
      </w:r>
      <w:r w:rsidRPr="00A91FE8">
        <w:t xml:space="preserve"> </w:t>
      </w:r>
      <w:r>
        <w:t xml:space="preserve">that occupy </w:t>
      </w:r>
      <w:r w:rsidRPr="00BF0FFA">
        <w:t>existing homes</w:t>
      </w:r>
      <w:r w:rsidR="00B92CB2" w:rsidRPr="00BF0FFA">
        <w:t xml:space="preserve">. The program has both marketing and an educational component. The program also provides training to contractors through the Energy Training Centers, where the contractors can perform whole-house diagnostics, propose comprehensive residential retrofits, and install energy improvement measures. </w:t>
      </w:r>
    </w:p>
    <w:p w:rsidR="00B92CB2" w:rsidRPr="00BF0FFA" w:rsidRDefault="00B92CB2" w:rsidP="00517183">
      <w:pPr>
        <w:pStyle w:val="BodyText"/>
      </w:pPr>
    </w:p>
    <w:p w:rsidR="00B92CB2" w:rsidRPr="00BF0FFA" w:rsidRDefault="00B92CB2" w:rsidP="00517183">
      <w:pPr>
        <w:pStyle w:val="BodyText"/>
      </w:pPr>
      <w:r w:rsidRPr="00BF0FFA">
        <w:t>S</w:t>
      </w:r>
      <w:r w:rsidR="00A91FE8">
        <w:t xml:space="preserve">outhern </w:t>
      </w:r>
      <w:r w:rsidRPr="00BF0FFA">
        <w:t>C</w:t>
      </w:r>
      <w:r w:rsidR="00A91FE8">
        <w:t xml:space="preserve">alifornia </w:t>
      </w:r>
      <w:r w:rsidRPr="00BF0FFA">
        <w:t>E</w:t>
      </w:r>
      <w:r w:rsidR="00A91FE8">
        <w:t>dison</w:t>
      </w:r>
      <w:r w:rsidR="00E82B43">
        <w:t xml:space="preserve"> (SCE)</w:t>
      </w:r>
      <w:r w:rsidRPr="00BF0FFA">
        <w:t>, S</w:t>
      </w:r>
      <w:r w:rsidR="00A91FE8">
        <w:t xml:space="preserve">an </w:t>
      </w:r>
      <w:r w:rsidRPr="00BF0FFA">
        <w:t>D</w:t>
      </w:r>
      <w:r w:rsidR="00A91FE8">
        <w:t xml:space="preserve">iego </w:t>
      </w:r>
      <w:r w:rsidRPr="00BF0FFA">
        <w:t>G</w:t>
      </w:r>
      <w:r w:rsidR="00A91FE8">
        <w:t xml:space="preserve">as &amp; </w:t>
      </w:r>
      <w:r w:rsidRPr="00BF0FFA">
        <w:t>E</w:t>
      </w:r>
      <w:r w:rsidR="00A91FE8">
        <w:t>lectric</w:t>
      </w:r>
      <w:r w:rsidR="00E82B43">
        <w:t xml:space="preserve"> (SDG</w:t>
      </w:r>
      <w:r w:rsidR="00DE153C">
        <w:t>&amp;</w:t>
      </w:r>
      <w:r w:rsidR="00E82B43">
        <w:t>E),</w:t>
      </w:r>
      <w:r w:rsidRPr="00BF0FFA">
        <w:t xml:space="preserve"> and So</w:t>
      </w:r>
      <w:r w:rsidR="00A91FE8">
        <w:t xml:space="preserve">uthern </w:t>
      </w:r>
      <w:r w:rsidRPr="00BF0FFA">
        <w:t>Cal</w:t>
      </w:r>
      <w:r w:rsidR="00A91FE8">
        <w:t xml:space="preserve">ifornia </w:t>
      </w:r>
      <w:r w:rsidRPr="00BF0FFA">
        <w:t xml:space="preserve">Gas </w:t>
      </w:r>
      <w:r w:rsidR="000F431F">
        <w:t xml:space="preserve">(SCG) </w:t>
      </w:r>
      <w:r w:rsidRPr="00BF0FFA">
        <w:t xml:space="preserve">plan to achieve their goal of providing comprehensive energy efficiency improvements to a majority of existing homes in California by 2020. </w:t>
      </w:r>
    </w:p>
    <w:p w:rsidR="00B92CB2" w:rsidRPr="00BF0FFA" w:rsidRDefault="00B92CB2" w:rsidP="00B92CB2"/>
    <w:p w:rsidR="00B92CB2" w:rsidRPr="00BF0FFA" w:rsidRDefault="00B92CB2" w:rsidP="00B91A43">
      <w:pPr>
        <w:pStyle w:val="Heading5"/>
        <w:keepNext/>
        <w:numPr>
          <w:ilvl w:val="4"/>
          <w:numId w:val="18"/>
        </w:numPr>
        <w:spacing w:before="60" w:after="60" w:line="240" w:lineRule="auto"/>
      </w:pPr>
      <w:bookmarkStart w:id="14" w:name="_Toc310378778"/>
      <w:bookmarkStart w:id="15" w:name="_Toc332177316"/>
      <w:bookmarkStart w:id="16" w:name="_Toc359305210"/>
      <w:bookmarkStart w:id="17" w:name="_Toc389116807"/>
      <w:bookmarkStart w:id="18" w:name="_Toc389644977"/>
      <w:r w:rsidRPr="00BF0FFA">
        <w:t>Statewide Program Description</w:t>
      </w:r>
      <w:bookmarkEnd w:id="14"/>
      <w:bookmarkEnd w:id="15"/>
      <w:bookmarkEnd w:id="16"/>
      <w:bookmarkEnd w:id="17"/>
      <w:bookmarkEnd w:id="18"/>
    </w:p>
    <w:p w:rsidR="008668D7" w:rsidRDefault="00B92CB2" w:rsidP="00236E4D">
      <w:pPr>
        <w:pStyle w:val="BodyText"/>
      </w:pPr>
      <w:r w:rsidRPr="00517183">
        <w:rPr>
          <w:rStyle w:val="BodyTextChar"/>
        </w:rPr>
        <w:t>There are tw</w:t>
      </w:r>
      <w:r w:rsidR="008668D7">
        <w:rPr>
          <w:rStyle w:val="BodyTextChar"/>
        </w:rPr>
        <w:t xml:space="preserve">o main whole house retrofit </w:t>
      </w:r>
      <w:r w:rsidR="00236E4D">
        <w:rPr>
          <w:rStyle w:val="BodyTextChar"/>
        </w:rPr>
        <w:t>paths</w:t>
      </w:r>
      <w:r w:rsidRPr="00517183">
        <w:rPr>
          <w:rStyle w:val="BodyTextChar"/>
        </w:rPr>
        <w:t xml:space="preserve"> that are being sponsored by the four</w:t>
      </w:r>
      <w:r w:rsidRPr="00BF0FFA">
        <w:t xml:space="preserve"> California IOUs: (1) the Prescriptive Whole House Retrofit Program (PWHRP) or Basic Path, and (2) the Whole House Performance Program (WHPP) or Advanced Path. </w:t>
      </w:r>
    </w:p>
    <w:p w:rsidR="008668D7" w:rsidRDefault="008668D7" w:rsidP="001B13A9">
      <w:pPr>
        <w:pStyle w:val="BodyText"/>
      </w:pPr>
    </w:p>
    <w:p w:rsidR="00B92CB2" w:rsidRDefault="00B92CB2" w:rsidP="00C640D0">
      <w:pPr>
        <w:pStyle w:val="BodyText"/>
        <w:rPr>
          <w:rFonts w:asciiTheme="minorHAnsi" w:hAnsiTheme="minorHAnsi"/>
        </w:rPr>
      </w:pPr>
      <w:r w:rsidRPr="00BF0FFA">
        <w:t xml:space="preserve">The overall structure of the programs is similar across the four IOUs, aiming to provide wide-ranging energy efficiency measures to existing California residential dwellings to reduce energy consumption. The following descriptions were compiled and summarized from the available program implementation plans. </w:t>
      </w:r>
      <w:r w:rsidRPr="00BB72BF">
        <w:rPr>
          <w:rFonts w:asciiTheme="minorHAnsi" w:hAnsiTheme="minorHAnsi"/>
        </w:rPr>
        <w:t xml:space="preserve">The </w:t>
      </w:r>
      <w:r w:rsidR="00C640D0">
        <w:rPr>
          <w:rFonts w:asciiTheme="minorHAnsi" w:hAnsiTheme="minorHAnsi"/>
        </w:rPr>
        <w:t>Basic Path</w:t>
      </w:r>
      <w:r w:rsidRPr="00BB72BF">
        <w:rPr>
          <w:rFonts w:asciiTheme="minorHAnsi" w:hAnsiTheme="minorHAnsi"/>
        </w:rPr>
        <w:t xml:space="preserve"> plans to accomplish the following:</w:t>
      </w:r>
    </w:p>
    <w:p w:rsidR="00A95D51" w:rsidRPr="00BB72BF" w:rsidRDefault="00A95D51" w:rsidP="00B92CB2">
      <w:pPr>
        <w:rPr>
          <w:rFonts w:asciiTheme="minorHAnsi" w:hAnsiTheme="minorHAnsi"/>
        </w:rPr>
      </w:pPr>
    </w:p>
    <w:p w:rsidR="00C17BE1" w:rsidRPr="00BB72BF" w:rsidRDefault="00C17BE1" w:rsidP="00C17BE1">
      <w:pPr>
        <w:pStyle w:val="Bullet1"/>
        <w:spacing w:after="120"/>
        <w:rPr>
          <w:rFonts w:asciiTheme="minorHAnsi" w:hAnsiTheme="minorHAnsi"/>
        </w:rPr>
      </w:pPr>
      <w:r w:rsidRPr="00BB72BF">
        <w:rPr>
          <w:rFonts w:asciiTheme="minorHAnsi" w:hAnsiTheme="minorHAnsi"/>
        </w:rPr>
        <w:t>Promote completion of retrofits based on preferred building science loading order</w:t>
      </w:r>
    </w:p>
    <w:p w:rsidR="00407583" w:rsidRPr="00BB72BF" w:rsidRDefault="00407583" w:rsidP="008668D7">
      <w:pPr>
        <w:pStyle w:val="Bullet1"/>
        <w:spacing w:after="120"/>
        <w:rPr>
          <w:rFonts w:asciiTheme="minorHAnsi" w:hAnsiTheme="minorHAnsi"/>
        </w:rPr>
      </w:pPr>
      <w:r w:rsidRPr="00BB72BF">
        <w:rPr>
          <w:rFonts w:asciiTheme="minorHAnsi" w:hAnsiTheme="minorHAnsi"/>
        </w:rPr>
        <w:lastRenderedPageBreak/>
        <w:t>Offer a holistic path towards home performance by aggregating key elements of a dwelling into its core elements: building envelope</w:t>
      </w:r>
      <w:r w:rsidR="00C17BE1">
        <w:rPr>
          <w:rFonts w:asciiTheme="minorHAnsi" w:hAnsiTheme="minorHAnsi"/>
        </w:rPr>
        <w:t xml:space="preserve"> and </w:t>
      </w:r>
      <w:r w:rsidRPr="00BB72BF">
        <w:rPr>
          <w:rFonts w:asciiTheme="minorHAnsi" w:hAnsiTheme="minorHAnsi"/>
        </w:rPr>
        <w:t>fixed lighting</w:t>
      </w:r>
      <w:r>
        <w:rPr>
          <w:rFonts w:asciiTheme="minorHAnsi" w:hAnsiTheme="minorHAnsi"/>
        </w:rPr>
        <w:t>,</w:t>
      </w:r>
      <w:r w:rsidRPr="00BB72BF">
        <w:rPr>
          <w:rFonts w:asciiTheme="minorHAnsi" w:hAnsiTheme="minorHAnsi"/>
        </w:rPr>
        <w:t xml:space="preserve"> heating, cooling, hot water, and appliances</w:t>
      </w:r>
    </w:p>
    <w:p w:rsidR="00633731" w:rsidRPr="00BB72BF" w:rsidRDefault="00633731" w:rsidP="00633731">
      <w:pPr>
        <w:pStyle w:val="Bullet1"/>
        <w:spacing w:after="120"/>
        <w:rPr>
          <w:rFonts w:asciiTheme="minorHAnsi" w:hAnsiTheme="minorHAnsi"/>
        </w:rPr>
      </w:pPr>
      <w:r w:rsidRPr="00BB72BF">
        <w:rPr>
          <w:rFonts w:asciiTheme="minorHAnsi" w:hAnsiTheme="minorHAnsi"/>
        </w:rPr>
        <w:t>Continuously engage customers over time as they progress toward a home performance approach</w:t>
      </w:r>
    </w:p>
    <w:p w:rsidR="00B92CB2" w:rsidRPr="00BB72BF" w:rsidRDefault="00B92CB2" w:rsidP="00C3427D">
      <w:pPr>
        <w:pStyle w:val="Bullet1"/>
        <w:spacing w:after="120"/>
        <w:rPr>
          <w:rFonts w:asciiTheme="minorHAnsi" w:hAnsiTheme="minorHAnsi"/>
        </w:rPr>
      </w:pPr>
      <w:r w:rsidRPr="00BB72BF">
        <w:rPr>
          <w:rFonts w:asciiTheme="minorHAnsi" w:hAnsiTheme="minorHAnsi"/>
        </w:rPr>
        <w:t>Funnel participation from core Energy Efficiency (EE), Demand Response (DR), distributed generation (e.g.</w:t>
      </w:r>
      <w:r w:rsidR="00A95D51">
        <w:rPr>
          <w:rFonts w:asciiTheme="minorHAnsi" w:hAnsiTheme="minorHAnsi"/>
        </w:rPr>
        <w:t>,</w:t>
      </w:r>
      <w:r w:rsidRPr="00BB72BF">
        <w:rPr>
          <w:rFonts w:asciiTheme="minorHAnsi" w:hAnsiTheme="minorHAnsi"/>
        </w:rPr>
        <w:t xml:space="preserve"> California Solar Initiative) portfolios, increase awareness through statewide coordinated marketing campaigns, and contribute to education and outreach activities with local government partners</w:t>
      </w:r>
    </w:p>
    <w:p w:rsidR="00B92CB2" w:rsidRPr="00BB72BF" w:rsidRDefault="00B92CB2" w:rsidP="00C3427D">
      <w:pPr>
        <w:pStyle w:val="Bullet1"/>
        <w:spacing w:after="120"/>
        <w:rPr>
          <w:rFonts w:asciiTheme="minorHAnsi" w:hAnsiTheme="minorHAnsi"/>
        </w:rPr>
      </w:pPr>
      <w:r w:rsidRPr="00BB72BF">
        <w:rPr>
          <w:rFonts w:asciiTheme="minorHAnsi" w:hAnsiTheme="minorHAnsi"/>
        </w:rPr>
        <w:t xml:space="preserve">Coordinate with communities, local governments, and allied third-parties for outreach on local retrofit and available contractor training opportunities </w:t>
      </w:r>
    </w:p>
    <w:p w:rsidR="00B92CB2" w:rsidRPr="00BB72BF" w:rsidRDefault="00B92CB2" w:rsidP="00C3427D">
      <w:pPr>
        <w:pStyle w:val="Bullet1"/>
        <w:spacing w:after="120"/>
        <w:rPr>
          <w:rFonts w:asciiTheme="minorHAnsi" w:hAnsiTheme="minorHAnsi"/>
        </w:rPr>
      </w:pPr>
      <w:r w:rsidRPr="00BB72BF">
        <w:rPr>
          <w:rFonts w:asciiTheme="minorHAnsi" w:hAnsiTheme="minorHAnsi"/>
        </w:rPr>
        <w:t>Coordinate with local financing opportunities, as appropriate</w:t>
      </w:r>
    </w:p>
    <w:p w:rsidR="00B92CB2" w:rsidRPr="00BB72BF" w:rsidRDefault="00B92CB2" w:rsidP="00C3427D">
      <w:pPr>
        <w:pStyle w:val="Bullet1"/>
        <w:spacing w:after="120"/>
        <w:rPr>
          <w:rFonts w:asciiTheme="minorHAnsi" w:hAnsiTheme="minorHAnsi"/>
        </w:rPr>
      </w:pPr>
      <w:r w:rsidRPr="00BB72BF">
        <w:rPr>
          <w:rFonts w:asciiTheme="minorHAnsi" w:hAnsiTheme="minorHAnsi"/>
        </w:rPr>
        <w:t>Utilize no-cost (to the consumer) Home Energy Efficiency Surveys (HEES) as an entry point to identify opportunities for efficiency improvements</w:t>
      </w:r>
      <w:r w:rsidRPr="00BB72BF">
        <w:rPr>
          <w:rStyle w:val="FootnoteReference"/>
          <w:rFonts w:asciiTheme="minorHAnsi" w:hAnsiTheme="minorHAnsi"/>
        </w:rPr>
        <w:footnoteReference w:id="4"/>
      </w:r>
    </w:p>
    <w:p w:rsidR="00B92CB2" w:rsidRPr="00BB72BF" w:rsidRDefault="00B92CB2" w:rsidP="00C3427D">
      <w:pPr>
        <w:pStyle w:val="Bullet1"/>
        <w:spacing w:after="120"/>
        <w:rPr>
          <w:rFonts w:asciiTheme="minorHAnsi" w:hAnsiTheme="minorHAnsi"/>
        </w:rPr>
      </w:pPr>
      <w:r w:rsidRPr="00BB72BF">
        <w:rPr>
          <w:rFonts w:asciiTheme="minorHAnsi" w:hAnsiTheme="minorHAnsi"/>
        </w:rPr>
        <w:t>Coordinate with the extensive network of heating ventilation and air conditioning (HVAC) contractors already participating in IOU programs</w:t>
      </w:r>
    </w:p>
    <w:p w:rsidR="00B92CB2" w:rsidRPr="00BB72BF" w:rsidRDefault="00B92CB2" w:rsidP="00C3427D">
      <w:pPr>
        <w:pStyle w:val="Bullet1"/>
        <w:spacing w:after="120"/>
        <w:rPr>
          <w:rFonts w:asciiTheme="minorHAnsi" w:hAnsiTheme="minorHAnsi"/>
        </w:rPr>
      </w:pPr>
      <w:r w:rsidRPr="00BB72BF">
        <w:rPr>
          <w:rFonts w:asciiTheme="minorHAnsi" w:hAnsiTheme="minorHAnsi"/>
        </w:rPr>
        <w:t>Provide rigorous Quality Assurance and Quality Control, consistent with the Home Performance with ENERGY STAR® (</w:t>
      </w:r>
      <w:proofErr w:type="spellStart"/>
      <w:r w:rsidRPr="00BB72BF">
        <w:rPr>
          <w:rFonts w:asciiTheme="minorHAnsi" w:hAnsiTheme="minorHAnsi"/>
        </w:rPr>
        <w:t>HPwES</w:t>
      </w:r>
      <w:proofErr w:type="spellEnd"/>
      <w:r w:rsidRPr="00BB72BF">
        <w:rPr>
          <w:rFonts w:asciiTheme="minorHAnsi" w:hAnsiTheme="minorHAnsi"/>
        </w:rPr>
        <w:t>) program for elements completed within the prescriptive work scope</w:t>
      </w:r>
    </w:p>
    <w:p w:rsidR="00B92CB2" w:rsidRPr="00BB72BF" w:rsidRDefault="00B92CB2" w:rsidP="00C3427D">
      <w:pPr>
        <w:pStyle w:val="Bullet1"/>
        <w:spacing w:after="120"/>
        <w:rPr>
          <w:rFonts w:asciiTheme="minorHAnsi" w:hAnsiTheme="minorHAnsi"/>
        </w:rPr>
      </w:pPr>
      <w:r w:rsidRPr="00BB72BF">
        <w:rPr>
          <w:rFonts w:asciiTheme="minorHAnsi" w:hAnsiTheme="minorHAnsi"/>
        </w:rPr>
        <w:t>Define the project baseline for existing household energy usage</w:t>
      </w:r>
      <w:r w:rsidR="007F3940">
        <w:rPr>
          <w:rFonts w:asciiTheme="minorHAnsi" w:hAnsiTheme="minorHAnsi"/>
        </w:rPr>
        <w:t>,</w:t>
      </w:r>
      <w:r w:rsidRPr="00BB72BF">
        <w:rPr>
          <w:rFonts w:asciiTheme="minorHAnsi" w:hAnsiTheme="minorHAnsi"/>
        </w:rPr>
        <w:t xml:space="preserve"> and</w:t>
      </w:r>
    </w:p>
    <w:p w:rsidR="00B92CB2" w:rsidRPr="00BB72BF" w:rsidRDefault="00103724" w:rsidP="00C17BE1">
      <w:pPr>
        <w:pStyle w:val="Bullet1"/>
        <w:spacing w:after="120"/>
        <w:rPr>
          <w:rFonts w:asciiTheme="minorHAnsi" w:hAnsiTheme="minorHAnsi"/>
        </w:rPr>
      </w:pPr>
      <w:r>
        <w:rPr>
          <w:rFonts w:asciiTheme="minorHAnsi" w:hAnsiTheme="minorHAnsi"/>
        </w:rPr>
        <w:t>B</w:t>
      </w:r>
      <w:r w:rsidR="00056816">
        <w:rPr>
          <w:rFonts w:asciiTheme="minorHAnsi" w:hAnsiTheme="minorHAnsi"/>
        </w:rPr>
        <w:t>e compatible</w:t>
      </w:r>
      <w:r w:rsidR="00056816" w:rsidRPr="00BB72BF">
        <w:rPr>
          <w:rFonts w:asciiTheme="minorHAnsi" w:hAnsiTheme="minorHAnsi"/>
        </w:rPr>
        <w:t xml:space="preserve"> </w:t>
      </w:r>
      <w:r w:rsidR="00B92CB2" w:rsidRPr="00BB72BF">
        <w:rPr>
          <w:rFonts w:asciiTheme="minorHAnsi" w:hAnsiTheme="minorHAnsi"/>
        </w:rPr>
        <w:t xml:space="preserve">with </w:t>
      </w:r>
      <w:r w:rsidR="00C17BE1">
        <w:rPr>
          <w:rFonts w:asciiTheme="minorHAnsi" w:hAnsiTheme="minorHAnsi"/>
        </w:rPr>
        <w:t>Home Energy Rating S</w:t>
      </w:r>
      <w:r w:rsidR="002C5A8E" w:rsidRPr="00BB72BF">
        <w:rPr>
          <w:rFonts w:asciiTheme="minorHAnsi" w:hAnsiTheme="minorHAnsi"/>
        </w:rPr>
        <w:t xml:space="preserve">ystem </w:t>
      </w:r>
      <w:r w:rsidR="00B92CB2" w:rsidRPr="00BB72BF">
        <w:rPr>
          <w:rFonts w:asciiTheme="minorHAnsi" w:hAnsiTheme="minorHAnsi"/>
        </w:rPr>
        <w:t>(HERS) requirements.</w:t>
      </w:r>
      <w:r w:rsidR="00B92CB2" w:rsidRPr="00BB72BF">
        <w:rPr>
          <w:rStyle w:val="FootnoteReference"/>
          <w:rFonts w:asciiTheme="minorHAnsi" w:hAnsiTheme="minorHAnsi"/>
        </w:rPr>
        <w:footnoteReference w:id="5"/>
      </w:r>
    </w:p>
    <w:p w:rsidR="00B92CB2" w:rsidRPr="00BB72BF" w:rsidRDefault="00B92CB2" w:rsidP="00517183">
      <w:pPr>
        <w:pStyle w:val="BodyText"/>
      </w:pPr>
    </w:p>
    <w:p w:rsidR="00B92CB2" w:rsidRPr="00BB72BF" w:rsidRDefault="00B92CB2" w:rsidP="00517183">
      <w:pPr>
        <w:pStyle w:val="BodyText"/>
      </w:pPr>
      <w:r w:rsidRPr="00BB72BF">
        <w:t>Some eligible measures that qualify for PWHRP or Basic Path are:</w:t>
      </w:r>
    </w:p>
    <w:p w:rsidR="00B92CB2" w:rsidRPr="00BB72BF" w:rsidRDefault="00B92CB2" w:rsidP="00C3427D">
      <w:pPr>
        <w:pStyle w:val="Bullet1"/>
        <w:spacing w:after="120"/>
        <w:rPr>
          <w:rFonts w:asciiTheme="minorHAnsi" w:hAnsiTheme="minorHAnsi"/>
        </w:rPr>
      </w:pPr>
      <w:r w:rsidRPr="00BB72BF">
        <w:rPr>
          <w:rFonts w:asciiTheme="minorHAnsi" w:hAnsiTheme="minorHAnsi"/>
        </w:rPr>
        <w:t>Air sealing</w:t>
      </w:r>
    </w:p>
    <w:p w:rsidR="00B92CB2" w:rsidRPr="00BB72BF" w:rsidRDefault="00B92CB2" w:rsidP="00C3427D">
      <w:pPr>
        <w:pStyle w:val="Bullet1"/>
        <w:spacing w:after="120"/>
        <w:rPr>
          <w:rFonts w:asciiTheme="minorHAnsi" w:hAnsiTheme="minorHAnsi"/>
        </w:rPr>
      </w:pPr>
      <w:r w:rsidRPr="00BB72BF">
        <w:rPr>
          <w:rFonts w:asciiTheme="minorHAnsi" w:hAnsiTheme="minorHAnsi"/>
        </w:rPr>
        <w:t>Attic insulation</w:t>
      </w:r>
    </w:p>
    <w:p w:rsidR="00B92CB2" w:rsidRPr="00BB72BF" w:rsidRDefault="00B92CB2" w:rsidP="00C3427D">
      <w:pPr>
        <w:pStyle w:val="Bullet1"/>
        <w:spacing w:after="120"/>
        <w:rPr>
          <w:rFonts w:asciiTheme="minorHAnsi" w:hAnsiTheme="minorHAnsi"/>
        </w:rPr>
      </w:pPr>
      <w:r w:rsidRPr="00BB72BF">
        <w:rPr>
          <w:rFonts w:asciiTheme="minorHAnsi" w:hAnsiTheme="minorHAnsi"/>
        </w:rPr>
        <w:lastRenderedPageBreak/>
        <w:t>Duct sealing</w:t>
      </w:r>
    </w:p>
    <w:p w:rsidR="00B92CB2" w:rsidRPr="00BB72BF" w:rsidRDefault="00B92CB2" w:rsidP="00C3427D">
      <w:pPr>
        <w:pStyle w:val="Bullet1"/>
        <w:spacing w:after="120"/>
        <w:rPr>
          <w:rFonts w:asciiTheme="minorHAnsi" w:hAnsiTheme="minorHAnsi"/>
        </w:rPr>
      </w:pPr>
      <w:r w:rsidRPr="00BB72BF">
        <w:rPr>
          <w:rFonts w:asciiTheme="minorHAnsi" w:hAnsiTheme="minorHAnsi"/>
        </w:rPr>
        <w:t>Insulation of domestic hot water</w:t>
      </w:r>
      <w:r w:rsidR="00F96D6B">
        <w:rPr>
          <w:rFonts w:asciiTheme="minorHAnsi" w:hAnsiTheme="minorHAnsi"/>
        </w:rPr>
        <w:t xml:space="preserve"> pipes</w:t>
      </w:r>
      <w:r w:rsidRPr="00BB72BF">
        <w:rPr>
          <w:rFonts w:asciiTheme="minorHAnsi" w:hAnsiTheme="minorHAnsi"/>
        </w:rPr>
        <w:t>, and</w:t>
      </w:r>
    </w:p>
    <w:p w:rsidR="00B92CB2" w:rsidRPr="00BB72BF" w:rsidRDefault="00B92CB2" w:rsidP="00C3427D">
      <w:pPr>
        <w:pStyle w:val="Bullet1"/>
        <w:spacing w:after="120"/>
        <w:rPr>
          <w:rFonts w:asciiTheme="minorHAnsi" w:hAnsiTheme="minorHAnsi"/>
        </w:rPr>
      </w:pPr>
      <w:r w:rsidRPr="00BB72BF">
        <w:rPr>
          <w:rFonts w:asciiTheme="minorHAnsi" w:hAnsiTheme="minorHAnsi"/>
        </w:rPr>
        <w:t>Combustion safety (no savings)</w:t>
      </w:r>
    </w:p>
    <w:p w:rsidR="00B92CB2" w:rsidRPr="00BB72BF" w:rsidRDefault="00B92CB2" w:rsidP="00B92CB2">
      <w:pPr>
        <w:tabs>
          <w:tab w:val="left" w:pos="0"/>
        </w:tabs>
        <w:ind w:left="1080"/>
        <w:rPr>
          <w:rFonts w:asciiTheme="minorHAnsi" w:hAnsiTheme="minorHAnsi"/>
        </w:rPr>
      </w:pPr>
    </w:p>
    <w:p w:rsidR="00271D62" w:rsidRPr="00517183" w:rsidRDefault="00B92CB2" w:rsidP="00C640D0">
      <w:pPr>
        <w:pStyle w:val="BodyText"/>
      </w:pPr>
      <w:r w:rsidRPr="00BB72BF">
        <w:t xml:space="preserve">The </w:t>
      </w:r>
      <w:r w:rsidR="00C640D0">
        <w:t>Advanced Path</w:t>
      </w:r>
      <w:r w:rsidRPr="00BB72BF">
        <w:t xml:space="preserve"> build</w:t>
      </w:r>
      <w:r w:rsidR="00955837">
        <w:t>s</w:t>
      </w:r>
      <w:r w:rsidRPr="00BB72BF">
        <w:t xml:space="preserve"> </w:t>
      </w:r>
      <w:r w:rsidR="00271D62" w:rsidRPr="00BB72BF">
        <w:t>off</w:t>
      </w:r>
      <w:r w:rsidRPr="00BB72BF">
        <w:t xml:space="preserve"> the </w:t>
      </w:r>
      <w:r w:rsidR="00C640D0">
        <w:t>Basic Path</w:t>
      </w:r>
      <w:r w:rsidRPr="00BB72BF">
        <w:t xml:space="preserve"> and, because it is more customized than the </w:t>
      </w:r>
      <w:r w:rsidR="00C640D0">
        <w:t>Basic Path</w:t>
      </w:r>
      <w:r w:rsidR="00271D62">
        <w:t>,</w:t>
      </w:r>
      <w:r w:rsidR="00271D62" w:rsidRPr="00BB72BF">
        <w:t xml:space="preserve"> </w:t>
      </w:r>
      <w:r w:rsidRPr="00BB72BF">
        <w:t>it also accomplish</w:t>
      </w:r>
      <w:r w:rsidR="00955837">
        <w:t>es</w:t>
      </w:r>
      <w:r w:rsidRPr="00BB72BF">
        <w:t xml:space="preserve"> the following:</w:t>
      </w:r>
    </w:p>
    <w:p w:rsidR="00B92CB2" w:rsidRPr="00BB72BF" w:rsidRDefault="00B92CB2" w:rsidP="00C17BE1">
      <w:pPr>
        <w:pStyle w:val="Bullet1"/>
        <w:spacing w:after="120"/>
        <w:rPr>
          <w:rFonts w:asciiTheme="minorHAnsi" w:hAnsiTheme="minorHAnsi"/>
        </w:rPr>
      </w:pPr>
      <w:r w:rsidRPr="00BB72BF">
        <w:rPr>
          <w:rFonts w:asciiTheme="minorHAnsi" w:hAnsiTheme="minorHAnsi"/>
        </w:rPr>
        <w:t>Require</w:t>
      </w:r>
      <w:r w:rsidR="00955837">
        <w:rPr>
          <w:rFonts w:asciiTheme="minorHAnsi" w:hAnsiTheme="minorHAnsi"/>
        </w:rPr>
        <w:t>s</w:t>
      </w:r>
      <w:r w:rsidRPr="00BB72BF">
        <w:rPr>
          <w:rFonts w:asciiTheme="minorHAnsi" w:hAnsiTheme="minorHAnsi"/>
        </w:rPr>
        <w:t xml:space="preserve"> higher levels of contractor training and qualifications</w:t>
      </w:r>
    </w:p>
    <w:p w:rsidR="00B92CB2" w:rsidRPr="00BB72BF" w:rsidRDefault="00F96D6B" w:rsidP="009A2084">
      <w:pPr>
        <w:pStyle w:val="Bullet1"/>
        <w:spacing w:after="120"/>
        <w:rPr>
          <w:rFonts w:asciiTheme="minorHAnsi" w:hAnsiTheme="minorHAnsi"/>
        </w:rPr>
      </w:pPr>
      <w:r>
        <w:rPr>
          <w:rFonts w:asciiTheme="minorHAnsi" w:hAnsiTheme="minorHAnsi"/>
        </w:rPr>
        <w:t>Requires</w:t>
      </w:r>
      <w:r w:rsidR="00B92CB2" w:rsidRPr="00BB72BF">
        <w:rPr>
          <w:rFonts w:asciiTheme="minorHAnsi" w:hAnsiTheme="minorHAnsi"/>
        </w:rPr>
        <w:t xml:space="preserve"> a commercially available and approved building simulation software and methodology to model </w:t>
      </w:r>
      <w:r w:rsidR="009A2084">
        <w:rPr>
          <w:rFonts w:asciiTheme="minorHAnsi" w:hAnsiTheme="minorHAnsi"/>
        </w:rPr>
        <w:t xml:space="preserve">site-specific </w:t>
      </w:r>
      <w:r w:rsidR="00B92CB2" w:rsidRPr="00BB72BF">
        <w:rPr>
          <w:rFonts w:asciiTheme="minorHAnsi" w:hAnsiTheme="minorHAnsi"/>
        </w:rPr>
        <w:t>performance and estimate energy savings for the project</w:t>
      </w:r>
    </w:p>
    <w:p w:rsidR="00C430D0" w:rsidRDefault="00B92CB2" w:rsidP="00C17BE1">
      <w:pPr>
        <w:pStyle w:val="Bullet1"/>
        <w:spacing w:after="120"/>
        <w:rPr>
          <w:rFonts w:asciiTheme="minorHAnsi" w:hAnsiTheme="minorHAnsi"/>
        </w:rPr>
      </w:pPr>
      <w:r w:rsidRPr="00BB72BF">
        <w:rPr>
          <w:rFonts w:asciiTheme="minorHAnsi" w:hAnsiTheme="minorHAnsi"/>
        </w:rPr>
        <w:t>Establish</w:t>
      </w:r>
      <w:r w:rsidR="00C430D0">
        <w:rPr>
          <w:rFonts w:asciiTheme="minorHAnsi" w:hAnsiTheme="minorHAnsi"/>
        </w:rPr>
        <w:t>es</w:t>
      </w:r>
      <w:r w:rsidRPr="00BB72BF">
        <w:rPr>
          <w:rFonts w:asciiTheme="minorHAnsi" w:hAnsiTheme="minorHAnsi"/>
        </w:rPr>
        <w:t xml:space="preserve"> a project baseline by a “test-in” and “test-out” method compatible with the requirements of </w:t>
      </w:r>
      <w:r w:rsidR="00C430D0">
        <w:rPr>
          <w:rFonts w:asciiTheme="minorHAnsi" w:hAnsiTheme="minorHAnsi"/>
        </w:rPr>
        <w:t xml:space="preserve">the </w:t>
      </w:r>
      <w:r w:rsidR="006C171D">
        <w:rPr>
          <w:rFonts w:asciiTheme="minorHAnsi" w:hAnsiTheme="minorHAnsi"/>
        </w:rPr>
        <w:t>CEC</w:t>
      </w:r>
      <w:r w:rsidRPr="00BB72BF">
        <w:rPr>
          <w:rFonts w:asciiTheme="minorHAnsi" w:hAnsiTheme="minorHAnsi"/>
        </w:rPr>
        <w:t xml:space="preserve"> HERS assessments and the national Home Performance with ENERGY STAR</w:t>
      </w:r>
      <w:r w:rsidRPr="00517183">
        <w:rPr>
          <w:rFonts w:asciiTheme="minorHAnsi" w:hAnsiTheme="minorHAnsi"/>
          <w:vertAlign w:val="superscript"/>
        </w:rPr>
        <w:t>®</w:t>
      </w:r>
      <w:r w:rsidRPr="00BB72BF">
        <w:rPr>
          <w:rFonts w:asciiTheme="minorHAnsi" w:hAnsiTheme="minorHAnsi"/>
        </w:rPr>
        <w:t xml:space="preserve"> (</w:t>
      </w:r>
      <w:proofErr w:type="spellStart"/>
      <w:r w:rsidRPr="00BB72BF">
        <w:rPr>
          <w:rFonts w:asciiTheme="minorHAnsi" w:hAnsiTheme="minorHAnsi"/>
        </w:rPr>
        <w:t>HPwES</w:t>
      </w:r>
      <w:proofErr w:type="spellEnd"/>
      <w:r w:rsidRPr="00BB72BF">
        <w:rPr>
          <w:rFonts w:asciiTheme="minorHAnsi" w:hAnsiTheme="minorHAnsi"/>
        </w:rPr>
        <w:t>) program</w:t>
      </w:r>
    </w:p>
    <w:p w:rsidR="00C430D0" w:rsidRDefault="00C430D0" w:rsidP="00C17BE1">
      <w:pPr>
        <w:pStyle w:val="Bullet1"/>
        <w:spacing w:after="120"/>
        <w:rPr>
          <w:rFonts w:asciiTheme="minorHAnsi" w:hAnsiTheme="minorHAnsi"/>
        </w:rPr>
      </w:pPr>
      <w:r>
        <w:rPr>
          <w:rFonts w:asciiTheme="minorHAnsi" w:hAnsiTheme="minorHAnsi"/>
        </w:rPr>
        <w:t>T</w:t>
      </w:r>
      <w:r w:rsidR="00B92CB2" w:rsidRPr="00BB72BF">
        <w:rPr>
          <w:rFonts w:asciiTheme="minorHAnsi" w:hAnsiTheme="minorHAnsi"/>
        </w:rPr>
        <w:t xml:space="preserve">ypically completed in a condensed timeframe </w:t>
      </w:r>
    </w:p>
    <w:p w:rsidR="00B92CB2" w:rsidRPr="00BB72BF" w:rsidRDefault="00C430D0" w:rsidP="00C640D0">
      <w:pPr>
        <w:pStyle w:val="Bullet1"/>
        <w:spacing w:after="120"/>
        <w:rPr>
          <w:rFonts w:asciiTheme="minorHAnsi" w:hAnsiTheme="minorHAnsi"/>
        </w:rPr>
      </w:pPr>
      <w:r>
        <w:rPr>
          <w:rFonts w:asciiTheme="minorHAnsi" w:hAnsiTheme="minorHAnsi"/>
        </w:rPr>
        <w:t>P</w:t>
      </w:r>
      <w:r w:rsidR="00B92CB2" w:rsidRPr="00BB72BF">
        <w:rPr>
          <w:rFonts w:asciiTheme="minorHAnsi" w:hAnsiTheme="minorHAnsi"/>
        </w:rPr>
        <w:t>rovide</w:t>
      </w:r>
      <w:r>
        <w:rPr>
          <w:rFonts w:asciiTheme="minorHAnsi" w:hAnsiTheme="minorHAnsi"/>
        </w:rPr>
        <w:t>s</w:t>
      </w:r>
      <w:r w:rsidR="00B92CB2" w:rsidRPr="00BB72BF">
        <w:rPr>
          <w:rFonts w:asciiTheme="minorHAnsi" w:hAnsiTheme="minorHAnsi"/>
        </w:rPr>
        <w:t xml:space="preserve"> greater incentives than </w:t>
      </w:r>
      <w:r w:rsidR="00C640D0">
        <w:rPr>
          <w:rFonts w:asciiTheme="minorHAnsi" w:hAnsiTheme="minorHAnsi"/>
        </w:rPr>
        <w:t>the Basic Path</w:t>
      </w:r>
    </w:p>
    <w:p w:rsidR="00B92CB2" w:rsidRPr="00BB72BF" w:rsidRDefault="00B92CB2" w:rsidP="00C640D0">
      <w:pPr>
        <w:pStyle w:val="Bullet1"/>
        <w:spacing w:after="120"/>
        <w:rPr>
          <w:rFonts w:asciiTheme="minorHAnsi" w:hAnsiTheme="minorHAnsi"/>
        </w:rPr>
      </w:pPr>
      <w:r w:rsidRPr="00BB72BF">
        <w:rPr>
          <w:rFonts w:asciiTheme="minorHAnsi" w:hAnsiTheme="minorHAnsi"/>
        </w:rPr>
        <w:t>Includes additional measures such as:</w:t>
      </w:r>
    </w:p>
    <w:p w:rsidR="00B92CB2" w:rsidRPr="00BB72BF" w:rsidRDefault="00B92CB2" w:rsidP="00B92CB2">
      <w:pPr>
        <w:pStyle w:val="Bullet2"/>
        <w:rPr>
          <w:rFonts w:asciiTheme="minorHAnsi" w:hAnsiTheme="minorHAnsi"/>
        </w:rPr>
      </w:pPr>
      <w:r w:rsidRPr="00BB72BF">
        <w:rPr>
          <w:rFonts w:asciiTheme="minorHAnsi" w:hAnsiTheme="minorHAnsi"/>
        </w:rPr>
        <w:t>HVAC systems</w:t>
      </w:r>
    </w:p>
    <w:p w:rsidR="00B92CB2" w:rsidRPr="00BB72BF" w:rsidRDefault="00B92CB2" w:rsidP="00B92CB2">
      <w:pPr>
        <w:pStyle w:val="Bullet2"/>
        <w:rPr>
          <w:rFonts w:asciiTheme="minorHAnsi" w:hAnsiTheme="minorHAnsi"/>
        </w:rPr>
      </w:pPr>
      <w:r w:rsidRPr="00BB72BF">
        <w:rPr>
          <w:rFonts w:asciiTheme="minorHAnsi" w:hAnsiTheme="minorHAnsi"/>
        </w:rPr>
        <w:t>Wall insulation</w:t>
      </w:r>
    </w:p>
    <w:p w:rsidR="00B92CB2" w:rsidRPr="00BB72BF" w:rsidRDefault="00B92CB2" w:rsidP="00B92CB2">
      <w:pPr>
        <w:pStyle w:val="Bullet2"/>
        <w:rPr>
          <w:rFonts w:asciiTheme="minorHAnsi" w:hAnsiTheme="minorHAnsi"/>
        </w:rPr>
      </w:pPr>
      <w:r w:rsidRPr="00BB72BF">
        <w:rPr>
          <w:rFonts w:asciiTheme="minorHAnsi" w:hAnsiTheme="minorHAnsi"/>
        </w:rPr>
        <w:t>Floor insulation</w:t>
      </w:r>
    </w:p>
    <w:p w:rsidR="00B92CB2" w:rsidRPr="00BB72BF" w:rsidRDefault="00B92CB2" w:rsidP="00B92CB2">
      <w:pPr>
        <w:pStyle w:val="Bullet2"/>
        <w:rPr>
          <w:rFonts w:asciiTheme="minorHAnsi" w:hAnsiTheme="minorHAnsi"/>
        </w:rPr>
      </w:pPr>
      <w:r w:rsidRPr="00BB72BF">
        <w:rPr>
          <w:rFonts w:asciiTheme="minorHAnsi" w:hAnsiTheme="minorHAnsi"/>
        </w:rPr>
        <w:t>Permanent lighting fixtures and controls, and</w:t>
      </w:r>
    </w:p>
    <w:p w:rsidR="00B92CB2" w:rsidRPr="00BB72BF" w:rsidRDefault="00B92CB2" w:rsidP="00B92CB2">
      <w:pPr>
        <w:pStyle w:val="Bullet2"/>
        <w:rPr>
          <w:rFonts w:asciiTheme="minorHAnsi" w:hAnsiTheme="minorHAnsi"/>
        </w:rPr>
      </w:pPr>
      <w:r w:rsidRPr="00BB72BF">
        <w:rPr>
          <w:rFonts w:asciiTheme="minorHAnsi" w:hAnsiTheme="minorHAnsi"/>
        </w:rPr>
        <w:t>Appliances</w:t>
      </w:r>
    </w:p>
    <w:p w:rsidR="00B92CB2" w:rsidRDefault="00B92CB2" w:rsidP="00B92CB2"/>
    <w:p w:rsidR="00B92CB2" w:rsidRDefault="00B92CB2" w:rsidP="005D7574">
      <w:pPr>
        <w:pStyle w:val="BodyText"/>
      </w:pPr>
      <w:r>
        <w:t xml:space="preserve">As mentioned previously, the residential retrofit programs being offered by the four utilities very closely mirror one another. Both </w:t>
      </w:r>
      <w:r w:rsidR="00C640D0">
        <w:t>the Basic (</w:t>
      </w:r>
      <w:r w:rsidR="005D7574">
        <w:t>“</w:t>
      </w:r>
      <w:r w:rsidR="00C640D0">
        <w:t>Prescriptive</w:t>
      </w:r>
      <w:r w:rsidR="005D7574">
        <w:t>”</w:t>
      </w:r>
      <w:r w:rsidR="00C640D0">
        <w:t xml:space="preserve">) Path </w:t>
      </w:r>
      <w:r>
        <w:t xml:space="preserve">and </w:t>
      </w:r>
      <w:r w:rsidR="005D7574">
        <w:t xml:space="preserve">the Advanced Path </w:t>
      </w:r>
      <w:r>
        <w:t>aim to deliver a set of energy efficiency measures geared to meet the needs</w:t>
      </w:r>
      <w:r w:rsidR="005D7574" w:rsidRPr="005D7574">
        <w:t xml:space="preserve"> </w:t>
      </w:r>
      <w:r>
        <w:t xml:space="preserve">of individual households </w:t>
      </w:r>
      <w:r w:rsidR="005D7574">
        <w:t xml:space="preserve">in existing homes </w:t>
      </w:r>
      <w:r>
        <w:t xml:space="preserve">and reduce energy consumption. </w:t>
      </w:r>
    </w:p>
    <w:p w:rsidR="00B92CB2" w:rsidRDefault="00B92CB2" w:rsidP="00517183">
      <w:pPr>
        <w:pStyle w:val="BodyText"/>
      </w:pPr>
      <w:bookmarkStart w:id="19" w:name="_Toc310378782"/>
      <w:bookmarkStart w:id="20" w:name="_Toc332177317"/>
      <w:bookmarkStart w:id="21" w:name="_Toc359305211"/>
      <w:bookmarkStart w:id="22" w:name="_Toc389116803"/>
      <w:bookmarkStart w:id="23" w:name="_Toc389644979"/>
    </w:p>
    <w:p w:rsidR="00B92CB2" w:rsidRPr="00325783" w:rsidRDefault="00B92CB2" w:rsidP="00B91A43">
      <w:pPr>
        <w:pStyle w:val="Heading5"/>
        <w:keepNext/>
        <w:numPr>
          <w:ilvl w:val="4"/>
          <w:numId w:val="18"/>
        </w:numPr>
        <w:spacing w:before="60" w:after="60" w:line="240" w:lineRule="auto"/>
      </w:pPr>
      <w:r w:rsidRPr="00325783">
        <w:t>Core Programs</w:t>
      </w:r>
      <w:r>
        <w:t xml:space="preserve"> </w:t>
      </w:r>
      <w:r w:rsidRPr="00325783">
        <w:t>Budgets</w:t>
      </w:r>
      <w:r>
        <w:t xml:space="preserve"> </w:t>
      </w:r>
      <w:r w:rsidRPr="00325783">
        <w:t>and Accomplishments</w:t>
      </w:r>
      <w:bookmarkEnd w:id="19"/>
      <w:bookmarkEnd w:id="20"/>
      <w:bookmarkEnd w:id="21"/>
      <w:bookmarkEnd w:id="22"/>
      <w:bookmarkEnd w:id="23"/>
      <w:r w:rsidRPr="00325783">
        <w:t xml:space="preserve"> </w:t>
      </w:r>
    </w:p>
    <w:p w:rsidR="00A945D0" w:rsidRDefault="00B92CB2" w:rsidP="005D7574">
      <w:pPr>
        <w:pStyle w:val="BodyText"/>
      </w:pPr>
      <w:r w:rsidRPr="00517183">
        <w:t>The Statewide Whole House Retrofit Program is being independently implemented by PG&amp;E, SCE, SCG</w:t>
      </w:r>
      <w:r w:rsidR="00DE153C">
        <w:t>,</w:t>
      </w:r>
      <w:r w:rsidRPr="00517183">
        <w:t xml:space="preserve"> and </w:t>
      </w:r>
      <w:r w:rsidR="00EE26C8" w:rsidRPr="00517183">
        <w:t>SDG&amp;E</w:t>
      </w:r>
      <w:r w:rsidRPr="00517183">
        <w:t xml:space="preserve"> u</w:t>
      </w:r>
      <w:r w:rsidR="00C17BE1">
        <w:t xml:space="preserve">nder the overall program IDs </w:t>
      </w:r>
      <w:r w:rsidRPr="00517183">
        <w:t xml:space="preserve">PGE21008, SCE-SW-001H, SCG 3600 and 3618, and </w:t>
      </w:r>
      <w:r w:rsidR="00EE26C8" w:rsidRPr="00517183">
        <w:t>SDG&amp;E</w:t>
      </w:r>
      <w:r w:rsidRPr="00517183">
        <w:t xml:space="preserve"> 3156 and 3116, respectively. </w:t>
      </w:r>
      <w:r w:rsidR="00BE6A04" w:rsidRPr="00517183">
        <w:fldChar w:fldCharType="begin"/>
      </w:r>
      <w:r w:rsidR="00BE6A04" w:rsidRPr="00517183">
        <w:instrText xml:space="preserve"> REF _Ref390095360 \h </w:instrText>
      </w:r>
      <w:r w:rsidR="003443BF" w:rsidRPr="00517183">
        <w:instrText xml:space="preserve"> \* MERGEFORMAT </w:instrText>
      </w:r>
      <w:r w:rsidR="00BE6A04" w:rsidRPr="00517183">
        <w:fldChar w:fldCharType="separate"/>
      </w:r>
      <w:r w:rsidR="000C56BE" w:rsidRPr="003340E5">
        <w:t xml:space="preserve">Table </w:t>
      </w:r>
      <w:r w:rsidR="000C56BE">
        <w:rPr>
          <w:noProof/>
        </w:rPr>
        <w:t>2</w:t>
      </w:r>
      <w:r w:rsidR="00BE6A04" w:rsidRPr="00517183">
        <w:fldChar w:fldCharType="end"/>
      </w:r>
      <w:r w:rsidR="00BE6A04" w:rsidRPr="00517183">
        <w:t xml:space="preserve"> </w:t>
      </w:r>
      <w:r w:rsidRPr="00517183">
        <w:t xml:space="preserve">below presents the program budget and expenditures for each IOU’s whole house </w:t>
      </w:r>
      <w:r w:rsidR="005D7574">
        <w:t>retrofit</w:t>
      </w:r>
      <w:r w:rsidRPr="00517183">
        <w:t xml:space="preserve"> offering.</w:t>
      </w:r>
      <w:r w:rsidR="00C46765">
        <w:rPr>
          <w:rStyle w:val="FootnoteReference"/>
          <w:rFonts w:asciiTheme="minorHAnsi" w:hAnsiTheme="minorHAnsi"/>
        </w:rPr>
        <w:footnoteReference w:id="6"/>
      </w:r>
      <w:r w:rsidRPr="00517183">
        <w:t xml:space="preserve"> </w:t>
      </w:r>
    </w:p>
    <w:p w:rsidR="00A82ABC" w:rsidRPr="00517183" w:rsidRDefault="00A82ABC" w:rsidP="00517183">
      <w:pPr>
        <w:pStyle w:val="BodyText"/>
      </w:pPr>
    </w:p>
    <w:p w:rsidR="00B92CB2" w:rsidRPr="003340E5" w:rsidRDefault="00BB72BF" w:rsidP="00342634">
      <w:pPr>
        <w:pStyle w:val="Caption"/>
      </w:pPr>
      <w:bookmarkStart w:id="24" w:name="_Ref390095360"/>
      <w:bookmarkStart w:id="25" w:name="_Toc359305256"/>
      <w:bookmarkStart w:id="26" w:name="_Toc390102282"/>
      <w:bookmarkStart w:id="27" w:name="_Toc393446072"/>
      <w:r w:rsidRPr="003340E5">
        <w:t xml:space="preserve">Table </w:t>
      </w:r>
      <w:r w:rsidR="00867E9C">
        <w:fldChar w:fldCharType="begin"/>
      </w:r>
      <w:r w:rsidR="00867E9C">
        <w:instrText xml:space="preserve"> SEQ Table \* ARABIC </w:instrText>
      </w:r>
      <w:r w:rsidR="00867E9C">
        <w:fldChar w:fldCharType="separate"/>
      </w:r>
      <w:r w:rsidR="00342634">
        <w:rPr>
          <w:noProof/>
        </w:rPr>
        <w:t>3</w:t>
      </w:r>
      <w:r w:rsidR="00867E9C">
        <w:rPr>
          <w:noProof/>
        </w:rPr>
        <w:fldChar w:fldCharType="end"/>
      </w:r>
      <w:bookmarkEnd w:id="24"/>
      <w:r w:rsidR="00B92CB2" w:rsidRPr="003340E5">
        <w:t>: Program Budgets and Spending by IOU Program through December 2012</w:t>
      </w:r>
      <w:bookmarkEnd w:id="25"/>
      <w:bookmarkEnd w:id="26"/>
      <w:bookmarkEnd w:id="27"/>
    </w:p>
    <w:tbl>
      <w:tblPr>
        <w:tblW w:w="6680" w:type="dxa"/>
        <w:jc w:val="center"/>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80"/>
        <w:gridCol w:w="1920"/>
        <w:gridCol w:w="1900"/>
        <w:gridCol w:w="1780"/>
      </w:tblGrid>
      <w:tr w:rsidR="00604EF6" w:rsidRPr="00F96D6B" w:rsidTr="00406FC5">
        <w:trPr>
          <w:trHeight w:val="1005"/>
          <w:jc w:val="center"/>
        </w:trPr>
        <w:tc>
          <w:tcPr>
            <w:tcW w:w="1080" w:type="dxa"/>
            <w:shd w:val="clear" w:color="000000" w:fill="003591" w:themeFill="text2"/>
            <w:vAlign w:val="center"/>
            <w:hideMark/>
          </w:tcPr>
          <w:p w:rsidR="00604EF6" w:rsidRPr="000A32D1" w:rsidRDefault="00604EF6" w:rsidP="00604EF6">
            <w:pPr>
              <w:spacing w:line="240" w:lineRule="auto"/>
              <w:jc w:val="center"/>
              <w:rPr>
                <w:rFonts w:ascii="Arial" w:hAnsi="Arial" w:cs="Arial"/>
                <w:color w:val="FFFFFF"/>
                <w:sz w:val="20"/>
                <w:szCs w:val="20"/>
                <w:lang w:eastAsia="zh-CN"/>
              </w:rPr>
            </w:pPr>
            <w:r w:rsidRPr="000A32D1">
              <w:rPr>
                <w:rFonts w:ascii="Arial" w:hAnsi="Arial" w:cs="Arial"/>
                <w:color w:val="FFFFFF"/>
                <w:sz w:val="20"/>
                <w:szCs w:val="20"/>
                <w:lang w:eastAsia="zh-CN"/>
              </w:rPr>
              <w:t>Utility</w:t>
            </w:r>
          </w:p>
        </w:tc>
        <w:tc>
          <w:tcPr>
            <w:tcW w:w="1920" w:type="dxa"/>
            <w:shd w:val="clear" w:color="000000" w:fill="003591" w:themeFill="text2"/>
            <w:vAlign w:val="center"/>
            <w:hideMark/>
          </w:tcPr>
          <w:p w:rsidR="00604EF6" w:rsidRPr="000A32D1" w:rsidRDefault="00604EF6" w:rsidP="00604EF6">
            <w:pPr>
              <w:spacing w:line="240" w:lineRule="auto"/>
              <w:jc w:val="center"/>
              <w:rPr>
                <w:rFonts w:ascii="Arial" w:hAnsi="Arial" w:cs="Arial"/>
                <w:color w:val="FFFFFF"/>
                <w:sz w:val="20"/>
                <w:szCs w:val="20"/>
                <w:lang w:eastAsia="zh-CN"/>
              </w:rPr>
            </w:pPr>
            <w:r w:rsidRPr="000A32D1">
              <w:rPr>
                <w:rFonts w:ascii="Arial" w:hAnsi="Arial" w:cs="Arial"/>
                <w:color w:val="FFFFFF"/>
                <w:sz w:val="20"/>
                <w:szCs w:val="20"/>
                <w:lang w:eastAsia="zh-CN"/>
              </w:rPr>
              <w:t>Program</w:t>
            </w:r>
          </w:p>
        </w:tc>
        <w:tc>
          <w:tcPr>
            <w:tcW w:w="1900" w:type="dxa"/>
            <w:shd w:val="clear" w:color="000000" w:fill="003591" w:themeFill="text2"/>
            <w:vAlign w:val="center"/>
            <w:hideMark/>
          </w:tcPr>
          <w:p w:rsidR="00604EF6" w:rsidRPr="000A32D1" w:rsidRDefault="00604EF6" w:rsidP="00604EF6">
            <w:pPr>
              <w:spacing w:line="240" w:lineRule="auto"/>
              <w:jc w:val="center"/>
              <w:rPr>
                <w:rFonts w:ascii="Arial" w:hAnsi="Arial" w:cs="Arial"/>
                <w:color w:val="FFFFFF"/>
                <w:sz w:val="20"/>
                <w:szCs w:val="20"/>
                <w:lang w:eastAsia="zh-CN"/>
              </w:rPr>
            </w:pPr>
            <w:r w:rsidRPr="000A32D1">
              <w:rPr>
                <w:rFonts w:ascii="Arial" w:hAnsi="Arial" w:cs="Arial"/>
                <w:color w:val="FFFFFF"/>
                <w:sz w:val="20"/>
                <w:szCs w:val="20"/>
                <w:lang w:eastAsia="zh-CN"/>
              </w:rPr>
              <w:t xml:space="preserve">2010-2012 Program  Revised Budget </w:t>
            </w:r>
          </w:p>
        </w:tc>
        <w:tc>
          <w:tcPr>
            <w:tcW w:w="1780" w:type="dxa"/>
            <w:shd w:val="clear" w:color="000000" w:fill="003591" w:themeFill="text2"/>
            <w:vAlign w:val="center"/>
            <w:hideMark/>
          </w:tcPr>
          <w:p w:rsidR="00604EF6" w:rsidRPr="000A32D1" w:rsidRDefault="00604EF6" w:rsidP="00604EF6">
            <w:pPr>
              <w:spacing w:line="240" w:lineRule="auto"/>
              <w:jc w:val="center"/>
              <w:rPr>
                <w:rFonts w:ascii="Arial" w:hAnsi="Arial" w:cs="Arial"/>
                <w:color w:val="FFFFFF"/>
                <w:sz w:val="20"/>
                <w:szCs w:val="20"/>
                <w:lang w:eastAsia="zh-CN"/>
              </w:rPr>
            </w:pPr>
            <w:r w:rsidRPr="000A32D1">
              <w:rPr>
                <w:rFonts w:ascii="Arial" w:hAnsi="Arial" w:cs="Arial"/>
                <w:color w:val="FFFFFF"/>
                <w:sz w:val="20"/>
                <w:szCs w:val="20"/>
                <w:lang w:eastAsia="zh-CN"/>
              </w:rPr>
              <w:t>2010-12 Program Expenditure</w:t>
            </w:r>
          </w:p>
        </w:tc>
      </w:tr>
      <w:tr w:rsidR="00604EF6" w:rsidRPr="00F96D6B" w:rsidTr="00406FC5">
        <w:trPr>
          <w:cantSplit/>
          <w:trHeight w:val="288"/>
          <w:jc w:val="center"/>
        </w:trPr>
        <w:tc>
          <w:tcPr>
            <w:tcW w:w="1080" w:type="dxa"/>
            <w:shd w:val="clear" w:color="auto" w:fill="auto"/>
            <w:noWrap/>
            <w:vAlign w:val="center"/>
            <w:hideMark/>
          </w:tcPr>
          <w:p w:rsidR="00604EF6" w:rsidRPr="000A32D1" w:rsidRDefault="00604EF6" w:rsidP="005D7574">
            <w:pPr>
              <w:pStyle w:val="BodyText"/>
              <w:rPr>
                <w:rFonts w:ascii="Arial" w:hAnsi="Arial" w:cs="Arial"/>
                <w:sz w:val="20"/>
                <w:szCs w:val="20"/>
                <w:lang w:eastAsia="zh-CN"/>
              </w:rPr>
            </w:pPr>
            <w:r w:rsidRPr="000A32D1">
              <w:rPr>
                <w:rFonts w:ascii="Arial" w:hAnsi="Arial" w:cs="Arial"/>
                <w:sz w:val="20"/>
                <w:szCs w:val="20"/>
                <w:lang w:eastAsia="zh-CN"/>
              </w:rPr>
              <w:t>PG</w:t>
            </w:r>
            <w:r w:rsidR="005D7574" w:rsidRPr="000A32D1">
              <w:rPr>
                <w:rFonts w:ascii="Arial" w:hAnsi="Arial" w:cs="Arial"/>
                <w:sz w:val="20"/>
                <w:szCs w:val="20"/>
                <w:lang w:eastAsia="zh-CN"/>
              </w:rPr>
              <w:t>&amp;</w:t>
            </w:r>
            <w:r w:rsidRPr="000A32D1">
              <w:rPr>
                <w:rFonts w:ascii="Arial" w:hAnsi="Arial" w:cs="Arial"/>
                <w:sz w:val="20"/>
                <w:szCs w:val="20"/>
                <w:lang w:eastAsia="zh-CN"/>
              </w:rPr>
              <w:t>E</w:t>
            </w:r>
          </w:p>
        </w:tc>
        <w:tc>
          <w:tcPr>
            <w:tcW w:w="1920" w:type="dxa"/>
            <w:shd w:val="clear" w:color="auto" w:fill="auto"/>
            <w:noWrap/>
            <w:vAlign w:val="center"/>
            <w:hideMark/>
          </w:tcPr>
          <w:p w:rsidR="00604EF6" w:rsidRPr="000A32D1" w:rsidRDefault="00604EF6" w:rsidP="005D7574">
            <w:pPr>
              <w:pStyle w:val="BodyText"/>
              <w:rPr>
                <w:rFonts w:ascii="Arial" w:hAnsi="Arial" w:cs="Arial"/>
                <w:sz w:val="20"/>
                <w:szCs w:val="20"/>
                <w:lang w:eastAsia="zh-CN"/>
              </w:rPr>
            </w:pPr>
            <w:r w:rsidRPr="000A32D1">
              <w:rPr>
                <w:rFonts w:ascii="Arial" w:hAnsi="Arial" w:cs="Arial"/>
                <w:sz w:val="20"/>
                <w:szCs w:val="20"/>
                <w:lang w:eastAsia="zh-CN"/>
              </w:rPr>
              <w:t>PGE21008</w:t>
            </w:r>
          </w:p>
        </w:tc>
        <w:tc>
          <w:tcPr>
            <w:tcW w:w="190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$28,562,757</w:t>
            </w:r>
          </w:p>
        </w:tc>
        <w:tc>
          <w:tcPr>
            <w:tcW w:w="178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$25,310,500</w:t>
            </w:r>
          </w:p>
        </w:tc>
      </w:tr>
      <w:tr w:rsidR="00604EF6" w:rsidRPr="00F96D6B" w:rsidTr="00406FC5">
        <w:trPr>
          <w:cantSplit/>
          <w:trHeight w:val="288"/>
          <w:jc w:val="center"/>
        </w:trPr>
        <w:tc>
          <w:tcPr>
            <w:tcW w:w="1080" w:type="dxa"/>
            <w:vMerge w:val="restart"/>
            <w:shd w:val="clear" w:color="auto" w:fill="auto"/>
            <w:noWrap/>
            <w:vAlign w:val="center"/>
            <w:hideMark/>
          </w:tcPr>
          <w:p w:rsidR="00604EF6" w:rsidRPr="000A32D1" w:rsidRDefault="00604EF6" w:rsidP="005D7574">
            <w:pPr>
              <w:pStyle w:val="BodyText"/>
              <w:rPr>
                <w:rFonts w:ascii="Arial" w:hAnsi="Arial" w:cs="Arial"/>
                <w:sz w:val="20"/>
                <w:szCs w:val="20"/>
                <w:lang w:eastAsia="zh-CN"/>
              </w:rPr>
            </w:pPr>
            <w:r w:rsidRPr="000A32D1">
              <w:rPr>
                <w:rFonts w:ascii="Arial" w:hAnsi="Arial" w:cs="Arial"/>
                <w:sz w:val="20"/>
                <w:szCs w:val="20"/>
                <w:lang w:eastAsia="zh-CN"/>
              </w:rPr>
              <w:t>SCE</w:t>
            </w:r>
          </w:p>
        </w:tc>
        <w:tc>
          <w:tcPr>
            <w:tcW w:w="1920" w:type="dxa"/>
            <w:shd w:val="clear" w:color="auto" w:fill="auto"/>
            <w:noWrap/>
            <w:vAlign w:val="center"/>
            <w:hideMark/>
          </w:tcPr>
          <w:p w:rsidR="00604EF6" w:rsidRPr="000A32D1" w:rsidRDefault="00604EF6" w:rsidP="005D7574">
            <w:pPr>
              <w:pStyle w:val="BodyText"/>
              <w:rPr>
                <w:rFonts w:ascii="Arial" w:hAnsi="Arial" w:cs="Arial"/>
                <w:sz w:val="20"/>
                <w:szCs w:val="20"/>
                <w:lang w:eastAsia="zh-CN"/>
              </w:rPr>
            </w:pPr>
            <w:r w:rsidRPr="000A32D1">
              <w:rPr>
                <w:rFonts w:ascii="Arial" w:hAnsi="Arial" w:cs="Arial"/>
                <w:sz w:val="20"/>
                <w:szCs w:val="20"/>
                <w:lang w:eastAsia="zh-CN"/>
              </w:rPr>
              <w:t>SCE-SW-001H</w:t>
            </w:r>
          </w:p>
        </w:tc>
        <w:tc>
          <w:tcPr>
            <w:tcW w:w="190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$26,125,000</w:t>
            </w:r>
          </w:p>
        </w:tc>
        <w:tc>
          <w:tcPr>
            <w:tcW w:w="178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$7,015,300</w:t>
            </w:r>
          </w:p>
        </w:tc>
      </w:tr>
      <w:tr w:rsidR="00604EF6" w:rsidRPr="00F96D6B" w:rsidTr="00406FC5">
        <w:trPr>
          <w:cantSplit/>
          <w:trHeight w:val="288"/>
          <w:jc w:val="center"/>
        </w:trPr>
        <w:tc>
          <w:tcPr>
            <w:tcW w:w="1080" w:type="dxa"/>
            <w:vMerge/>
            <w:vAlign w:val="center"/>
            <w:hideMark/>
          </w:tcPr>
          <w:p w:rsidR="00604EF6" w:rsidRPr="004F06ED" w:rsidRDefault="00604EF6" w:rsidP="005D7574">
            <w:pPr>
              <w:pStyle w:val="BodyText"/>
              <w:rPr>
                <w:rFonts w:ascii="Arial" w:hAnsi="Arial" w:cs="Arial"/>
                <w:sz w:val="20"/>
                <w:szCs w:val="20"/>
                <w:lang w:eastAsia="zh-CN"/>
              </w:rPr>
            </w:pPr>
          </w:p>
        </w:tc>
        <w:tc>
          <w:tcPr>
            <w:tcW w:w="1920" w:type="dxa"/>
            <w:shd w:val="clear" w:color="auto" w:fill="auto"/>
            <w:noWrap/>
            <w:vAlign w:val="center"/>
            <w:hideMark/>
          </w:tcPr>
          <w:p w:rsidR="00604EF6" w:rsidRPr="004F06ED" w:rsidRDefault="00604EF6" w:rsidP="005D7574">
            <w:pPr>
              <w:pStyle w:val="BodyText"/>
              <w:rPr>
                <w:rFonts w:ascii="Arial" w:hAnsi="Arial" w:cs="Arial"/>
                <w:color w:val="000000"/>
                <w:sz w:val="20"/>
                <w:szCs w:val="20"/>
                <w:lang w:eastAsia="zh-CN"/>
              </w:rPr>
            </w:pPr>
            <w:r w:rsidRPr="004F06ED">
              <w:rPr>
                <w:rFonts w:ascii="Arial" w:hAnsi="Arial" w:cs="Arial"/>
                <w:color w:val="000000"/>
                <w:sz w:val="20"/>
                <w:szCs w:val="20"/>
                <w:lang w:eastAsia="zh-CN"/>
              </w:rPr>
              <w:t>SCE-TP-003</w:t>
            </w:r>
          </w:p>
        </w:tc>
        <w:tc>
          <w:tcPr>
            <w:tcW w:w="1900" w:type="dxa"/>
            <w:shd w:val="clear" w:color="auto" w:fill="auto"/>
            <w:noWrap/>
            <w:vAlign w:val="center"/>
            <w:hideMark/>
          </w:tcPr>
          <w:p w:rsidR="00604EF6" w:rsidRPr="004F06ED" w:rsidRDefault="00604EF6" w:rsidP="005D7574">
            <w:pPr>
              <w:pStyle w:val="BodyText"/>
              <w:ind w:right="144"/>
              <w:jc w:val="right"/>
              <w:rPr>
                <w:rFonts w:ascii="Arial" w:hAnsi="Arial" w:cs="Arial"/>
                <w:sz w:val="20"/>
                <w:szCs w:val="20"/>
                <w:lang w:eastAsia="zh-CN"/>
              </w:rPr>
            </w:pPr>
            <w:r w:rsidRPr="004F06ED">
              <w:rPr>
                <w:rFonts w:ascii="Arial" w:hAnsi="Arial" w:cs="Arial"/>
                <w:sz w:val="20"/>
                <w:szCs w:val="20"/>
                <w:lang w:eastAsia="zh-CN"/>
              </w:rPr>
              <w:t>$10,205,994</w:t>
            </w:r>
          </w:p>
        </w:tc>
        <w:tc>
          <w:tcPr>
            <w:tcW w:w="1780" w:type="dxa"/>
            <w:shd w:val="clear" w:color="auto" w:fill="auto"/>
            <w:noWrap/>
            <w:vAlign w:val="center"/>
            <w:hideMark/>
          </w:tcPr>
          <w:p w:rsidR="00604EF6" w:rsidRPr="004F06ED" w:rsidRDefault="00604EF6" w:rsidP="005D7574">
            <w:pPr>
              <w:pStyle w:val="BodyText"/>
              <w:ind w:right="144"/>
              <w:jc w:val="right"/>
              <w:rPr>
                <w:rFonts w:ascii="Arial" w:hAnsi="Arial" w:cs="Arial"/>
                <w:sz w:val="20"/>
                <w:szCs w:val="20"/>
                <w:lang w:eastAsia="zh-CN"/>
              </w:rPr>
            </w:pPr>
            <w:r w:rsidRPr="004F06ED">
              <w:rPr>
                <w:rFonts w:ascii="Arial" w:hAnsi="Arial" w:cs="Arial"/>
                <w:sz w:val="20"/>
                <w:szCs w:val="20"/>
                <w:lang w:eastAsia="zh-CN"/>
              </w:rPr>
              <w:t>$10,664,321</w:t>
            </w:r>
          </w:p>
        </w:tc>
      </w:tr>
      <w:tr w:rsidR="00604EF6" w:rsidRPr="00F96D6B" w:rsidTr="00406FC5">
        <w:trPr>
          <w:cantSplit/>
          <w:trHeight w:val="288"/>
          <w:jc w:val="center"/>
        </w:trPr>
        <w:tc>
          <w:tcPr>
            <w:tcW w:w="1080" w:type="dxa"/>
            <w:vMerge w:val="restart"/>
            <w:shd w:val="clear" w:color="auto" w:fill="auto"/>
            <w:noWrap/>
            <w:vAlign w:val="center"/>
            <w:hideMark/>
          </w:tcPr>
          <w:p w:rsidR="00604EF6" w:rsidRPr="000A32D1" w:rsidRDefault="00604EF6" w:rsidP="005D7574">
            <w:pPr>
              <w:pStyle w:val="BodyText"/>
              <w:rPr>
                <w:rFonts w:ascii="Arial" w:hAnsi="Arial" w:cs="Arial"/>
                <w:sz w:val="20"/>
                <w:szCs w:val="20"/>
                <w:lang w:eastAsia="zh-CN"/>
              </w:rPr>
            </w:pPr>
            <w:r w:rsidRPr="000A32D1">
              <w:rPr>
                <w:rFonts w:ascii="Arial" w:hAnsi="Arial" w:cs="Arial"/>
                <w:sz w:val="20"/>
                <w:szCs w:val="20"/>
                <w:lang w:eastAsia="zh-CN"/>
              </w:rPr>
              <w:t>SCG</w:t>
            </w:r>
          </w:p>
        </w:tc>
        <w:tc>
          <w:tcPr>
            <w:tcW w:w="1920" w:type="dxa"/>
            <w:shd w:val="clear" w:color="auto" w:fill="auto"/>
            <w:noWrap/>
            <w:vAlign w:val="center"/>
            <w:hideMark/>
          </w:tcPr>
          <w:p w:rsidR="00604EF6" w:rsidRPr="000A32D1" w:rsidRDefault="00604EF6" w:rsidP="005D7574">
            <w:pPr>
              <w:pStyle w:val="BodyText"/>
              <w:rPr>
                <w:rFonts w:ascii="Arial" w:hAnsi="Arial" w:cs="Arial"/>
                <w:color w:val="000000"/>
                <w:sz w:val="20"/>
                <w:szCs w:val="20"/>
                <w:lang w:eastAsia="zh-CN"/>
              </w:rPr>
            </w:pPr>
            <w:r w:rsidRPr="000A32D1">
              <w:rPr>
                <w:rFonts w:ascii="Arial" w:hAnsi="Arial" w:cs="Arial"/>
                <w:color w:val="000000"/>
                <w:sz w:val="20"/>
                <w:szCs w:val="20"/>
                <w:lang w:eastAsia="zh-CN"/>
              </w:rPr>
              <w:t>SCG3618</w:t>
            </w:r>
          </w:p>
        </w:tc>
        <w:tc>
          <w:tcPr>
            <w:tcW w:w="190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$8,000,000</w:t>
            </w:r>
          </w:p>
        </w:tc>
        <w:tc>
          <w:tcPr>
            <w:tcW w:w="178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$2,961,632</w:t>
            </w:r>
          </w:p>
        </w:tc>
      </w:tr>
      <w:tr w:rsidR="00604EF6" w:rsidRPr="00F96D6B" w:rsidTr="00406FC5">
        <w:trPr>
          <w:cantSplit/>
          <w:trHeight w:val="288"/>
          <w:jc w:val="center"/>
        </w:trPr>
        <w:tc>
          <w:tcPr>
            <w:tcW w:w="1080" w:type="dxa"/>
            <w:vMerge/>
            <w:vAlign w:val="center"/>
            <w:hideMark/>
          </w:tcPr>
          <w:p w:rsidR="00604EF6" w:rsidRPr="004F06ED" w:rsidRDefault="00604EF6" w:rsidP="005D7574">
            <w:pPr>
              <w:pStyle w:val="BodyText"/>
              <w:rPr>
                <w:rFonts w:ascii="Arial" w:hAnsi="Arial" w:cs="Arial"/>
                <w:sz w:val="20"/>
                <w:szCs w:val="20"/>
                <w:lang w:eastAsia="zh-CN"/>
              </w:rPr>
            </w:pPr>
          </w:p>
        </w:tc>
        <w:tc>
          <w:tcPr>
            <w:tcW w:w="1920" w:type="dxa"/>
            <w:shd w:val="clear" w:color="auto" w:fill="auto"/>
            <w:noWrap/>
            <w:vAlign w:val="center"/>
            <w:hideMark/>
          </w:tcPr>
          <w:p w:rsidR="00604EF6" w:rsidRPr="004F06ED" w:rsidRDefault="00604EF6" w:rsidP="005D7574">
            <w:pPr>
              <w:pStyle w:val="BodyText"/>
              <w:rPr>
                <w:rFonts w:ascii="Arial" w:hAnsi="Arial" w:cs="Arial"/>
                <w:sz w:val="20"/>
                <w:szCs w:val="20"/>
                <w:lang w:eastAsia="zh-CN"/>
              </w:rPr>
            </w:pPr>
            <w:r w:rsidRPr="004F06ED">
              <w:rPr>
                <w:rFonts w:ascii="Arial" w:hAnsi="Arial" w:cs="Arial"/>
                <w:sz w:val="20"/>
                <w:szCs w:val="20"/>
                <w:lang w:eastAsia="zh-CN"/>
              </w:rPr>
              <w:t>SCG3600</w:t>
            </w:r>
          </w:p>
        </w:tc>
        <w:tc>
          <w:tcPr>
            <w:tcW w:w="1900" w:type="dxa"/>
            <w:shd w:val="clear" w:color="auto" w:fill="auto"/>
            <w:noWrap/>
            <w:vAlign w:val="center"/>
            <w:hideMark/>
          </w:tcPr>
          <w:p w:rsidR="00604EF6" w:rsidRPr="004F06ED" w:rsidRDefault="00604EF6" w:rsidP="005D7574">
            <w:pPr>
              <w:pStyle w:val="BodyText"/>
              <w:ind w:right="144"/>
              <w:jc w:val="right"/>
              <w:rPr>
                <w:rFonts w:ascii="Arial" w:hAnsi="Arial" w:cs="Arial"/>
                <w:sz w:val="20"/>
                <w:szCs w:val="20"/>
                <w:lang w:eastAsia="zh-CN"/>
              </w:rPr>
            </w:pPr>
            <w:r w:rsidRPr="004F06ED">
              <w:rPr>
                <w:rFonts w:ascii="Arial" w:hAnsi="Arial" w:cs="Arial"/>
                <w:sz w:val="20"/>
                <w:szCs w:val="20"/>
                <w:lang w:eastAsia="zh-CN"/>
              </w:rPr>
              <w:t>$5,656,350</w:t>
            </w:r>
          </w:p>
        </w:tc>
        <w:tc>
          <w:tcPr>
            <w:tcW w:w="1780" w:type="dxa"/>
            <w:shd w:val="clear" w:color="auto" w:fill="auto"/>
            <w:noWrap/>
            <w:vAlign w:val="center"/>
            <w:hideMark/>
          </w:tcPr>
          <w:p w:rsidR="00604EF6" w:rsidRPr="004F06ED" w:rsidRDefault="00604EF6" w:rsidP="005D7574">
            <w:pPr>
              <w:pStyle w:val="BodyText"/>
              <w:ind w:right="144"/>
              <w:jc w:val="right"/>
              <w:rPr>
                <w:rFonts w:ascii="Arial" w:hAnsi="Arial" w:cs="Arial"/>
                <w:sz w:val="20"/>
                <w:szCs w:val="20"/>
                <w:lang w:eastAsia="zh-CN"/>
              </w:rPr>
            </w:pPr>
            <w:r w:rsidRPr="004F06ED">
              <w:rPr>
                <w:rFonts w:ascii="Arial" w:hAnsi="Arial" w:cs="Arial"/>
                <w:sz w:val="20"/>
                <w:szCs w:val="20"/>
                <w:lang w:eastAsia="zh-CN"/>
              </w:rPr>
              <w:t>$3,375,428</w:t>
            </w:r>
          </w:p>
        </w:tc>
      </w:tr>
      <w:tr w:rsidR="00604EF6" w:rsidRPr="00F96D6B" w:rsidTr="00406FC5">
        <w:trPr>
          <w:cantSplit/>
          <w:trHeight w:val="288"/>
          <w:jc w:val="center"/>
        </w:trPr>
        <w:tc>
          <w:tcPr>
            <w:tcW w:w="1080" w:type="dxa"/>
            <w:vMerge w:val="restart"/>
            <w:shd w:val="clear" w:color="auto" w:fill="auto"/>
            <w:noWrap/>
            <w:vAlign w:val="center"/>
            <w:hideMark/>
          </w:tcPr>
          <w:p w:rsidR="00604EF6" w:rsidRPr="000A32D1" w:rsidRDefault="00604EF6" w:rsidP="005D7574">
            <w:pPr>
              <w:pStyle w:val="BodyText"/>
              <w:rPr>
                <w:rFonts w:ascii="Arial" w:hAnsi="Arial" w:cs="Arial"/>
                <w:sz w:val="20"/>
                <w:szCs w:val="20"/>
                <w:lang w:eastAsia="zh-CN"/>
              </w:rPr>
            </w:pPr>
            <w:r w:rsidRPr="000A32D1">
              <w:rPr>
                <w:rFonts w:ascii="Arial" w:hAnsi="Arial" w:cs="Arial"/>
                <w:sz w:val="20"/>
                <w:szCs w:val="20"/>
                <w:lang w:eastAsia="zh-CN"/>
              </w:rPr>
              <w:t>SDG&amp;E</w:t>
            </w:r>
          </w:p>
        </w:tc>
        <w:tc>
          <w:tcPr>
            <w:tcW w:w="1920" w:type="dxa"/>
            <w:shd w:val="clear" w:color="auto" w:fill="auto"/>
            <w:noWrap/>
            <w:vAlign w:val="center"/>
            <w:hideMark/>
          </w:tcPr>
          <w:p w:rsidR="00604EF6" w:rsidRPr="000A32D1" w:rsidRDefault="00604EF6" w:rsidP="005D7574">
            <w:pPr>
              <w:pStyle w:val="BodyText"/>
              <w:rPr>
                <w:rFonts w:ascii="Arial" w:hAnsi="Arial" w:cs="Arial"/>
                <w:color w:val="000000"/>
                <w:sz w:val="20"/>
                <w:szCs w:val="20"/>
                <w:lang w:eastAsia="zh-CN"/>
              </w:rPr>
            </w:pPr>
            <w:r w:rsidRPr="000A32D1">
              <w:rPr>
                <w:rFonts w:ascii="Arial" w:hAnsi="Arial" w:cs="Arial"/>
                <w:color w:val="000000"/>
                <w:sz w:val="20"/>
                <w:szCs w:val="20"/>
                <w:lang w:eastAsia="zh-CN"/>
              </w:rPr>
              <w:t>SDGE3156</w:t>
            </w:r>
          </w:p>
        </w:tc>
        <w:tc>
          <w:tcPr>
            <w:tcW w:w="190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$13,000,000</w:t>
            </w:r>
          </w:p>
        </w:tc>
        <w:tc>
          <w:tcPr>
            <w:tcW w:w="1780" w:type="dxa"/>
            <w:shd w:val="clear" w:color="auto" w:fill="auto"/>
            <w:noWrap/>
            <w:vAlign w:val="center"/>
            <w:hideMark/>
          </w:tcPr>
          <w:p w:rsidR="00604EF6" w:rsidRPr="000A32D1" w:rsidRDefault="00604EF6" w:rsidP="005D7574">
            <w:pPr>
              <w:pStyle w:val="BodyText"/>
              <w:ind w:right="144"/>
              <w:jc w:val="right"/>
              <w:rPr>
                <w:rFonts w:ascii="Arial" w:hAnsi="Arial" w:cs="Arial"/>
                <w:sz w:val="20"/>
                <w:szCs w:val="20"/>
                <w:lang w:eastAsia="zh-CN"/>
              </w:rPr>
            </w:pPr>
            <w:r w:rsidRPr="000A32D1">
              <w:rPr>
                <w:rFonts w:ascii="Arial" w:hAnsi="Arial" w:cs="Arial"/>
                <w:sz w:val="20"/>
                <w:szCs w:val="20"/>
                <w:lang w:eastAsia="zh-CN"/>
              </w:rPr>
              <w:t>$5,753,260</w:t>
            </w:r>
          </w:p>
        </w:tc>
      </w:tr>
      <w:tr w:rsidR="00604EF6" w:rsidRPr="00F96D6B" w:rsidTr="00406FC5">
        <w:trPr>
          <w:cantSplit/>
          <w:trHeight w:val="288"/>
          <w:jc w:val="center"/>
        </w:trPr>
        <w:tc>
          <w:tcPr>
            <w:tcW w:w="1080" w:type="dxa"/>
            <w:vMerge/>
            <w:vAlign w:val="center"/>
            <w:hideMark/>
          </w:tcPr>
          <w:p w:rsidR="00604EF6" w:rsidRPr="004F06ED" w:rsidRDefault="00604EF6" w:rsidP="005D7574">
            <w:pPr>
              <w:pStyle w:val="BodyText"/>
              <w:rPr>
                <w:rFonts w:ascii="Arial" w:hAnsi="Arial" w:cs="Arial"/>
                <w:sz w:val="20"/>
                <w:szCs w:val="20"/>
                <w:lang w:eastAsia="zh-CN"/>
              </w:rPr>
            </w:pPr>
          </w:p>
        </w:tc>
        <w:tc>
          <w:tcPr>
            <w:tcW w:w="1920" w:type="dxa"/>
            <w:shd w:val="clear" w:color="auto" w:fill="auto"/>
            <w:noWrap/>
            <w:vAlign w:val="center"/>
            <w:hideMark/>
          </w:tcPr>
          <w:p w:rsidR="00604EF6" w:rsidRPr="004F06ED" w:rsidRDefault="00604EF6" w:rsidP="005D7574">
            <w:pPr>
              <w:pStyle w:val="BodyText"/>
              <w:rPr>
                <w:rFonts w:ascii="Arial" w:hAnsi="Arial" w:cs="Arial"/>
                <w:color w:val="000000"/>
                <w:sz w:val="20"/>
                <w:szCs w:val="20"/>
                <w:lang w:eastAsia="zh-CN"/>
              </w:rPr>
            </w:pPr>
            <w:r w:rsidRPr="004F06ED">
              <w:rPr>
                <w:rFonts w:ascii="Arial" w:hAnsi="Arial" w:cs="Arial"/>
                <w:color w:val="000000"/>
                <w:sz w:val="20"/>
                <w:szCs w:val="20"/>
                <w:lang w:eastAsia="zh-CN"/>
              </w:rPr>
              <w:t>SDGE3116</w:t>
            </w:r>
          </w:p>
        </w:tc>
        <w:tc>
          <w:tcPr>
            <w:tcW w:w="1900" w:type="dxa"/>
            <w:shd w:val="clear" w:color="auto" w:fill="auto"/>
            <w:noWrap/>
            <w:vAlign w:val="center"/>
            <w:hideMark/>
          </w:tcPr>
          <w:p w:rsidR="00604EF6" w:rsidRPr="004F06ED" w:rsidRDefault="00604EF6" w:rsidP="005D7574">
            <w:pPr>
              <w:pStyle w:val="BodyText"/>
              <w:ind w:right="144"/>
              <w:jc w:val="right"/>
              <w:rPr>
                <w:rFonts w:ascii="Arial" w:hAnsi="Arial" w:cs="Arial"/>
                <w:sz w:val="20"/>
                <w:szCs w:val="20"/>
                <w:lang w:eastAsia="zh-CN"/>
              </w:rPr>
            </w:pPr>
            <w:r w:rsidRPr="004F06ED">
              <w:rPr>
                <w:rFonts w:ascii="Arial" w:hAnsi="Arial" w:cs="Arial"/>
                <w:sz w:val="20"/>
                <w:szCs w:val="20"/>
                <w:lang w:eastAsia="zh-CN"/>
              </w:rPr>
              <w:t>$2,011,633</w:t>
            </w:r>
          </w:p>
        </w:tc>
        <w:tc>
          <w:tcPr>
            <w:tcW w:w="1780" w:type="dxa"/>
            <w:shd w:val="clear" w:color="auto" w:fill="auto"/>
            <w:noWrap/>
            <w:vAlign w:val="center"/>
            <w:hideMark/>
          </w:tcPr>
          <w:p w:rsidR="00604EF6" w:rsidRPr="004F06ED" w:rsidRDefault="00604EF6" w:rsidP="005D7574">
            <w:pPr>
              <w:pStyle w:val="BodyText"/>
              <w:ind w:right="144"/>
              <w:jc w:val="right"/>
              <w:rPr>
                <w:rFonts w:ascii="Arial" w:hAnsi="Arial" w:cs="Arial"/>
                <w:sz w:val="20"/>
                <w:szCs w:val="20"/>
                <w:lang w:eastAsia="zh-CN"/>
              </w:rPr>
            </w:pPr>
            <w:r w:rsidRPr="004F06ED">
              <w:rPr>
                <w:rFonts w:ascii="Arial" w:hAnsi="Arial" w:cs="Arial"/>
                <w:sz w:val="20"/>
                <w:szCs w:val="20"/>
                <w:lang w:eastAsia="zh-CN"/>
              </w:rPr>
              <w:t>$1,166,401</w:t>
            </w:r>
          </w:p>
        </w:tc>
      </w:tr>
    </w:tbl>
    <w:p w:rsidR="00446743" w:rsidRPr="007A1AAB" w:rsidRDefault="00446743" w:rsidP="00517183">
      <w:pPr>
        <w:pStyle w:val="ParaText"/>
        <w:keepNext/>
        <w:spacing w:after="0"/>
        <w:ind w:left="-634"/>
        <w:jc w:val="center"/>
      </w:pPr>
    </w:p>
    <w:p w:rsidR="00B92CB2" w:rsidRDefault="00B92CB2" w:rsidP="00B92CB2">
      <w:pPr>
        <w:pStyle w:val="Heading2"/>
      </w:pPr>
      <w:bookmarkStart w:id="28" w:name="_Toc386628471"/>
      <w:bookmarkStart w:id="29" w:name="_Toc393446018"/>
      <w:bookmarkStart w:id="30" w:name="_Toc389644978"/>
      <w:r w:rsidRPr="007A1AAB">
        <w:t xml:space="preserve">Final 2010-12 Tracking </w:t>
      </w:r>
      <w:r w:rsidR="00A945D0">
        <w:t>S</w:t>
      </w:r>
      <w:r w:rsidRPr="007A1AAB">
        <w:t xml:space="preserve">avings and </w:t>
      </w:r>
      <w:r w:rsidR="00A945D0">
        <w:t>E</w:t>
      </w:r>
      <w:r w:rsidRPr="007A1AAB">
        <w:t xml:space="preserve">x </w:t>
      </w:r>
      <w:r w:rsidR="00A945D0">
        <w:t>A</w:t>
      </w:r>
      <w:r w:rsidRPr="007A1AAB">
        <w:t xml:space="preserve">nte </w:t>
      </w:r>
      <w:r w:rsidR="00A945D0">
        <w:t>S</w:t>
      </w:r>
      <w:r w:rsidRPr="007A1AAB">
        <w:t xml:space="preserve">avings </w:t>
      </w:r>
      <w:r w:rsidR="00A945D0">
        <w:t>D</w:t>
      </w:r>
      <w:r w:rsidRPr="007A1AAB">
        <w:t>isposition</w:t>
      </w:r>
      <w:bookmarkEnd w:id="28"/>
      <w:bookmarkEnd w:id="29"/>
      <w:r>
        <w:t xml:space="preserve"> </w:t>
      </w:r>
      <w:bookmarkEnd w:id="30"/>
    </w:p>
    <w:p w:rsidR="00B92CB2" w:rsidRDefault="00B92CB2" w:rsidP="00517183">
      <w:pPr>
        <w:pStyle w:val="BodyText"/>
      </w:pPr>
      <w:r>
        <w:t xml:space="preserve">There </w:t>
      </w:r>
      <w:r w:rsidR="000B078E">
        <w:t xml:space="preserve">were </w:t>
      </w:r>
      <w:r>
        <w:t xml:space="preserve">two levels of </w:t>
      </w:r>
      <w:r w:rsidR="00971C8D">
        <w:t xml:space="preserve">ex ante </w:t>
      </w:r>
      <w:r>
        <w:t xml:space="preserve">savings </w:t>
      </w:r>
      <w:r w:rsidR="00524AA8">
        <w:t xml:space="preserve">that the IOUs </w:t>
      </w:r>
      <w:r>
        <w:t>report</w:t>
      </w:r>
      <w:r w:rsidR="000B078E">
        <w:t>ed</w:t>
      </w:r>
      <w:r>
        <w:t xml:space="preserve"> for this program: </w:t>
      </w:r>
      <w:r w:rsidR="00524AA8">
        <w:t xml:space="preserve">(a) </w:t>
      </w:r>
      <w:r>
        <w:t xml:space="preserve">the </w:t>
      </w:r>
      <w:r w:rsidR="00524AA8">
        <w:t xml:space="preserve">energy savings estimates </w:t>
      </w:r>
      <w:r>
        <w:t xml:space="preserve">obtained directly from </w:t>
      </w:r>
      <w:proofErr w:type="spellStart"/>
      <w:r>
        <w:t>EnergyPro</w:t>
      </w:r>
      <w:proofErr w:type="spellEnd"/>
      <w:r w:rsidR="00524AA8">
        <w:t>, the software utilized for building energy use modeling</w:t>
      </w:r>
      <w:r>
        <w:t xml:space="preserve">, and </w:t>
      </w:r>
      <w:r w:rsidR="00524AA8">
        <w:t xml:space="preserve">(b) </w:t>
      </w:r>
      <w:r>
        <w:t xml:space="preserve">claimed savings: the </w:t>
      </w:r>
      <w:proofErr w:type="spellStart"/>
      <w:r>
        <w:t>EnergyPro</w:t>
      </w:r>
      <w:proofErr w:type="spellEnd"/>
      <w:r>
        <w:t xml:space="preserve"> results adjusted by the IOUs for the purposes of computing expected energy savings. </w:t>
      </w:r>
      <w:r w:rsidR="00AB0F36">
        <w:t xml:space="preserve"> </w:t>
      </w:r>
      <w:r>
        <w:t xml:space="preserve">The utilities applied the following factors to Advanced </w:t>
      </w:r>
      <w:r w:rsidR="00524AA8">
        <w:t>P</w:t>
      </w:r>
      <w:r>
        <w:t xml:space="preserve">ath </w:t>
      </w:r>
      <w:r w:rsidR="00971C8D">
        <w:t>ex ante</w:t>
      </w:r>
      <w:r>
        <w:t xml:space="preserve"> savings estimates from </w:t>
      </w:r>
      <w:proofErr w:type="spellStart"/>
      <w:r>
        <w:t>EnergyPro</w:t>
      </w:r>
      <w:proofErr w:type="spellEnd"/>
      <w:r>
        <w:t xml:space="preserve">: </w:t>
      </w:r>
    </w:p>
    <w:p w:rsidR="005D7574" w:rsidRDefault="005D7574" w:rsidP="00517183">
      <w:pPr>
        <w:pStyle w:val="BodyText"/>
      </w:pPr>
    </w:p>
    <w:p w:rsidR="00B92CB2" w:rsidRPr="003340E5" w:rsidRDefault="00BB72BF" w:rsidP="00342634">
      <w:pPr>
        <w:pStyle w:val="Caption"/>
      </w:pPr>
      <w:bookmarkStart w:id="31" w:name="_Toc390102283"/>
      <w:bookmarkStart w:id="32" w:name="_Toc393446073"/>
      <w:r w:rsidRPr="003340E5">
        <w:t xml:space="preserve">Table </w:t>
      </w:r>
      <w:r w:rsidR="00867E9C">
        <w:fldChar w:fldCharType="begin"/>
      </w:r>
      <w:r w:rsidR="00867E9C">
        <w:instrText xml:space="preserve"> SEQ </w:instrText>
      </w:r>
      <w:r w:rsidR="00867E9C">
        <w:instrText xml:space="preserve">Table \* ARABIC </w:instrText>
      </w:r>
      <w:r w:rsidR="00867E9C">
        <w:fldChar w:fldCharType="separate"/>
      </w:r>
      <w:r w:rsidR="00342634">
        <w:rPr>
          <w:noProof/>
        </w:rPr>
        <w:t>4</w:t>
      </w:r>
      <w:r w:rsidR="00867E9C">
        <w:rPr>
          <w:noProof/>
        </w:rPr>
        <w:fldChar w:fldCharType="end"/>
      </w:r>
      <w:r w:rsidRPr="003340E5">
        <w:t>:</w:t>
      </w:r>
      <w:r w:rsidR="00B92CB2" w:rsidRPr="003340E5">
        <w:t xml:space="preserve">  Claimed Savings Factors </w:t>
      </w:r>
      <w:r w:rsidR="00A82ABC">
        <w:t xml:space="preserve">(Gross Realization Rates) </w:t>
      </w:r>
      <w:r w:rsidR="00A82ABC">
        <w:br/>
      </w:r>
      <w:r w:rsidR="00B92CB2" w:rsidRPr="003340E5">
        <w:t xml:space="preserve">Applied to </w:t>
      </w:r>
      <w:r w:rsidR="00524AA8" w:rsidRPr="003340E5">
        <w:t xml:space="preserve">Advanced Path (Custom Measures) </w:t>
      </w:r>
      <w:proofErr w:type="spellStart"/>
      <w:r w:rsidR="00B92CB2" w:rsidRPr="003340E5">
        <w:t>EnergyPro</w:t>
      </w:r>
      <w:proofErr w:type="spellEnd"/>
      <w:r w:rsidR="00B92CB2" w:rsidRPr="003340E5">
        <w:t xml:space="preserve"> Estimates</w:t>
      </w:r>
      <w:bookmarkEnd w:id="31"/>
      <w:bookmarkEnd w:id="32"/>
    </w:p>
    <w:tbl>
      <w:tblPr>
        <w:tblW w:w="7398"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998"/>
        <w:gridCol w:w="1350"/>
        <w:gridCol w:w="1350"/>
        <w:gridCol w:w="1350"/>
        <w:gridCol w:w="1350"/>
      </w:tblGrid>
      <w:tr w:rsidR="002B076D" w:rsidRPr="00715EC5" w:rsidTr="009A2084">
        <w:trPr>
          <w:trHeight w:val="403"/>
          <w:jc w:val="center"/>
        </w:trPr>
        <w:tc>
          <w:tcPr>
            <w:tcW w:w="1998" w:type="dxa"/>
            <w:shd w:val="clear" w:color="auto" w:fill="003591" w:themeFill="text2"/>
            <w:vAlign w:val="bottom"/>
          </w:tcPr>
          <w:p w:rsidR="002B076D" w:rsidRPr="00715EC5" w:rsidRDefault="002B076D" w:rsidP="004874DD">
            <w:pPr>
              <w:keepNext/>
              <w:spacing w:line="360" w:lineRule="auto"/>
              <w:jc w:val="center"/>
              <w:rPr>
                <w:rFonts w:ascii="Arial" w:hAnsi="Arial" w:cs="Arial"/>
                <w:b/>
                <w:bCs/>
                <w:color w:val="FFFFFF"/>
                <w:sz w:val="20"/>
                <w:szCs w:val="20"/>
              </w:rPr>
            </w:pPr>
          </w:p>
        </w:tc>
        <w:tc>
          <w:tcPr>
            <w:tcW w:w="2700" w:type="dxa"/>
            <w:gridSpan w:val="2"/>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themeColor="background1"/>
                <w:sz w:val="20"/>
                <w:szCs w:val="20"/>
              </w:rPr>
            </w:pPr>
            <w:r w:rsidRPr="00715EC5">
              <w:rPr>
                <w:rFonts w:ascii="Arial" w:hAnsi="Arial" w:cs="Arial"/>
                <w:b/>
                <w:bCs/>
                <w:color w:val="FFFFFF" w:themeColor="background1"/>
                <w:sz w:val="20"/>
                <w:szCs w:val="20"/>
              </w:rPr>
              <w:t>Approved</w:t>
            </w:r>
            <w:r w:rsidR="00B2611F" w:rsidRPr="00715EC5">
              <w:rPr>
                <w:rStyle w:val="FootnoteReference"/>
                <w:rFonts w:ascii="Arial" w:hAnsi="Arial" w:cs="Arial"/>
                <w:b/>
                <w:bCs/>
                <w:color w:val="FFFFFF" w:themeColor="background1"/>
                <w:sz w:val="20"/>
                <w:szCs w:val="20"/>
              </w:rPr>
              <w:footnoteReference w:id="7"/>
            </w:r>
          </w:p>
        </w:tc>
        <w:tc>
          <w:tcPr>
            <w:tcW w:w="2700" w:type="dxa"/>
            <w:gridSpan w:val="2"/>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themeColor="background1"/>
                <w:sz w:val="20"/>
                <w:szCs w:val="20"/>
              </w:rPr>
            </w:pPr>
            <w:r w:rsidRPr="00715EC5">
              <w:rPr>
                <w:rFonts w:ascii="Arial" w:hAnsi="Arial" w:cs="Arial"/>
                <w:b/>
                <w:bCs/>
                <w:color w:val="FFFFFF" w:themeColor="background1"/>
                <w:sz w:val="20"/>
                <w:szCs w:val="20"/>
              </w:rPr>
              <w:t>Applied</w:t>
            </w:r>
          </w:p>
        </w:tc>
      </w:tr>
      <w:tr w:rsidR="002B076D" w:rsidRPr="00715EC5" w:rsidTr="009A2084">
        <w:trPr>
          <w:trHeight w:val="403"/>
          <w:jc w:val="center"/>
        </w:trPr>
        <w:tc>
          <w:tcPr>
            <w:tcW w:w="1998" w:type="dxa"/>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sz w:val="20"/>
                <w:szCs w:val="20"/>
              </w:rPr>
            </w:pPr>
            <w:r w:rsidRPr="00715EC5">
              <w:rPr>
                <w:rFonts w:ascii="Arial" w:hAnsi="Arial" w:cs="Arial"/>
                <w:b/>
                <w:bCs/>
                <w:color w:val="FFFFFF"/>
                <w:sz w:val="20"/>
                <w:szCs w:val="20"/>
              </w:rPr>
              <w:t>Utility</w:t>
            </w:r>
          </w:p>
        </w:tc>
        <w:tc>
          <w:tcPr>
            <w:tcW w:w="1350" w:type="dxa"/>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sz w:val="20"/>
                <w:szCs w:val="20"/>
              </w:rPr>
            </w:pPr>
            <w:r w:rsidRPr="00715EC5">
              <w:rPr>
                <w:rFonts w:ascii="Arial" w:hAnsi="Arial" w:cs="Arial"/>
                <w:b/>
                <w:bCs/>
                <w:color w:val="FFFFFF"/>
                <w:sz w:val="20"/>
                <w:szCs w:val="20"/>
              </w:rPr>
              <w:t>kWh</w:t>
            </w:r>
          </w:p>
        </w:tc>
        <w:tc>
          <w:tcPr>
            <w:tcW w:w="1350" w:type="dxa"/>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sz w:val="20"/>
                <w:szCs w:val="20"/>
              </w:rPr>
            </w:pPr>
            <w:proofErr w:type="spellStart"/>
            <w:r w:rsidRPr="00715EC5">
              <w:rPr>
                <w:rFonts w:ascii="Arial" w:hAnsi="Arial" w:cs="Arial"/>
                <w:b/>
                <w:bCs/>
                <w:color w:val="FFFFFF"/>
                <w:sz w:val="20"/>
                <w:szCs w:val="20"/>
              </w:rPr>
              <w:t>Therms</w:t>
            </w:r>
            <w:proofErr w:type="spellEnd"/>
          </w:p>
        </w:tc>
        <w:tc>
          <w:tcPr>
            <w:tcW w:w="1350" w:type="dxa"/>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sz w:val="20"/>
                <w:szCs w:val="20"/>
              </w:rPr>
            </w:pPr>
            <w:r w:rsidRPr="00715EC5">
              <w:rPr>
                <w:rFonts w:ascii="Arial" w:hAnsi="Arial" w:cs="Arial"/>
                <w:b/>
                <w:bCs/>
                <w:color w:val="FFFFFF"/>
                <w:sz w:val="20"/>
                <w:szCs w:val="20"/>
              </w:rPr>
              <w:t>kWh</w:t>
            </w:r>
          </w:p>
        </w:tc>
        <w:tc>
          <w:tcPr>
            <w:tcW w:w="1350" w:type="dxa"/>
            <w:shd w:val="clear" w:color="auto" w:fill="003591" w:themeFill="text2"/>
            <w:vAlign w:val="center"/>
          </w:tcPr>
          <w:p w:rsidR="002B076D" w:rsidRPr="00715EC5" w:rsidRDefault="002B076D" w:rsidP="009A2084">
            <w:pPr>
              <w:keepNext/>
              <w:spacing w:line="240" w:lineRule="auto"/>
              <w:jc w:val="center"/>
              <w:rPr>
                <w:rFonts w:ascii="Arial" w:hAnsi="Arial" w:cs="Arial"/>
                <w:b/>
                <w:bCs/>
                <w:color w:val="FFFFFF"/>
                <w:sz w:val="20"/>
                <w:szCs w:val="20"/>
              </w:rPr>
            </w:pPr>
            <w:proofErr w:type="spellStart"/>
            <w:r w:rsidRPr="00715EC5">
              <w:rPr>
                <w:rFonts w:ascii="Arial" w:hAnsi="Arial" w:cs="Arial"/>
                <w:b/>
                <w:bCs/>
                <w:color w:val="FFFFFF"/>
                <w:sz w:val="20"/>
                <w:szCs w:val="20"/>
              </w:rPr>
              <w:t>Therms</w:t>
            </w:r>
            <w:proofErr w:type="spellEnd"/>
          </w:p>
        </w:tc>
      </w:tr>
      <w:tr w:rsidR="00A82ABC" w:rsidRPr="00715EC5" w:rsidTr="009A2084">
        <w:trPr>
          <w:trHeight w:val="315"/>
          <w:jc w:val="center"/>
        </w:trPr>
        <w:tc>
          <w:tcPr>
            <w:tcW w:w="1998" w:type="dxa"/>
            <w:vAlign w:val="center"/>
          </w:tcPr>
          <w:p w:rsidR="00A82ABC" w:rsidRPr="00715EC5" w:rsidRDefault="00A82ABC" w:rsidP="009A2084">
            <w:pPr>
              <w:keepNext/>
              <w:spacing w:line="240" w:lineRule="auto"/>
              <w:jc w:val="center"/>
              <w:rPr>
                <w:rFonts w:ascii="Arial" w:hAnsi="Arial" w:cs="Arial"/>
                <w:sz w:val="20"/>
                <w:szCs w:val="20"/>
              </w:rPr>
            </w:pPr>
            <w:r w:rsidRPr="00715EC5">
              <w:rPr>
                <w:rFonts w:ascii="Arial" w:hAnsi="Arial" w:cs="Arial"/>
                <w:sz w:val="20"/>
                <w:szCs w:val="20"/>
              </w:rPr>
              <w:t>PG&amp;E</w:t>
            </w:r>
          </w:p>
        </w:tc>
        <w:tc>
          <w:tcPr>
            <w:tcW w:w="1350" w:type="dxa"/>
            <w:vAlign w:val="center"/>
          </w:tcPr>
          <w:p w:rsidR="00A82ABC"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0.40</w:t>
            </w:r>
          </w:p>
        </w:tc>
        <w:tc>
          <w:tcPr>
            <w:tcW w:w="1350" w:type="dxa"/>
            <w:vAlign w:val="center"/>
          </w:tcPr>
          <w:p w:rsidR="00A82ABC"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0.80</w:t>
            </w:r>
          </w:p>
        </w:tc>
        <w:tc>
          <w:tcPr>
            <w:tcW w:w="1350" w:type="dxa"/>
            <w:vAlign w:val="center"/>
          </w:tcPr>
          <w:p w:rsidR="00A82ABC" w:rsidRPr="00715EC5" w:rsidRDefault="00A82ABC"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0.60</w:t>
            </w:r>
          </w:p>
        </w:tc>
        <w:tc>
          <w:tcPr>
            <w:tcW w:w="1350" w:type="dxa"/>
            <w:vAlign w:val="center"/>
          </w:tcPr>
          <w:p w:rsidR="00A82ABC" w:rsidRPr="00715EC5" w:rsidRDefault="00A82ABC" w:rsidP="009A2084">
            <w:pPr>
              <w:keepNext/>
              <w:spacing w:line="240" w:lineRule="auto"/>
              <w:jc w:val="center"/>
              <w:rPr>
                <w:rFonts w:ascii="Arial" w:hAnsi="Arial" w:cs="Arial"/>
                <w:sz w:val="20"/>
                <w:szCs w:val="20"/>
              </w:rPr>
            </w:pPr>
            <w:r w:rsidRPr="00715EC5">
              <w:rPr>
                <w:rFonts w:ascii="Arial" w:hAnsi="Arial" w:cs="Arial"/>
                <w:sz w:val="20"/>
                <w:szCs w:val="20"/>
              </w:rPr>
              <w:t>0.60</w:t>
            </w:r>
          </w:p>
        </w:tc>
      </w:tr>
      <w:tr w:rsidR="002B076D" w:rsidRPr="00715EC5" w:rsidTr="009A2084">
        <w:trPr>
          <w:trHeight w:val="315"/>
          <w:jc w:val="center"/>
        </w:trPr>
        <w:tc>
          <w:tcPr>
            <w:tcW w:w="1998" w:type="dxa"/>
            <w:vAlign w:val="center"/>
          </w:tcPr>
          <w:p w:rsidR="002B076D" w:rsidRPr="00715EC5" w:rsidRDefault="002B076D" w:rsidP="009A2084">
            <w:pPr>
              <w:keepNext/>
              <w:spacing w:line="240" w:lineRule="auto"/>
              <w:jc w:val="center"/>
              <w:rPr>
                <w:rFonts w:ascii="Arial" w:hAnsi="Arial" w:cs="Arial"/>
                <w:sz w:val="20"/>
                <w:szCs w:val="20"/>
              </w:rPr>
            </w:pPr>
            <w:r w:rsidRPr="00715EC5">
              <w:rPr>
                <w:rFonts w:ascii="Arial" w:hAnsi="Arial" w:cs="Arial"/>
                <w:sz w:val="20"/>
                <w:szCs w:val="20"/>
              </w:rPr>
              <w:t>SCE</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0.40</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0.40</w:t>
            </w:r>
          </w:p>
        </w:tc>
        <w:tc>
          <w:tcPr>
            <w:tcW w:w="1350" w:type="dxa"/>
            <w:vAlign w:val="center"/>
          </w:tcPr>
          <w:p w:rsidR="002B076D" w:rsidRPr="00715EC5" w:rsidRDefault="002B076D" w:rsidP="009A2084">
            <w:pPr>
              <w:keepNext/>
              <w:spacing w:line="240" w:lineRule="auto"/>
              <w:jc w:val="center"/>
              <w:rPr>
                <w:rFonts w:ascii="Arial" w:hAnsi="Arial" w:cs="Arial"/>
                <w:sz w:val="20"/>
                <w:szCs w:val="20"/>
              </w:rPr>
            </w:pPr>
            <w:r w:rsidRPr="00715EC5">
              <w:rPr>
                <w:rFonts w:ascii="Arial" w:hAnsi="Arial" w:cs="Arial"/>
                <w:sz w:val="20"/>
                <w:szCs w:val="20"/>
              </w:rPr>
              <w:t>-</w:t>
            </w:r>
          </w:p>
        </w:tc>
      </w:tr>
      <w:tr w:rsidR="002B076D" w:rsidRPr="00715EC5" w:rsidTr="009A2084">
        <w:trPr>
          <w:trHeight w:val="315"/>
          <w:jc w:val="center"/>
        </w:trPr>
        <w:tc>
          <w:tcPr>
            <w:tcW w:w="1998" w:type="dxa"/>
            <w:vAlign w:val="center"/>
          </w:tcPr>
          <w:p w:rsidR="002B076D" w:rsidRPr="00715EC5" w:rsidRDefault="002B076D" w:rsidP="009A2084">
            <w:pPr>
              <w:keepNext/>
              <w:spacing w:line="240" w:lineRule="auto"/>
              <w:jc w:val="center"/>
              <w:rPr>
                <w:rFonts w:ascii="Arial" w:hAnsi="Arial" w:cs="Arial"/>
                <w:sz w:val="20"/>
                <w:szCs w:val="20"/>
              </w:rPr>
            </w:pPr>
            <w:r w:rsidRPr="00715EC5">
              <w:rPr>
                <w:rFonts w:ascii="Arial" w:hAnsi="Arial" w:cs="Arial"/>
                <w:sz w:val="20"/>
                <w:szCs w:val="20"/>
              </w:rPr>
              <w:t>SDG&amp;E</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0.40</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0.80</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0.40</w:t>
            </w:r>
          </w:p>
        </w:tc>
        <w:tc>
          <w:tcPr>
            <w:tcW w:w="1350" w:type="dxa"/>
            <w:vAlign w:val="center"/>
          </w:tcPr>
          <w:p w:rsidR="002B076D" w:rsidRPr="00715EC5" w:rsidRDefault="002B076D" w:rsidP="009A2084">
            <w:pPr>
              <w:keepNext/>
              <w:spacing w:line="240" w:lineRule="auto"/>
              <w:jc w:val="center"/>
              <w:rPr>
                <w:rFonts w:ascii="Arial" w:hAnsi="Arial" w:cs="Arial"/>
                <w:sz w:val="20"/>
                <w:szCs w:val="20"/>
              </w:rPr>
            </w:pPr>
            <w:r w:rsidRPr="00715EC5">
              <w:rPr>
                <w:rFonts w:ascii="Arial" w:hAnsi="Arial" w:cs="Arial"/>
                <w:sz w:val="20"/>
                <w:szCs w:val="20"/>
              </w:rPr>
              <w:t>0.80</w:t>
            </w:r>
          </w:p>
        </w:tc>
      </w:tr>
      <w:tr w:rsidR="002B076D" w:rsidRPr="00715EC5" w:rsidTr="009A2084">
        <w:trPr>
          <w:trHeight w:val="315"/>
          <w:jc w:val="center"/>
        </w:trPr>
        <w:tc>
          <w:tcPr>
            <w:tcW w:w="1998" w:type="dxa"/>
            <w:vAlign w:val="center"/>
          </w:tcPr>
          <w:p w:rsidR="002B076D" w:rsidRPr="00715EC5" w:rsidRDefault="002B076D" w:rsidP="009A2084">
            <w:pPr>
              <w:keepNext/>
              <w:spacing w:line="240" w:lineRule="auto"/>
              <w:jc w:val="center"/>
              <w:rPr>
                <w:rFonts w:ascii="Arial" w:hAnsi="Arial" w:cs="Arial"/>
                <w:sz w:val="20"/>
                <w:szCs w:val="20"/>
              </w:rPr>
            </w:pPr>
            <w:r w:rsidRPr="00715EC5">
              <w:rPr>
                <w:rFonts w:ascii="Arial" w:hAnsi="Arial" w:cs="Arial"/>
                <w:sz w:val="20"/>
                <w:szCs w:val="20"/>
              </w:rPr>
              <w:t>SCG</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0.80</w:t>
            </w:r>
          </w:p>
        </w:tc>
        <w:tc>
          <w:tcPr>
            <w:tcW w:w="1350" w:type="dxa"/>
            <w:vAlign w:val="center"/>
          </w:tcPr>
          <w:p w:rsidR="002B076D" w:rsidRPr="00715EC5" w:rsidRDefault="002B076D" w:rsidP="009A2084">
            <w:pPr>
              <w:keepNext/>
              <w:autoSpaceDE w:val="0"/>
              <w:autoSpaceDN w:val="0"/>
              <w:adjustRightInd w:val="0"/>
              <w:spacing w:line="240" w:lineRule="auto"/>
              <w:jc w:val="center"/>
              <w:rPr>
                <w:rFonts w:ascii="Arial" w:hAnsi="Arial" w:cs="Arial"/>
                <w:sz w:val="20"/>
                <w:szCs w:val="20"/>
              </w:rPr>
            </w:pPr>
            <w:r w:rsidRPr="00715EC5">
              <w:rPr>
                <w:rFonts w:ascii="Arial" w:hAnsi="Arial" w:cs="Arial"/>
                <w:sz w:val="20"/>
                <w:szCs w:val="20"/>
              </w:rPr>
              <w:t>-</w:t>
            </w:r>
          </w:p>
        </w:tc>
        <w:tc>
          <w:tcPr>
            <w:tcW w:w="1350" w:type="dxa"/>
            <w:vAlign w:val="center"/>
          </w:tcPr>
          <w:p w:rsidR="002B076D" w:rsidRPr="00715EC5" w:rsidRDefault="002B076D" w:rsidP="009A2084">
            <w:pPr>
              <w:keepNext/>
              <w:spacing w:line="240" w:lineRule="auto"/>
              <w:jc w:val="center"/>
              <w:rPr>
                <w:rFonts w:ascii="Arial" w:hAnsi="Arial" w:cs="Arial"/>
                <w:sz w:val="20"/>
                <w:szCs w:val="20"/>
              </w:rPr>
            </w:pPr>
            <w:r w:rsidRPr="00715EC5">
              <w:rPr>
                <w:rFonts w:ascii="Arial" w:hAnsi="Arial" w:cs="Arial"/>
                <w:sz w:val="20"/>
                <w:szCs w:val="20"/>
              </w:rPr>
              <w:t>0.80</w:t>
            </w:r>
          </w:p>
        </w:tc>
      </w:tr>
    </w:tbl>
    <w:p w:rsidR="00B92CB2" w:rsidRDefault="00B92CB2" w:rsidP="00517183">
      <w:pPr>
        <w:pStyle w:val="BodyText"/>
      </w:pPr>
    </w:p>
    <w:p w:rsidR="001B4211" w:rsidRDefault="00B92CB2" w:rsidP="005D7574">
      <w:pPr>
        <w:pStyle w:val="BodyText"/>
      </w:pPr>
      <w:r>
        <w:lastRenderedPageBreak/>
        <w:fldChar w:fldCharType="begin"/>
      </w:r>
      <w:r>
        <w:instrText xml:space="preserve"> REF _Ref306692983 \h  \* MERGEFORMAT </w:instrText>
      </w:r>
      <w:r>
        <w:fldChar w:fldCharType="separate"/>
      </w:r>
      <w:r w:rsidR="000C56BE">
        <w:t>Table</w:t>
      </w:r>
      <w:r w:rsidR="000C56BE" w:rsidRPr="00325783">
        <w:t xml:space="preserve"> </w:t>
      </w:r>
      <w:r w:rsidR="000C56BE">
        <w:rPr>
          <w:noProof/>
        </w:rPr>
        <w:t>4</w:t>
      </w:r>
      <w:r>
        <w:fldChar w:fldCharType="end"/>
      </w:r>
      <w:r w:rsidRPr="00325783">
        <w:t xml:space="preserve"> provides energy and demand savings targets and </w:t>
      </w:r>
      <w:r>
        <w:t>final</w:t>
      </w:r>
      <w:r w:rsidRPr="00325783">
        <w:t xml:space="preserve"> accomplishments for each utility’s </w:t>
      </w:r>
      <w:r>
        <w:t>whole house</w:t>
      </w:r>
      <w:r w:rsidRPr="00325783">
        <w:t xml:space="preserve"> program offerings.</w:t>
      </w:r>
      <w:r w:rsidR="00B61DC2">
        <w:rPr>
          <w:rStyle w:val="FootnoteReference"/>
        </w:rPr>
        <w:footnoteReference w:id="8"/>
      </w:r>
      <w:r>
        <w:t xml:space="preserve"> The table differentiates between the non-lighting measures, which </w:t>
      </w:r>
      <w:r w:rsidR="000075BF">
        <w:t xml:space="preserve">were </w:t>
      </w:r>
      <w:r>
        <w:t xml:space="preserve">the focus of this evaluation, and the lighting measures </w:t>
      </w:r>
      <w:r w:rsidR="005D7574">
        <w:t>assessed under the</w:t>
      </w:r>
      <w:r>
        <w:t xml:space="preserve"> </w:t>
      </w:r>
      <w:r w:rsidR="005D7574" w:rsidRPr="0021479B">
        <w:t>Residential</w:t>
      </w:r>
      <w:r w:rsidR="005D7574">
        <w:t xml:space="preserve"> </w:t>
      </w:r>
      <w:r w:rsidR="005D7574" w:rsidRPr="0021479B">
        <w:t>Advanced</w:t>
      </w:r>
      <w:r w:rsidR="005D7574">
        <w:t xml:space="preserve"> and </w:t>
      </w:r>
      <w:r w:rsidR="005D7574" w:rsidRPr="0021479B">
        <w:t>Upstream Lighting Impact Evaluation</w:t>
      </w:r>
      <w:r w:rsidR="005D7574">
        <w:t xml:space="preserve"> </w:t>
      </w:r>
      <w:r>
        <w:t>(</w:t>
      </w:r>
      <w:r w:rsidR="005D7574">
        <w:t>Work Order 28).</w:t>
      </w:r>
    </w:p>
    <w:p w:rsidR="002E3A03" w:rsidRPr="00325783" w:rsidRDefault="002E3A03" w:rsidP="005D7574">
      <w:pPr>
        <w:pStyle w:val="BodyText"/>
      </w:pPr>
    </w:p>
    <w:p w:rsidR="00B92CB2" w:rsidRPr="00325783" w:rsidRDefault="00BB72BF" w:rsidP="00342634">
      <w:pPr>
        <w:pStyle w:val="Caption"/>
      </w:pPr>
      <w:bookmarkStart w:id="33" w:name="_Ref306692983"/>
      <w:bookmarkStart w:id="34" w:name="_Ref306692942"/>
      <w:bookmarkStart w:id="35" w:name="_Toc359305257"/>
      <w:bookmarkStart w:id="36" w:name="_Toc390102284"/>
      <w:bookmarkStart w:id="37" w:name="_Toc393446074"/>
      <w:r>
        <w:t>Table</w:t>
      </w:r>
      <w:r w:rsidR="00B92CB2" w:rsidRPr="00325783">
        <w:t xml:space="preserve"> </w:t>
      </w:r>
      <w:r w:rsidR="00867E9C">
        <w:fldChar w:fldCharType="begin"/>
      </w:r>
      <w:r w:rsidR="00867E9C">
        <w:instrText xml:space="preserve"> SEQ Table \* ARABIC </w:instrText>
      </w:r>
      <w:r w:rsidR="00867E9C">
        <w:fldChar w:fldCharType="separate"/>
      </w:r>
      <w:r w:rsidR="00342634">
        <w:rPr>
          <w:noProof/>
        </w:rPr>
        <w:t>5</w:t>
      </w:r>
      <w:r w:rsidR="00867E9C">
        <w:rPr>
          <w:noProof/>
        </w:rPr>
        <w:fldChar w:fldCharType="end"/>
      </w:r>
      <w:bookmarkEnd w:id="33"/>
      <w:r w:rsidR="00B92CB2" w:rsidRPr="00325783">
        <w:t xml:space="preserve">: </w:t>
      </w:r>
      <w:r w:rsidR="00B92CB2">
        <w:t xml:space="preserve">2010-2012 </w:t>
      </w:r>
      <w:r w:rsidR="00B92CB2" w:rsidRPr="00325783">
        <w:t>Sav</w:t>
      </w:r>
      <w:r w:rsidR="00B92CB2">
        <w:t xml:space="preserve">ings </w:t>
      </w:r>
      <w:r w:rsidR="00B92CB2" w:rsidRPr="00325783">
        <w:t>by IOU</w:t>
      </w:r>
      <w:bookmarkEnd w:id="34"/>
      <w:r w:rsidR="00B92CB2">
        <w:t xml:space="preserve"> Program and Measure Group</w:t>
      </w:r>
      <w:bookmarkEnd w:id="35"/>
      <w:bookmarkEnd w:id="36"/>
      <w:bookmarkEnd w:id="37"/>
    </w:p>
    <w:tbl>
      <w:tblPr>
        <w:tblW w:w="9555"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173"/>
        <w:gridCol w:w="1272"/>
        <w:gridCol w:w="1080"/>
        <w:gridCol w:w="1080"/>
        <w:gridCol w:w="990"/>
        <w:gridCol w:w="1080"/>
        <w:gridCol w:w="990"/>
        <w:gridCol w:w="990"/>
        <w:gridCol w:w="900"/>
      </w:tblGrid>
      <w:tr w:rsidR="0091106E" w:rsidRPr="002E3A03" w:rsidTr="005108E9">
        <w:trPr>
          <w:trHeight w:val="240"/>
        </w:trPr>
        <w:tc>
          <w:tcPr>
            <w:tcW w:w="2445" w:type="dxa"/>
            <w:gridSpan w:val="2"/>
            <w:shd w:val="clear" w:color="000000" w:fill="003591" w:themeFill="text2"/>
            <w:hideMark/>
          </w:tcPr>
          <w:p w:rsidR="0091106E" w:rsidRPr="002E3A03" w:rsidRDefault="0091106E" w:rsidP="00830562">
            <w:pPr>
              <w:keepNext/>
              <w:spacing w:line="240" w:lineRule="auto"/>
              <w:jc w:val="center"/>
              <w:rPr>
                <w:rFonts w:ascii="Arial" w:hAnsi="Arial" w:cs="Arial"/>
                <w:color w:val="000000"/>
                <w:sz w:val="18"/>
                <w:szCs w:val="18"/>
                <w:lang w:eastAsia="zh-CN"/>
              </w:rPr>
            </w:pPr>
          </w:p>
        </w:tc>
        <w:tc>
          <w:tcPr>
            <w:tcW w:w="1080" w:type="dxa"/>
            <w:vMerge w:val="restart"/>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 xml:space="preserve">Number of Homes </w:t>
            </w:r>
            <w:r w:rsidRPr="007643D0">
              <w:rPr>
                <w:rFonts w:ascii="Arial" w:hAnsi="Arial" w:cs="Arial"/>
                <w:color w:val="FFFFFF"/>
                <w:sz w:val="16"/>
                <w:szCs w:val="16"/>
                <w:lang w:eastAsia="zh-CN"/>
              </w:rPr>
              <w:t>(estimate)</w:t>
            </w:r>
          </w:p>
        </w:tc>
        <w:tc>
          <w:tcPr>
            <w:tcW w:w="3150" w:type="dxa"/>
            <w:gridSpan w:val="3"/>
            <w:shd w:val="clear" w:color="000000" w:fill="003591" w:themeFill="text2"/>
          </w:tcPr>
          <w:p w:rsidR="0091106E" w:rsidRPr="002E3A03" w:rsidRDefault="0091106E" w:rsidP="00830562">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Envelope, HVAC, Water Heat Measures</w:t>
            </w:r>
          </w:p>
        </w:tc>
        <w:tc>
          <w:tcPr>
            <w:tcW w:w="2880" w:type="dxa"/>
            <w:gridSpan w:val="3"/>
            <w:shd w:val="clear" w:color="000000" w:fill="003591" w:themeFill="text2"/>
            <w:hideMark/>
          </w:tcPr>
          <w:p w:rsidR="0091106E" w:rsidRPr="002E3A03" w:rsidRDefault="0091106E" w:rsidP="00830562">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Lighting  Measures</w:t>
            </w:r>
          </w:p>
        </w:tc>
      </w:tr>
      <w:tr w:rsidR="007643D0" w:rsidRPr="002E3A03" w:rsidTr="005108E9">
        <w:trPr>
          <w:trHeight w:val="739"/>
        </w:trPr>
        <w:tc>
          <w:tcPr>
            <w:tcW w:w="1173"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Pr>
                <w:rFonts w:ascii="Arial" w:hAnsi="Arial" w:cs="Arial"/>
                <w:color w:val="FFFFFF"/>
                <w:sz w:val="18"/>
                <w:szCs w:val="18"/>
                <w:lang w:eastAsia="zh-CN"/>
              </w:rPr>
              <w:t xml:space="preserve">Utility and </w:t>
            </w:r>
            <w:r w:rsidRPr="002E3A03">
              <w:rPr>
                <w:rFonts w:ascii="Arial" w:hAnsi="Arial" w:cs="Arial"/>
                <w:color w:val="FFFFFF"/>
                <w:sz w:val="18"/>
                <w:szCs w:val="18"/>
                <w:lang w:eastAsia="zh-CN"/>
              </w:rPr>
              <w:t>Program</w:t>
            </w:r>
          </w:p>
        </w:tc>
        <w:tc>
          <w:tcPr>
            <w:tcW w:w="1272"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Program Name</w:t>
            </w:r>
          </w:p>
        </w:tc>
        <w:tc>
          <w:tcPr>
            <w:tcW w:w="1080" w:type="dxa"/>
            <w:vMerge/>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p>
        </w:tc>
        <w:tc>
          <w:tcPr>
            <w:tcW w:w="1080"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Installed kWh Savings</w:t>
            </w:r>
          </w:p>
        </w:tc>
        <w:tc>
          <w:tcPr>
            <w:tcW w:w="990"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Installed kW Savings</w:t>
            </w:r>
          </w:p>
        </w:tc>
        <w:tc>
          <w:tcPr>
            <w:tcW w:w="1080"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 xml:space="preserve">Installed </w:t>
            </w:r>
            <w:proofErr w:type="spellStart"/>
            <w:r w:rsidRPr="002E3A03">
              <w:rPr>
                <w:rFonts w:ascii="Arial" w:hAnsi="Arial" w:cs="Arial"/>
                <w:color w:val="FFFFFF"/>
                <w:sz w:val="18"/>
                <w:szCs w:val="18"/>
                <w:lang w:eastAsia="zh-CN"/>
              </w:rPr>
              <w:t>Therm</w:t>
            </w:r>
            <w:proofErr w:type="spellEnd"/>
            <w:r w:rsidRPr="002E3A03">
              <w:rPr>
                <w:rFonts w:ascii="Arial" w:hAnsi="Arial" w:cs="Arial"/>
                <w:color w:val="FFFFFF"/>
                <w:sz w:val="18"/>
                <w:szCs w:val="18"/>
                <w:lang w:eastAsia="zh-CN"/>
              </w:rPr>
              <w:t xml:space="preserve"> Savings</w:t>
            </w:r>
          </w:p>
        </w:tc>
        <w:tc>
          <w:tcPr>
            <w:tcW w:w="990"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Installed kWh Savings</w:t>
            </w:r>
          </w:p>
        </w:tc>
        <w:tc>
          <w:tcPr>
            <w:tcW w:w="990"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Installed kW Savings</w:t>
            </w:r>
          </w:p>
        </w:tc>
        <w:tc>
          <w:tcPr>
            <w:tcW w:w="900" w:type="dxa"/>
            <w:shd w:val="clear" w:color="000000" w:fill="003591" w:themeFill="text2"/>
            <w:vAlign w:val="center"/>
            <w:hideMark/>
          </w:tcPr>
          <w:p w:rsidR="0091106E" w:rsidRPr="002E3A03" w:rsidRDefault="0091106E" w:rsidP="007B762A">
            <w:pPr>
              <w:keepNext/>
              <w:spacing w:line="240" w:lineRule="auto"/>
              <w:jc w:val="center"/>
              <w:rPr>
                <w:rFonts w:ascii="Arial" w:hAnsi="Arial" w:cs="Arial"/>
                <w:sz w:val="18"/>
                <w:szCs w:val="18"/>
                <w:lang w:eastAsia="zh-CN"/>
              </w:rPr>
            </w:pPr>
            <w:r w:rsidRPr="002E3A03">
              <w:rPr>
                <w:rFonts w:ascii="Arial" w:hAnsi="Arial" w:cs="Arial"/>
                <w:color w:val="FFFFFF"/>
                <w:sz w:val="18"/>
                <w:szCs w:val="18"/>
                <w:lang w:eastAsia="zh-CN"/>
              </w:rPr>
              <w:t xml:space="preserve">Installed </w:t>
            </w:r>
            <w:proofErr w:type="spellStart"/>
            <w:r w:rsidRPr="002E3A03">
              <w:rPr>
                <w:rFonts w:ascii="Arial" w:hAnsi="Arial" w:cs="Arial"/>
                <w:color w:val="FFFFFF"/>
                <w:sz w:val="18"/>
                <w:szCs w:val="18"/>
                <w:lang w:eastAsia="zh-CN"/>
              </w:rPr>
              <w:t>Therm</w:t>
            </w:r>
            <w:proofErr w:type="spellEnd"/>
            <w:r w:rsidRPr="002E3A03">
              <w:rPr>
                <w:rFonts w:ascii="Arial" w:hAnsi="Arial" w:cs="Arial"/>
                <w:color w:val="FFFFFF"/>
                <w:sz w:val="18"/>
                <w:szCs w:val="18"/>
                <w:lang w:eastAsia="zh-CN"/>
              </w:rPr>
              <w:t xml:space="preserve"> Savings</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PG&amp;E</w:t>
            </w:r>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PGE21008</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Whole House Performance Program</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3,837</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6,948,112</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8,658</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1,249,183</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83,791</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6</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SCE</w:t>
            </w:r>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SCE-SW-001H</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Whole House Prescriptive Program</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1,556</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498,689</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140</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2,780</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139,171</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15</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color w:val="000000"/>
                <w:sz w:val="16"/>
                <w:szCs w:val="16"/>
                <w:lang w:eastAsia="zh-CN"/>
              </w:rPr>
            </w:pPr>
            <w:r w:rsidRPr="007643D0">
              <w:rPr>
                <w:rFonts w:ascii="Arial" w:hAnsi="Arial" w:cs="Arial"/>
                <w:color w:val="000000"/>
                <w:sz w:val="16"/>
                <w:szCs w:val="16"/>
                <w:lang w:eastAsia="zh-CN"/>
              </w:rPr>
              <w:t>(2,131)</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 xml:space="preserve">SCE </w:t>
            </w:r>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SCE-TP-003</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Comprehensive Home Performance</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693</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677,269</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1,309</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54,520</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proofErr w:type="spellStart"/>
            <w:r w:rsidRPr="007643D0">
              <w:rPr>
                <w:rFonts w:ascii="Arial" w:hAnsi="Arial" w:cs="Arial"/>
                <w:sz w:val="16"/>
                <w:szCs w:val="16"/>
                <w:lang w:eastAsia="zh-CN"/>
              </w:rPr>
              <w:t>SoCalGas</w:t>
            </w:r>
            <w:proofErr w:type="spellEnd"/>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SCG3618</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Prescriptive Whole House Retrofit</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23</w:t>
            </w:r>
          </w:p>
        </w:tc>
        <w:tc>
          <w:tcPr>
            <w:tcW w:w="108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1,480</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proofErr w:type="spellStart"/>
            <w:r w:rsidRPr="007643D0">
              <w:rPr>
                <w:rFonts w:ascii="Arial" w:hAnsi="Arial" w:cs="Arial"/>
                <w:sz w:val="16"/>
                <w:szCs w:val="16"/>
                <w:lang w:eastAsia="zh-CN"/>
              </w:rPr>
              <w:t>SoCalGas</w:t>
            </w:r>
            <w:proofErr w:type="spellEnd"/>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SCG3600</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Local Whole Home Performance</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181</w:t>
            </w:r>
          </w:p>
        </w:tc>
        <w:tc>
          <w:tcPr>
            <w:tcW w:w="108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26,734</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SDG&amp;E</w:t>
            </w:r>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SDGE3156</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Prescriptive Whole House Retrofit</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406</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355,179</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120</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32,429</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120,086</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7</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color w:val="000000"/>
                <w:sz w:val="16"/>
                <w:szCs w:val="16"/>
                <w:lang w:eastAsia="zh-CN"/>
              </w:rPr>
            </w:pPr>
            <w:r w:rsidRPr="007643D0">
              <w:rPr>
                <w:rFonts w:ascii="Arial" w:hAnsi="Arial" w:cs="Arial"/>
                <w:color w:val="000000"/>
                <w:sz w:val="16"/>
                <w:szCs w:val="16"/>
                <w:lang w:eastAsia="zh-CN"/>
              </w:rPr>
              <w:t>(670)</w:t>
            </w:r>
          </w:p>
        </w:tc>
      </w:tr>
      <w:tr w:rsidR="007643D0" w:rsidRPr="002E3A03" w:rsidTr="005108E9">
        <w:trPr>
          <w:trHeight w:val="739"/>
        </w:trPr>
        <w:tc>
          <w:tcPr>
            <w:tcW w:w="1173" w:type="dxa"/>
            <w:shd w:val="clear" w:color="auto" w:fill="auto"/>
            <w:vAlign w:val="center"/>
            <w:hideMark/>
          </w:tcPr>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SDG&amp;E</w:t>
            </w:r>
          </w:p>
          <w:p w:rsidR="0091106E" w:rsidRPr="007643D0" w:rsidRDefault="0091106E" w:rsidP="002E3A03">
            <w:pPr>
              <w:keepNext/>
              <w:spacing w:line="240" w:lineRule="auto"/>
              <w:rPr>
                <w:rFonts w:ascii="Arial" w:hAnsi="Arial" w:cs="Arial"/>
                <w:sz w:val="16"/>
                <w:szCs w:val="16"/>
                <w:lang w:eastAsia="zh-CN"/>
              </w:rPr>
            </w:pPr>
            <w:r w:rsidRPr="007643D0">
              <w:rPr>
                <w:rFonts w:ascii="Arial" w:hAnsi="Arial" w:cs="Arial"/>
                <w:sz w:val="16"/>
                <w:szCs w:val="16"/>
                <w:lang w:eastAsia="zh-CN"/>
              </w:rPr>
              <w:t>SDGE3116</w:t>
            </w:r>
          </w:p>
        </w:tc>
        <w:tc>
          <w:tcPr>
            <w:tcW w:w="1272" w:type="dxa"/>
            <w:shd w:val="clear" w:color="auto" w:fill="auto"/>
            <w:vAlign w:val="center"/>
            <w:hideMark/>
          </w:tcPr>
          <w:p w:rsidR="0091106E" w:rsidRPr="007643D0" w:rsidRDefault="0091106E" w:rsidP="00830562">
            <w:pPr>
              <w:keepNext/>
              <w:spacing w:line="240" w:lineRule="auto"/>
              <w:rPr>
                <w:rFonts w:ascii="Arial" w:hAnsi="Arial" w:cs="Arial"/>
                <w:sz w:val="16"/>
                <w:szCs w:val="16"/>
                <w:lang w:eastAsia="zh-CN"/>
              </w:rPr>
            </w:pPr>
            <w:r w:rsidRPr="007643D0">
              <w:rPr>
                <w:rFonts w:ascii="Arial" w:hAnsi="Arial" w:cs="Arial"/>
                <w:sz w:val="16"/>
                <w:szCs w:val="16"/>
                <w:lang w:eastAsia="zh-CN"/>
              </w:rPr>
              <w:t>Local Whole Home Performance</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314</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411,665</w:t>
            </w:r>
          </w:p>
        </w:tc>
        <w:tc>
          <w:tcPr>
            <w:tcW w:w="99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392</w:t>
            </w:r>
          </w:p>
        </w:tc>
        <w:tc>
          <w:tcPr>
            <w:tcW w:w="1080" w:type="dxa"/>
            <w:shd w:val="clear" w:color="auto" w:fill="auto"/>
            <w:vAlign w:val="center"/>
            <w:hideMark/>
          </w:tcPr>
          <w:p w:rsidR="0091106E" w:rsidRPr="007643D0" w:rsidRDefault="0091106E" w:rsidP="007B762A">
            <w:pPr>
              <w:keepNext/>
              <w:spacing w:line="240" w:lineRule="auto"/>
              <w:ind w:right="144"/>
              <w:jc w:val="right"/>
              <w:rPr>
                <w:rFonts w:ascii="Arial" w:hAnsi="Arial" w:cs="Arial"/>
                <w:color w:val="000000"/>
                <w:sz w:val="16"/>
                <w:szCs w:val="16"/>
                <w:lang w:eastAsia="zh-CN"/>
              </w:rPr>
            </w:pPr>
            <w:r w:rsidRPr="007643D0">
              <w:rPr>
                <w:rFonts w:ascii="Arial" w:hAnsi="Arial" w:cs="Arial"/>
                <w:color w:val="000000"/>
                <w:sz w:val="16"/>
                <w:szCs w:val="16"/>
                <w:lang w:eastAsia="zh-CN"/>
              </w:rPr>
              <w:t>44,089</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9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c>
          <w:tcPr>
            <w:tcW w:w="900" w:type="dxa"/>
            <w:shd w:val="clear" w:color="auto" w:fill="auto"/>
            <w:vAlign w:val="center"/>
            <w:hideMark/>
          </w:tcPr>
          <w:p w:rsidR="0091106E" w:rsidRPr="007643D0" w:rsidRDefault="0091106E" w:rsidP="007B762A">
            <w:pPr>
              <w:keepNext/>
              <w:spacing w:line="240" w:lineRule="auto"/>
              <w:ind w:right="144"/>
              <w:jc w:val="center"/>
              <w:rPr>
                <w:rFonts w:ascii="Arial" w:hAnsi="Arial" w:cs="Arial"/>
                <w:sz w:val="16"/>
                <w:szCs w:val="16"/>
                <w:lang w:eastAsia="zh-CN"/>
              </w:rPr>
            </w:pPr>
            <w:r w:rsidRPr="007643D0">
              <w:rPr>
                <w:rFonts w:ascii="Arial" w:hAnsi="Arial" w:cs="Arial"/>
                <w:sz w:val="16"/>
                <w:szCs w:val="16"/>
                <w:lang w:eastAsia="zh-CN"/>
              </w:rPr>
              <w:t>-</w:t>
            </w:r>
          </w:p>
        </w:tc>
      </w:tr>
    </w:tbl>
    <w:p w:rsidR="00B92CB2" w:rsidRPr="0004282D" w:rsidRDefault="00B92CB2" w:rsidP="00517183">
      <w:pPr>
        <w:pStyle w:val="Tabletext"/>
        <w:keepNext/>
      </w:pPr>
    </w:p>
    <w:p w:rsidR="00B92CB2" w:rsidRDefault="00B92CB2" w:rsidP="001418B2">
      <w:pPr>
        <w:pStyle w:val="Heading2"/>
      </w:pPr>
      <w:bookmarkStart w:id="38" w:name="_Toc389644980"/>
      <w:bookmarkStart w:id="39" w:name="_Toc393446019"/>
      <w:r>
        <w:t xml:space="preserve">2010-2012 </w:t>
      </w:r>
      <w:bookmarkEnd w:id="38"/>
      <w:r w:rsidR="001418B2">
        <w:t>Program Participants</w:t>
      </w:r>
      <w:bookmarkEnd w:id="39"/>
    </w:p>
    <w:p w:rsidR="00B92CB2" w:rsidRDefault="00B92CB2" w:rsidP="00543351">
      <w:pPr>
        <w:pStyle w:val="BodyText"/>
      </w:pPr>
      <w:r>
        <w:t xml:space="preserve">This section describes </w:t>
      </w:r>
      <w:r w:rsidR="00543351">
        <w:t>Energy Upgrade California Whole House</w:t>
      </w:r>
      <w:r>
        <w:t xml:space="preserve"> </w:t>
      </w:r>
      <w:r w:rsidR="00BA4E55">
        <w:t xml:space="preserve">program participants </w:t>
      </w:r>
      <w:r>
        <w:t>in terms of their geographical distribution, timing of participation, and energy consumption. A brief description of the</w:t>
      </w:r>
      <w:r w:rsidR="00BA4E55">
        <w:t xml:space="preserve"> </w:t>
      </w:r>
      <w:proofErr w:type="gramStart"/>
      <w:r>
        <w:t>program’s</w:t>
      </w:r>
      <w:proofErr w:type="gramEnd"/>
      <w:r>
        <w:t xml:space="preserve"> </w:t>
      </w:r>
      <w:r w:rsidR="00971C8D">
        <w:t>ex ante</w:t>
      </w:r>
      <w:r>
        <w:t xml:space="preserve"> savings is also included.  </w:t>
      </w:r>
    </w:p>
    <w:p w:rsidR="00B92CB2" w:rsidRDefault="00B92CB2" w:rsidP="00B92CB2">
      <w:pPr>
        <w:pStyle w:val="Heading3"/>
      </w:pPr>
      <w:bookmarkStart w:id="40" w:name="_Toc393446020"/>
      <w:bookmarkStart w:id="41" w:name="_Toc389644981"/>
      <w:r>
        <w:lastRenderedPageBreak/>
        <w:t>Geographical Distribution</w:t>
      </w:r>
      <w:bookmarkEnd w:id="40"/>
      <w:r>
        <w:t xml:space="preserve"> </w:t>
      </w:r>
      <w:bookmarkEnd w:id="41"/>
    </w:p>
    <w:p w:rsidR="00B92CB2" w:rsidRPr="00362F8C" w:rsidRDefault="00153D32" w:rsidP="00342634">
      <w:pPr>
        <w:pStyle w:val="Caption"/>
      </w:pPr>
      <w:r>
        <w:fldChar w:fldCharType="begin"/>
      </w:r>
      <w:r>
        <w:instrText xml:space="preserve"> REF _Ref390096037 \h </w:instrText>
      </w:r>
      <w:r>
        <w:fldChar w:fldCharType="separate"/>
      </w:r>
      <w:r w:rsidR="000C56BE">
        <w:t xml:space="preserve">Figure </w:t>
      </w:r>
      <w:r w:rsidR="000C56BE">
        <w:rPr>
          <w:noProof/>
        </w:rPr>
        <w:t>1</w:t>
      </w:r>
      <w:r>
        <w:fldChar w:fldCharType="end"/>
      </w:r>
      <w:r>
        <w:t xml:space="preserve"> </w:t>
      </w:r>
      <w:r w:rsidR="00B92CB2">
        <w:t xml:space="preserve">to </w:t>
      </w:r>
      <w:r w:rsidR="00B67601">
        <w:fldChar w:fldCharType="begin"/>
      </w:r>
      <w:r w:rsidR="00B67601">
        <w:instrText xml:space="preserve"> REF _Ref389852916 \h </w:instrText>
      </w:r>
      <w:r w:rsidR="00B67601">
        <w:fldChar w:fldCharType="separate"/>
      </w:r>
      <w:r w:rsidR="000C56BE" w:rsidRPr="00C1059F">
        <w:t xml:space="preserve">Figure </w:t>
      </w:r>
      <w:r w:rsidR="000C56BE">
        <w:rPr>
          <w:noProof/>
        </w:rPr>
        <w:t>3</w:t>
      </w:r>
      <w:r w:rsidR="00B67601">
        <w:fldChar w:fldCharType="end"/>
      </w:r>
      <w:r w:rsidR="00B67601">
        <w:t xml:space="preserve"> </w:t>
      </w:r>
      <w:r w:rsidR="00B67601" w:rsidRPr="003911E3">
        <w:rPr>
          <w:rStyle w:val="BodyTextChar"/>
          <w:b w:val="0"/>
          <w:bCs/>
        </w:rPr>
        <w:t>s</w:t>
      </w:r>
      <w:r w:rsidR="00B92CB2" w:rsidRPr="003911E3">
        <w:rPr>
          <w:rStyle w:val="BodyTextChar"/>
          <w:b w:val="0"/>
          <w:bCs/>
        </w:rPr>
        <w:t>how the geographical distribution of program participants by zip code in the IOU service territor</w:t>
      </w:r>
      <w:r w:rsidR="00D07294" w:rsidRPr="003911E3">
        <w:rPr>
          <w:rStyle w:val="BodyTextChar"/>
          <w:b w:val="0"/>
          <w:bCs/>
        </w:rPr>
        <w:t>ies</w:t>
      </w:r>
      <w:r w:rsidR="00B92CB2" w:rsidRPr="003911E3">
        <w:rPr>
          <w:rStyle w:val="BodyTextChar"/>
          <w:b w:val="0"/>
          <w:bCs/>
        </w:rPr>
        <w:t xml:space="preserve">. Shades of green represent one to 3 participants in a zip code, shades of yellow represent 4 to 20, orange represents 21 to 40, and red represents 41 or more participants in the same zip code.  There are 1,300 zip codes with at least one program participant in California.  The top six zip codes have 50 program participants or more.  </w:t>
      </w:r>
    </w:p>
    <w:p w:rsidR="00B92CB2" w:rsidRPr="00362F8C" w:rsidRDefault="00B92CB2" w:rsidP="00B92CB2"/>
    <w:p w:rsidR="006A5AB0" w:rsidRDefault="006C7315" w:rsidP="00342634">
      <w:pPr>
        <w:pStyle w:val="Caption"/>
      </w:pPr>
      <w:bookmarkStart w:id="42" w:name="_Ref390096037"/>
      <w:bookmarkStart w:id="43" w:name="_Toc390102274"/>
      <w:bookmarkStart w:id="44" w:name="_Toc390964225"/>
      <w:bookmarkStart w:id="45" w:name="_Toc393446061"/>
      <w:r>
        <w:t xml:space="preserve">Figure </w:t>
      </w:r>
      <w:r w:rsidR="00867E9C">
        <w:fldChar w:fldCharType="begin"/>
      </w:r>
      <w:r w:rsidR="00867E9C">
        <w:instrText xml:space="preserve"> SEQ Figure \* ARABIC </w:instrText>
      </w:r>
      <w:r w:rsidR="00867E9C">
        <w:fldChar w:fldCharType="separate"/>
      </w:r>
      <w:r w:rsidR="000C56BE">
        <w:rPr>
          <w:noProof/>
        </w:rPr>
        <w:t>1</w:t>
      </w:r>
      <w:r w:rsidR="00867E9C">
        <w:rPr>
          <w:noProof/>
        </w:rPr>
        <w:fldChar w:fldCharType="end"/>
      </w:r>
      <w:bookmarkEnd w:id="42"/>
      <w:r>
        <w:t xml:space="preserve">: </w:t>
      </w:r>
      <w:r w:rsidRPr="00042AD3">
        <w:t xml:space="preserve">Distribution of 2010-2012 Program Participants </w:t>
      </w:r>
      <w:r w:rsidR="008603A3">
        <w:br/>
      </w:r>
      <w:r w:rsidRPr="00042AD3">
        <w:t xml:space="preserve">in </w:t>
      </w:r>
      <w:r>
        <w:t>the PG&amp;E Service Territory</w:t>
      </w:r>
      <w:bookmarkEnd w:id="43"/>
      <w:bookmarkEnd w:id="44"/>
      <w:bookmarkEnd w:id="45"/>
    </w:p>
    <w:p w:rsidR="00B92CB2" w:rsidRPr="00042AD3" w:rsidRDefault="00153D32" w:rsidP="00517183">
      <w:pPr>
        <w:pStyle w:val="BodyText"/>
        <w:keepNext/>
        <w:jc w:val="center"/>
      </w:pPr>
      <w:r>
        <w:t>=</w:t>
      </w:r>
      <w:r w:rsidR="00B92CB2">
        <w:rPr>
          <w:noProof/>
          <w:lang w:eastAsia="zh-CN"/>
        </w:rPr>
        <w:drawing>
          <wp:inline distT="0" distB="0" distL="0" distR="0" wp14:anchorId="569B10BD" wp14:editId="15DE160D">
            <wp:extent cx="5759450" cy="3291114"/>
            <wp:effectExtent l="0" t="0" r="0" b="508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291114"/>
                    </a:xfrm>
                    <a:prstGeom prst="rect">
                      <a:avLst/>
                    </a:prstGeom>
                    <a:noFill/>
                  </pic:spPr>
                </pic:pic>
              </a:graphicData>
            </a:graphic>
          </wp:inline>
        </w:drawing>
      </w:r>
    </w:p>
    <w:p w:rsidR="00B92CB2" w:rsidRDefault="00B92CB2" w:rsidP="00B92CB2"/>
    <w:p w:rsidR="00B92CB2" w:rsidRPr="009A2CFB" w:rsidRDefault="006C7315" w:rsidP="00342634">
      <w:pPr>
        <w:pStyle w:val="Caption"/>
      </w:pPr>
      <w:bookmarkStart w:id="46" w:name="_Toc390102275"/>
      <w:bookmarkStart w:id="47" w:name="_Toc390964226"/>
      <w:bookmarkStart w:id="48" w:name="_Toc393446062"/>
      <w:r>
        <w:lastRenderedPageBreak/>
        <w:t xml:space="preserve">Figure </w:t>
      </w:r>
      <w:r w:rsidR="00867E9C">
        <w:fldChar w:fldCharType="begin"/>
      </w:r>
      <w:r w:rsidR="00867E9C">
        <w:instrText xml:space="preserve"> SEQ Figure \* ARABIC </w:instrText>
      </w:r>
      <w:r w:rsidR="00867E9C">
        <w:fldChar w:fldCharType="separate"/>
      </w:r>
      <w:r w:rsidR="000C56BE">
        <w:rPr>
          <w:noProof/>
        </w:rPr>
        <w:t>2</w:t>
      </w:r>
      <w:r w:rsidR="00867E9C">
        <w:rPr>
          <w:noProof/>
        </w:rPr>
        <w:fldChar w:fldCharType="end"/>
      </w:r>
      <w:r>
        <w:t xml:space="preserve">: </w:t>
      </w:r>
      <w:r w:rsidR="00B92CB2" w:rsidRPr="00042AD3">
        <w:t xml:space="preserve">Distribution of 2010-2012 Program Participants </w:t>
      </w:r>
      <w:r w:rsidR="008603A3">
        <w:br/>
      </w:r>
      <w:r w:rsidR="00B92CB2" w:rsidRPr="00042AD3">
        <w:t xml:space="preserve">in </w:t>
      </w:r>
      <w:r w:rsidR="00B92CB2">
        <w:t>the SCE Service Territory</w:t>
      </w:r>
      <w:bookmarkEnd w:id="46"/>
      <w:bookmarkEnd w:id="47"/>
      <w:bookmarkEnd w:id="48"/>
    </w:p>
    <w:p w:rsidR="00B92CB2" w:rsidRDefault="00B92CB2" w:rsidP="00A349C4">
      <w:pPr>
        <w:jc w:val="center"/>
      </w:pPr>
      <w:r>
        <w:rPr>
          <w:noProof/>
          <w:lang w:eastAsia="zh-CN"/>
        </w:rPr>
        <w:drawing>
          <wp:inline distT="0" distB="0" distL="0" distR="0" wp14:anchorId="0400C013" wp14:editId="2BD55A17">
            <wp:extent cx="5543550" cy="310515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1966" cy="3109864"/>
                    </a:xfrm>
                    <a:prstGeom prst="rect">
                      <a:avLst/>
                    </a:prstGeom>
                    <a:noFill/>
                  </pic:spPr>
                </pic:pic>
              </a:graphicData>
            </a:graphic>
          </wp:inline>
        </w:drawing>
      </w:r>
    </w:p>
    <w:p w:rsidR="00715EC5" w:rsidRDefault="00715EC5" w:rsidP="00342634">
      <w:pPr>
        <w:pStyle w:val="Caption"/>
      </w:pPr>
      <w:bookmarkStart w:id="49" w:name="_Ref389852916"/>
      <w:bookmarkStart w:id="50" w:name="_Toc390102276"/>
      <w:bookmarkStart w:id="51" w:name="_Toc390964227"/>
    </w:p>
    <w:p w:rsidR="00C1059F" w:rsidRPr="00C1059F" w:rsidRDefault="006C7315" w:rsidP="00342634">
      <w:pPr>
        <w:pStyle w:val="Caption"/>
      </w:pPr>
      <w:bookmarkStart w:id="52" w:name="_Toc393446063"/>
      <w:r w:rsidRPr="00C1059F">
        <w:t xml:space="preserve">Figure </w:t>
      </w:r>
      <w:r w:rsidR="00867E9C">
        <w:fldChar w:fldCharType="begin"/>
      </w:r>
      <w:r w:rsidR="00867E9C">
        <w:instrText xml:space="preserve"> SEQ Figure \* ARABIC </w:instrText>
      </w:r>
      <w:r w:rsidR="00867E9C">
        <w:fldChar w:fldCharType="separate"/>
      </w:r>
      <w:r w:rsidR="000C56BE">
        <w:rPr>
          <w:noProof/>
        </w:rPr>
        <w:t>3</w:t>
      </w:r>
      <w:r w:rsidR="00867E9C">
        <w:rPr>
          <w:noProof/>
        </w:rPr>
        <w:fldChar w:fldCharType="end"/>
      </w:r>
      <w:bookmarkEnd w:id="49"/>
      <w:r w:rsidRPr="00C1059F">
        <w:t xml:space="preserve">: </w:t>
      </w:r>
      <w:r w:rsidR="00B92CB2" w:rsidRPr="00C1059F">
        <w:t>Distribution of 2010-2012 Program Participants</w:t>
      </w:r>
      <w:r w:rsidR="008603A3">
        <w:br/>
      </w:r>
      <w:r w:rsidR="00B92CB2" w:rsidRPr="00C1059F">
        <w:t>in the SDG&amp;E Service Territor</w:t>
      </w:r>
      <w:r w:rsidR="00C1059F" w:rsidRPr="00C1059F">
        <w:t>y</w:t>
      </w:r>
      <w:bookmarkEnd w:id="50"/>
      <w:bookmarkEnd w:id="51"/>
      <w:bookmarkEnd w:id="52"/>
    </w:p>
    <w:p w:rsidR="00B92CB2" w:rsidRDefault="00C1059F" w:rsidP="00C1059F">
      <w:pPr>
        <w:pStyle w:val="BodyText"/>
      </w:pPr>
      <w:r w:rsidRPr="00C1059F">
        <w:rPr>
          <w:noProof/>
          <w:lang w:eastAsia="zh-CN"/>
        </w:rPr>
        <w:drawing>
          <wp:inline distT="0" distB="0" distL="0" distR="0" wp14:anchorId="32EDFF3F" wp14:editId="6F65D406">
            <wp:extent cx="5971032" cy="2761488"/>
            <wp:effectExtent l="0" t="0" r="0" b="1270"/>
            <wp:docPr id="6" name="Picture 6" descr="C:\Users\jonfar\AppData\Local\Microsoft\Windows\Temporary Internet Files\Content.Word\Install Map_S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far\AppData\Local\Microsoft\Windows\Temporary Internet Files\Content.Word\Install Map_SD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032" cy="2761488"/>
                    </a:xfrm>
                    <a:prstGeom prst="rect">
                      <a:avLst/>
                    </a:prstGeom>
                    <a:noFill/>
                    <a:ln>
                      <a:noFill/>
                    </a:ln>
                  </pic:spPr>
                </pic:pic>
              </a:graphicData>
            </a:graphic>
          </wp:inline>
        </w:drawing>
      </w:r>
    </w:p>
    <w:p w:rsidR="00B92CB2" w:rsidRDefault="00B92CB2" w:rsidP="00C1059F">
      <w:pPr>
        <w:pStyle w:val="BodyText"/>
      </w:pPr>
    </w:p>
    <w:p w:rsidR="008603A3" w:rsidRDefault="008603A3" w:rsidP="008603A3"/>
    <w:p w:rsidR="008603A3" w:rsidRPr="00604EF6" w:rsidRDefault="008603A3" w:rsidP="00342634">
      <w:pPr>
        <w:pStyle w:val="Caption"/>
      </w:pPr>
      <w:bookmarkStart w:id="53" w:name="_Ref369809550"/>
      <w:bookmarkStart w:id="54" w:name="_Toc393446064"/>
      <w:r w:rsidRPr="00604EF6">
        <w:rPr>
          <w:rStyle w:val="CaptionChar"/>
          <w:b/>
          <w:bCs/>
        </w:rPr>
        <w:lastRenderedPageBreak/>
        <w:t xml:space="preserve">Figure </w:t>
      </w:r>
      <w:r w:rsidRPr="00604EF6">
        <w:rPr>
          <w:rStyle w:val="CaptionChar"/>
          <w:b/>
          <w:bCs/>
        </w:rPr>
        <w:fldChar w:fldCharType="begin"/>
      </w:r>
      <w:r w:rsidRPr="00604EF6">
        <w:rPr>
          <w:rStyle w:val="CaptionChar"/>
          <w:b/>
          <w:bCs/>
        </w:rPr>
        <w:instrText xml:space="preserve"> SEQ Figure \* ARABIC </w:instrText>
      </w:r>
      <w:r w:rsidRPr="00604EF6">
        <w:rPr>
          <w:rStyle w:val="CaptionChar"/>
          <w:b/>
          <w:bCs/>
        </w:rPr>
        <w:fldChar w:fldCharType="separate"/>
      </w:r>
      <w:r w:rsidR="000C56BE">
        <w:rPr>
          <w:rStyle w:val="CaptionChar"/>
          <w:b/>
          <w:bCs/>
          <w:noProof/>
        </w:rPr>
        <w:t>4</w:t>
      </w:r>
      <w:r w:rsidRPr="00604EF6">
        <w:rPr>
          <w:rStyle w:val="CaptionChar"/>
          <w:b/>
          <w:bCs/>
        </w:rPr>
        <w:fldChar w:fldCharType="end"/>
      </w:r>
      <w:bookmarkEnd w:id="53"/>
      <w:r w:rsidR="00F333EB" w:rsidRPr="00604EF6">
        <w:rPr>
          <w:rStyle w:val="CaptionChar"/>
          <w:b/>
          <w:bCs/>
        </w:rPr>
        <w:t xml:space="preserve">: </w:t>
      </w:r>
      <w:r w:rsidRPr="00604EF6">
        <w:rPr>
          <w:rStyle w:val="CaptionChar"/>
          <w:b/>
          <w:bCs/>
        </w:rPr>
        <w:t xml:space="preserve">Distribution of 2010-2012 Program Participants </w:t>
      </w:r>
      <w:r w:rsidRPr="00604EF6">
        <w:rPr>
          <w:rStyle w:val="CaptionChar"/>
          <w:b/>
          <w:bCs/>
        </w:rPr>
        <w:br/>
        <w:t>in the SCG Service Territory</w:t>
      </w:r>
      <w:bookmarkEnd w:id="54"/>
    </w:p>
    <w:p w:rsidR="008603A3" w:rsidRPr="00F333EB" w:rsidRDefault="00F333EB" w:rsidP="00F333EB">
      <w:pPr>
        <w:pStyle w:val="BodyText"/>
        <w:jc w:val="center"/>
      </w:pPr>
      <w:r>
        <w:rPr>
          <w:noProof/>
          <w:lang w:eastAsia="zh-CN"/>
        </w:rPr>
        <w:drawing>
          <wp:inline distT="0" distB="0" distL="0" distR="0" wp14:anchorId="3083D69A" wp14:editId="4CCCA57D">
            <wp:extent cx="5852160" cy="2916936"/>
            <wp:effectExtent l="0" t="0" r="0" b="0"/>
            <wp:docPr id="2" name="Picture 2" descr="C:\Users\jonfar\AppData\Local\Microsoft\Windows\Temporary Internet Files\Content.Word\Install Map_SCG.PNG"/>
            <wp:cNvGraphicFramePr/>
            <a:graphic xmlns:a="http://schemas.openxmlformats.org/drawingml/2006/main">
              <a:graphicData uri="http://schemas.openxmlformats.org/drawingml/2006/picture">
                <pic:pic xmlns:pic="http://schemas.openxmlformats.org/drawingml/2006/picture">
                  <pic:nvPicPr>
                    <pic:cNvPr id="2" name="Picture 2" descr="C:\Users\jonfar\AppData\Local\Microsoft\Windows\Temporary Internet Files\Content.Word\Install Map_SCG.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2916936"/>
                    </a:xfrm>
                    <a:prstGeom prst="rect">
                      <a:avLst/>
                    </a:prstGeom>
                    <a:noFill/>
                    <a:ln>
                      <a:noFill/>
                    </a:ln>
                  </pic:spPr>
                </pic:pic>
              </a:graphicData>
            </a:graphic>
          </wp:inline>
        </w:drawing>
      </w:r>
    </w:p>
    <w:p w:rsidR="008603A3" w:rsidRPr="00F333EB" w:rsidRDefault="008603A3" w:rsidP="00F333EB">
      <w:pPr>
        <w:pStyle w:val="BodyText"/>
      </w:pPr>
    </w:p>
    <w:p w:rsidR="00B92CB2" w:rsidRPr="00110135" w:rsidRDefault="00D07294" w:rsidP="00C33D0D">
      <w:pPr>
        <w:pStyle w:val="BodyText"/>
      </w:pPr>
      <w:r w:rsidRPr="00110135">
        <w:t>P</w:t>
      </w:r>
      <w:r w:rsidR="00B92CB2" w:rsidRPr="00110135">
        <w:t xml:space="preserve">rogram participation tends to be </w:t>
      </w:r>
      <w:r w:rsidRPr="00110135">
        <w:t xml:space="preserve">more </w:t>
      </w:r>
      <w:r w:rsidR="00B92CB2" w:rsidRPr="00110135">
        <w:t>concentrated in some specific climate zones. California Climate Zones are presented in</w:t>
      </w:r>
      <w:r w:rsidR="003D3775" w:rsidRPr="00110135">
        <w:t xml:space="preserve"> </w:t>
      </w:r>
      <w:r w:rsidR="00604EF6">
        <w:t xml:space="preserve">Appendix </w:t>
      </w:r>
      <w:r w:rsidR="00C33D0D">
        <w:fldChar w:fldCharType="begin"/>
      </w:r>
      <w:r w:rsidR="00C33D0D">
        <w:instrText xml:space="preserve"> REF _Ref393211345 \r \h </w:instrText>
      </w:r>
      <w:r w:rsidR="00C33D0D">
        <w:fldChar w:fldCharType="separate"/>
      </w:r>
      <w:r w:rsidR="000C56BE">
        <w:rPr>
          <w:rFonts w:hint="eastAsia"/>
          <w:cs/>
        </w:rPr>
        <w:t>‎</w:t>
      </w:r>
      <w:r w:rsidR="000C56BE">
        <w:t>A</w:t>
      </w:r>
      <w:r w:rsidR="00C33D0D">
        <w:fldChar w:fldCharType="end"/>
      </w:r>
      <w:r w:rsidR="00B92CB2" w:rsidRPr="00110135">
        <w:t>.  The climate zones with the most program participants as a percent of each utility’s participants are:</w:t>
      </w:r>
    </w:p>
    <w:p w:rsidR="00B92CB2" w:rsidRDefault="00B92CB2" w:rsidP="008C25BF">
      <w:pPr>
        <w:pStyle w:val="Bullet1"/>
      </w:pPr>
      <w:r>
        <w:t xml:space="preserve">27% of PG&amp;E’s program participants (1,049 customers) are in Climate Zone 3  </w:t>
      </w:r>
    </w:p>
    <w:p w:rsidR="00B92CB2" w:rsidRDefault="00B92CB2" w:rsidP="008C25BF">
      <w:pPr>
        <w:pStyle w:val="Bullet1"/>
      </w:pPr>
      <w:r>
        <w:t xml:space="preserve">46% of PG&amp;E’s program participants (1,762) are in Climate Zone 12  </w:t>
      </w:r>
    </w:p>
    <w:p w:rsidR="00B92CB2" w:rsidRDefault="00B92CB2" w:rsidP="008C25BF">
      <w:pPr>
        <w:pStyle w:val="Bullet1"/>
      </w:pPr>
      <w:r>
        <w:t xml:space="preserve">16% of SCE’s program participants (368) are in Climate Zone 8 </w:t>
      </w:r>
    </w:p>
    <w:p w:rsidR="00B92CB2" w:rsidRDefault="00B92CB2" w:rsidP="008C25BF">
      <w:pPr>
        <w:pStyle w:val="Bullet1"/>
      </w:pPr>
      <w:r>
        <w:t xml:space="preserve">48% of SCE’s program participants (1,070) are in Climate Zone 9 </w:t>
      </w:r>
    </w:p>
    <w:p w:rsidR="00B92CB2" w:rsidRDefault="00B92CB2" w:rsidP="008C25BF">
      <w:pPr>
        <w:pStyle w:val="Bullet1"/>
      </w:pPr>
      <w:r>
        <w:t xml:space="preserve">7% of SCG program participants (58) are in Climate Zone 8 </w:t>
      </w:r>
    </w:p>
    <w:p w:rsidR="00B92CB2" w:rsidRDefault="00B92CB2" w:rsidP="008C25BF">
      <w:pPr>
        <w:pStyle w:val="Bullet1"/>
      </w:pPr>
      <w:r>
        <w:t xml:space="preserve">70% of SCG program participants (565) are in Climate Zone 9 </w:t>
      </w:r>
    </w:p>
    <w:p w:rsidR="00B92CB2" w:rsidRDefault="00B92CB2" w:rsidP="008C25BF">
      <w:pPr>
        <w:pStyle w:val="Bullet1"/>
      </w:pPr>
      <w:r>
        <w:t xml:space="preserve">36% of SDG&amp;E’s program participants (256) are in Climate Zone 10 </w:t>
      </w:r>
    </w:p>
    <w:p w:rsidR="00B92CB2" w:rsidRDefault="00B92CB2" w:rsidP="008C25BF">
      <w:pPr>
        <w:pStyle w:val="Bullet1"/>
      </w:pPr>
      <w:r>
        <w:t xml:space="preserve">63% of SDG&amp;E’s program participants (446) are in Climate Zone 7 </w:t>
      </w:r>
    </w:p>
    <w:p w:rsidR="00B92CB2" w:rsidRDefault="00B92CB2" w:rsidP="00E26F3A">
      <w:pPr>
        <w:pStyle w:val="BodyText"/>
      </w:pPr>
    </w:p>
    <w:p w:rsidR="00B92CB2" w:rsidRDefault="00B92CB2" w:rsidP="00C74FDA">
      <w:pPr>
        <w:pStyle w:val="BodyText"/>
      </w:pPr>
      <w:r>
        <w:t xml:space="preserve">The distribution by climate zone shows that the program concentrated on areas that are </w:t>
      </w:r>
      <w:r w:rsidR="00C74FDA">
        <w:t xml:space="preserve">in </w:t>
      </w:r>
      <w:r w:rsidR="00CD77AA">
        <w:t>mild</w:t>
      </w:r>
      <w:r>
        <w:t xml:space="preserve"> weather.  </w:t>
      </w:r>
    </w:p>
    <w:p w:rsidR="00B92CB2" w:rsidRDefault="00B92CB2" w:rsidP="007B22B1">
      <w:pPr>
        <w:pStyle w:val="Heading2"/>
      </w:pPr>
      <w:bookmarkStart w:id="55" w:name="_Toc389644982"/>
      <w:bookmarkStart w:id="56" w:name="_Toc393446021"/>
      <w:r>
        <w:t>Timing of Participation</w:t>
      </w:r>
      <w:bookmarkEnd w:id="55"/>
      <w:bookmarkEnd w:id="56"/>
    </w:p>
    <w:p w:rsidR="00B92CB2" w:rsidRDefault="00971DBE" w:rsidP="00C33D0D">
      <w:pPr>
        <w:pStyle w:val="BodyText"/>
      </w:pPr>
      <w:r>
        <w:t xml:space="preserve">This </w:t>
      </w:r>
      <w:r w:rsidR="00B92CB2">
        <w:t xml:space="preserve">section describes the number of participants </w:t>
      </w:r>
      <w:r w:rsidR="008C25BF">
        <w:t>per month</w:t>
      </w:r>
      <w:r>
        <w:t xml:space="preserve"> and </w:t>
      </w:r>
      <w:r w:rsidR="00B92CB2">
        <w:t xml:space="preserve">year across all IOUs. </w:t>
      </w:r>
      <w:r w:rsidR="00AC7247">
        <w:t xml:space="preserve">The </w:t>
      </w:r>
      <w:r w:rsidR="00C33D0D">
        <w:t>influence of ARRA-</w:t>
      </w:r>
      <w:r w:rsidR="00AC7247">
        <w:t>funded program</w:t>
      </w:r>
      <w:r w:rsidR="00C33D0D">
        <w:t xml:space="preserve"> on the IOU programs is clear.  The ARRA program</w:t>
      </w:r>
      <w:r w:rsidR="00AC7247">
        <w:t xml:space="preserve"> ended in March 2012. It is </w:t>
      </w:r>
      <w:r w:rsidR="00C33D0D">
        <w:t>visible</w:t>
      </w:r>
      <w:r w:rsidR="00AC7247">
        <w:t xml:space="preserve"> that several joint ARRA-IOU projects were completed just before and at the deadline.</w:t>
      </w:r>
      <w:r w:rsidR="008C25BF">
        <w:t xml:space="preserve"> </w:t>
      </w:r>
    </w:p>
    <w:p w:rsidR="003340E5" w:rsidRDefault="003340E5" w:rsidP="00342634">
      <w:pPr>
        <w:pStyle w:val="Caption"/>
      </w:pPr>
      <w:bookmarkStart w:id="57" w:name="_Toc390102277"/>
      <w:bookmarkStart w:id="58" w:name="_Toc390964228"/>
      <w:bookmarkStart w:id="59" w:name="_Toc393446065"/>
      <w:r>
        <w:lastRenderedPageBreak/>
        <w:t xml:space="preserve">Figure </w:t>
      </w:r>
      <w:r w:rsidR="00867E9C">
        <w:fldChar w:fldCharType="begin"/>
      </w:r>
      <w:r w:rsidR="00867E9C">
        <w:instrText xml:space="preserve"> SEQ Figure \* ARABIC </w:instrText>
      </w:r>
      <w:r w:rsidR="00867E9C">
        <w:fldChar w:fldCharType="separate"/>
      </w:r>
      <w:r w:rsidR="000C56BE">
        <w:rPr>
          <w:noProof/>
        </w:rPr>
        <w:t>5</w:t>
      </w:r>
      <w:r w:rsidR="00867E9C">
        <w:rPr>
          <w:noProof/>
        </w:rPr>
        <w:fldChar w:fldCharType="end"/>
      </w:r>
      <w:r>
        <w:t>:</w:t>
      </w:r>
      <w:bookmarkEnd w:id="57"/>
      <w:r w:rsidR="008C25BF">
        <w:t xml:space="preserve"> Number of Program Participants per Calendar Month</w:t>
      </w:r>
      <w:bookmarkEnd w:id="58"/>
      <w:bookmarkEnd w:id="59"/>
      <w:r w:rsidR="008C25BF">
        <w:t xml:space="preserve"> </w:t>
      </w:r>
    </w:p>
    <w:p w:rsidR="00B111C8" w:rsidRDefault="00B111C8" w:rsidP="00B111C8">
      <w:pPr>
        <w:keepNext/>
        <w:jc w:val="center"/>
        <w:rPr>
          <w:noProof/>
          <w:lang w:eastAsia="zh-CN"/>
        </w:rPr>
      </w:pPr>
    </w:p>
    <w:p w:rsidR="00B111C8" w:rsidRDefault="00B111C8" w:rsidP="00B111C8">
      <w:pPr>
        <w:keepNext/>
        <w:jc w:val="center"/>
        <w:rPr>
          <w:noProof/>
          <w:lang w:eastAsia="zh-CN"/>
        </w:rPr>
      </w:pPr>
      <w:r>
        <w:rPr>
          <w:noProof/>
          <w:lang w:eastAsia="zh-CN"/>
        </w:rPr>
        <w:t>Electric Accounts</w:t>
      </w:r>
    </w:p>
    <w:p w:rsidR="007F6192" w:rsidRDefault="00DB2A96" w:rsidP="00B111C8">
      <w:pPr>
        <w:keepNext/>
        <w:jc w:val="center"/>
        <w:rPr>
          <w:noProof/>
          <w:lang w:eastAsia="zh-CN"/>
        </w:rPr>
      </w:pPr>
      <w:r>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205.1pt">
            <v:imagedata r:id="rId25" o:title="participants electric 1"/>
          </v:shape>
        </w:pict>
      </w:r>
    </w:p>
    <w:p w:rsidR="00B111C8" w:rsidRDefault="00B111C8" w:rsidP="00B111C8">
      <w:pPr>
        <w:keepNext/>
        <w:jc w:val="center"/>
      </w:pPr>
    </w:p>
    <w:p w:rsidR="00B111C8" w:rsidRPr="007F6192" w:rsidRDefault="00B111C8" w:rsidP="00B111C8">
      <w:pPr>
        <w:keepNext/>
        <w:jc w:val="center"/>
      </w:pPr>
      <w:r>
        <w:t>Gas Accounts</w:t>
      </w:r>
    </w:p>
    <w:p w:rsidR="00C1059F" w:rsidRDefault="00B111C8" w:rsidP="00C1059F">
      <w:r>
        <w:rPr>
          <w:noProof/>
          <w:lang w:eastAsia="zh-CN"/>
        </w:rPr>
        <w:drawing>
          <wp:inline distT="0" distB="0" distL="0" distR="0" wp14:anchorId="61F59A8E" wp14:editId="263713E0">
            <wp:extent cx="5943600" cy="2612523"/>
            <wp:effectExtent l="0" t="0" r="0" b="0"/>
            <wp:docPr id="20" name="Picture 20" descr="C:\Users\pauham\Documents\PROJECT\CPUC 2010-2012\wo 46 - Res whole house\Reports\final report\DRAFTS\participants g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ham\Documents\PROJECT\CPUC 2010-2012\wo 46 - Res whole house\Reports\final report\DRAFTS\participants gas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12523"/>
                    </a:xfrm>
                    <a:prstGeom prst="rect">
                      <a:avLst/>
                    </a:prstGeom>
                    <a:noFill/>
                    <a:ln>
                      <a:noFill/>
                    </a:ln>
                  </pic:spPr>
                </pic:pic>
              </a:graphicData>
            </a:graphic>
          </wp:inline>
        </w:drawing>
      </w:r>
    </w:p>
    <w:p w:rsidR="00B92CB2" w:rsidRDefault="00B92CB2" w:rsidP="00517183">
      <w:pPr>
        <w:keepNext/>
      </w:pPr>
    </w:p>
    <w:p w:rsidR="00C12D5A" w:rsidRDefault="00C12D5A" w:rsidP="00C12D5A">
      <w:pPr>
        <w:pStyle w:val="Heading2"/>
      </w:pPr>
      <w:bookmarkStart w:id="60" w:name="_Toc393446022"/>
      <w:r>
        <w:t>Pre-Retrofit Equipment Conditions for Advanced Path</w:t>
      </w:r>
      <w:bookmarkEnd w:id="60"/>
    </w:p>
    <w:p w:rsidR="00C12D5A" w:rsidRDefault="00C12D5A" w:rsidP="00DB2A96">
      <w:pPr>
        <w:pStyle w:val="BodyText"/>
        <w:spacing w:before="240" w:after="120"/>
      </w:pPr>
      <w:r>
        <w:t>This</w:t>
      </w:r>
      <w:r w:rsidRPr="00C43D21">
        <w:t xml:space="preserve"> report does not deal with classifying measures as “early retirement” versus “add-on retrofit” or “normal replacement”/”replace-on-burnout” as required by D.11-07-030/D.12-05-</w:t>
      </w:r>
      <w:r w:rsidRPr="00C43D21">
        <w:lastRenderedPageBreak/>
        <w:t xml:space="preserve">015. </w:t>
      </w:r>
      <w:r>
        <w:t>F</w:t>
      </w:r>
      <w:r w:rsidRPr="00C43D21">
        <w:t xml:space="preserve">or the </w:t>
      </w:r>
      <w:r>
        <w:t>Advanced Path</w:t>
      </w:r>
      <w:r w:rsidRPr="00C43D21">
        <w:t xml:space="preserve"> measures (those</w:t>
      </w:r>
      <w:r w:rsidR="00B111C8">
        <w:t xml:space="preserve"> for which the savings were</w:t>
      </w:r>
      <w:r w:rsidRPr="00C43D21">
        <w:t xml:space="preserve"> calculated with </w:t>
      </w:r>
      <w:proofErr w:type="spellStart"/>
      <w:r w:rsidRPr="00C43D21">
        <w:t>EnergyPro</w:t>
      </w:r>
      <w:proofErr w:type="spellEnd"/>
      <w:r w:rsidRPr="00C43D21">
        <w:t xml:space="preserve">) </w:t>
      </w:r>
      <w:r>
        <w:t xml:space="preserve">the IOUs </w:t>
      </w:r>
      <w:r w:rsidRPr="00C43D21">
        <w:t>claim</w:t>
      </w:r>
      <w:r>
        <w:t>ed</w:t>
      </w:r>
      <w:r w:rsidRPr="00C43D21">
        <w:t xml:space="preserve"> the savings from the pre-existing to the post-install for the full life of the measure and using a measure life that is not well documented. For water heating replacements and </w:t>
      </w:r>
      <w:r w:rsidR="00B111C8">
        <w:t>AC</w:t>
      </w:r>
      <w:r w:rsidRPr="00C43D21">
        <w:t xml:space="preserve"> and furnace replacements </w:t>
      </w:r>
      <w:r>
        <w:t xml:space="preserve">evidence of </w:t>
      </w:r>
      <w:r w:rsidRPr="00C43D21">
        <w:t xml:space="preserve">“early retirement” </w:t>
      </w:r>
      <w:r>
        <w:t xml:space="preserve">is required to </w:t>
      </w:r>
      <w:r w:rsidRPr="00C43D21">
        <w:t>claim the pre-existing baseline</w:t>
      </w:r>
      <w:r w:rsidR="00B111C8">
        <w:t>, and</w:t>
      </w:r>
      <w:r w:rsidRPr="00C43D21">
        <w:t xml:space="preserve"> only for the remaining life of the pre-existing equipment (</w:t>
      </w:r>
      <w:r w:rsidR="00B111C8">
        <w:t xml:space="preserve">defined as </w:t>
      </w:r>
      <w:r w:rsidRPr="00C43D21">
        <w:t>1/3 the life of the equipment</w:t>
      </w:r>
      <w:r w:rsidR="00B111C8" w:rsidRPr="00B111C8">
        <w:t xml:space="preserve"> </w:t>
      </w:r>
      <w:r w:rsidR="00B111C8" w:rsidRPr="00C43D21">
        <w:t>by policy</w:t>
      </w:r>
      <w:r w:rsidRPr="00C43D21">
        <w:t xml:space="preserve">). </w:t>
      </w:r>
      <w:r>
        <w:t xml:space="preserve">This report provides information on the pre-existing efficiencies of the equipment replaced, but does not make adjustments to the savings estimates. </w:t>
      </w:r>
      <w:proofErr w:type="gramStart"/>
      <w:r w:rsidR="00C524AD">
        <w:t xml:space="preserve">Appendix </w:t>
      </w:r>
      <w:r w:rsidR="00DB2A96">
        <w:t xml:space="preserve">F </w:t>
      </w:r>
      <w:r w:rsidR="00C524AD">
        <w:t>provide</w:t>
      </w:r>
      <w:proofErr w:type="gramEnd"/>
      <w:r w:rsidR="00C524AD">
        <w:t xml:space="preserve"> a comparison of the pre-retrofit equipment efficiency for Advanced path simulation models compared to the replace on burnout code baseline for piece of equipment.</w:t>
      </w:r>
    </w:p>
    <w:p w:rsidR="00C524AD" w:rsidRDefault="00C12D5A" w:rsidP="00C524AD">
      <w:pPr>
        <w:pStyle w:val="BodyText"/>
      </w:pPr>
      <w:r>
        <w:t xml:space="preserve">To some extent the </w:t>
      </w:r>
      <w:proofErr w:type="spellStart"/>
      <w:r>
        <w:t>freeridership</w:t>
      </w:r>
      <w:proofErr w:type="spellEnd"/>
      <w:r>
        <w:t xml:space="preserve"> adjusts for measures that would have been replaced in the absence of the program.  Meaning there are zero net savings for replace on burnout measures if they were indicated as </w:t>
      </w:r>
      <w:proofErr w:type="spellStart"/>
      <w:r>
        <w:t>freerider</w:t>
      </w:r>
      <w:proofErr w:type="spellEnd"/>
      <w:r>
        <w:t xml:space="preserve"> measures. This still means that the dual baseline is not fully addressed by the estimated gross savings. </w:t>
      </w:r>
    </w:p>
    <w:p w:rsidR="00C524AD" w:rsidRDefault="00C524AD" w:rsidP="00B111C8">
      <w:pPr>
        <w:pStyle w:val="BodyText"/>
      </w:pPr>
    </w:p>
    <w:p w:rsidR="00117A9F" w:rsidRDefault="00117A9F" w:rsidP="004F06ED">
      <w:pPr>
        <w:sectPr w:rsidR="00117A9F" w:rsidSect="0081599F">
          <w:headerReference w:type="default" r:id="rId27"/>
          <w:pgSz w:w="12240" w:h="15840" w:code="1"/>
          <w:pgMar w:top="1440" w:right="1440" w:bottom="1440" w:left="1440" w:header="720" w:footer="720" w:gutter="0"/>
          <w:pgNumType w:start="1"/>
          <w:cols w:space="720"/>
          <w:docGrid w:linePitch="299"/>
        </w:sectPr>
      </w:pPr>
    </w:p>
    <w:p w:rsidR="00BD7ED7" w:rsidRDefault="00B92CB2" w:rsidP="0081599F">
      <w:pPr>
        <w:pStyle w:val="Heading1"/>
      </w:pPr>
      <w:bookmarkStart w:id="61" w:name="_Toc393446023"/>
      <w:r>
        <w:lastRenderedPageBreak/>
        <w:t>Gross Savings</w:t>
      </w:r>
      <w:bookmarkEnd w:id="61"/>
    </w:p>
    <w:p w:rsidR="00F14084" w:rsidRDefault="00F14084" w:rsidP="00642F27">
      <w:pPr>
        <w:pStyle w:val="BodyText"/>
      </w:pPr>
      <w:r>
        <w:t>This evaluation included</w:t>
      </w:r>
      <w:r w:rsidRPr="00F14084">
        <w:t xml:space="preserve"> three primary activities that estimate savings while also </w:t>
      </w:r>
      <w:r>
        <w:t>informing future program design: gross savings analysis, free-ridership analysis, and net savings estimation.</w:t>
      </w:r>
      <w:r w:rsidRPr="00F14084">
        <w:t xml:space="preserve">  The gross savings analysis </w:t>
      </w:r>
      <w:r>
        <w:t>followed</w:t>
      </w:r>
      <w:r w:rsidRPr="00F14084">
        <w:t xml:space="preserve"> a billing analysis approach tailored to the state of the program</w:t>
      </w:r>
      <w:r>
        <w:t xml:space="preserve"> at the time of the evaluation: </w:t>
      </w:r>
      <w:r w:rsidRPr="00F14084">
        <w:t xml:space="preserve">no prior cycle program activity, participation started during the middle of the 2010-2012 program </w:t>
      </w:r>
      <w:proofErr w:type="gramStart"/>
      <w:r w:rsidRPr="00F14084">
        <w:t>cycle</w:t>
      </w:r>
      <w:proofErr w:type="gramEnd"/>
      <w:r w:rsidRPr="00F14084">
        <w:t xml:space="preserve">, and the program worked </w:t>
      </w:r>
      <w:r w:rsidR="00642F27">
        <w:t>simultaneously with</w:t>
      </w:r>
      <w:r w:rsidR="00DB19E1">
        <w:t xml:space="preserve"> </w:t>
      </w:r>
      <w:r w:rsidR="00642F27">
        <w:t xml:space="preserve">similar </w:t>
      </w:r>
      <w:r w:rsidR="00DB19E1">
        <w:t xml:space="preserve">ARRA funded </w:t>
      </w:r>
      <w:r w:rsidR="00642F27">
        <w:t>programs</w:t>
      </w:r>
      <w:r w:rsidR="00DB19E1">
        <w:t xml:space="preserve"> until March of</w:t>
      </w:r>
      <w:r w:rsidRPr="00F14084">
        <w:t xml:space="preserve"> 2012.</w:t>
      </w:r>
    </w:p>
    <w:p w:rsidR="00E30443" w:rsidRDefault="00E30443" w:rsidP="00E30443">
      <w:pPr>
        <w:pStyle w:val="Heading2"/>
      </w:pPr>
      <w:bookmarkStart w:id="62" w:name="_Toc393381559"/>
      <w:bookmarkStart w:id="63" w:name="_Toc393381646"/>
      <w:bookmarkStart w:id="64" w:name="_Toc393381800"/>
      <w:bookmarkStart w:id="65" w:name="_Toc393385242"/>
      <w:bookmarkStart w:id="66" w:name="_Toc393385329"/>
      <w:bookmarkStart w:id="67" w:name="_Toc393402042"/>
      <w:bookmarkStart w:id="68" w:name="_Toc393402129"/>
      <w:bookmarkStart w:id="69" w:name="_Toc393381560"/>
      <w:bookmarkStart w:id="70" w:name="_Toc393381647"/>
      <w:bookmarkStart w:id="71" w:name="_Toc393381801"/>
      <w:bookmarkStart w:id="72" w:name="_Toc393385243"/>
      <w:bookmarkStart w:id="73" w:name="_Toc393385330"/>
      <w:bookmarkStart w:id="74" w:name="_Toc393402043"/>
      <w:bookmarkStart w:id="75" w:name="_Toc393402130"/>
      <w:bookmarkStart w:id="76" w:name="_Toc386628473"/>
      <w:bookmarkStart w:id="77" w:name="_Toc393446024"/>
      <w:bookmarkStart w:id="78" w:name="_Toc389644984"/>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7A1AAB">
        <w:t xml:space="preserve">Method </w:t>
      </w:r>
      <w:r w:rsidR="003E74B0">
        <w:t>O</w:t>
      </w:r>
      <w:r w:rsidRPr="007A1AAB">
        <w:t>verview</w:t>
      </w:r>
      <w:bookmarkEnd w:id="76"/>
      <w:bookmarkEnd w:id="77"/>
      <w:r>
        <w:t xml:space="preserve"> </w:t>
      </w:r>
      <w:bookmarkEnd w:id="78"/>
    </w:p>
    <w:p w:rsidR="008B6565" w:rsidRDefault="008B6565" w:rsidP="008B6565">
      <w:pPr>
        <w:pStyle w:val="BodyText"/>
      </w:pPr>
      <w:r w:rsidRPr="00031914">
        <w:t>Whole-building retrofits involve the installation of multiple measures</w:t>
      </w:r>
      <w:r>
        <w:t>.</w:t>
      </w:r>
      <w:r w:rsidRPr="00031914">
        <w:t xml:space="preserve"> </w:t>
      </w:r>
      <w:r>
        <w:t xml:space="preserve">Because of this, </w:t>
      </w:r>
      <w:r w:rsidRPr="00031914">
        <w:t xml:space="preserve">the estimation of total savings requires a comprehensive method for capturing the combined effect of the installed measures. The general method recommended for this type of program is a </w:t>
      </w:r>
      <w:r w:rsidRPr="00D2411E">
        <w:t>billing analysis</w:t>
      </w:r>
      <w:r>
        <w:t xml:space="preserve"> – the comparison of post-participation energy use to energy use that is unaffected by the program and a valid comparison</w:t>
      </w:r>
      <w:r w:rsidRPr="00D2411E">
        <w:t xml:space="preserve">. </w:t>
      </w:r>
    </w:p>
    <w:p w:rsidR="008B6565" w:rsidRDefault="008B6565" w:rsidP="008B6565">
      <w:pPr>
        <w:pStyle w:val="BodyText"/>
      </w:pPr>
    </w:p>
    <w:p w:rsidR="00DB19E1" w:rsidRDefault="00DB19E1" w:rsidP="00FC72B1">
      <w:pPr>
        <w:pStyle w:val="BodyText"/>
      </w:pPr>
      <w:r>
        <w:t xml:space="preserve">The billing analysis method used in this evaluation </w:t>
      </w:r>
      <w:r w:rsidR="00FC72B1">
        <w:t xml:space="preserve">(Pooled Fixed Effects regression model) </w:t>
      </w:r>
      <w:r w:rsidR="00A9670D">
        <w:t>is compliant with</w:t>
      </w:r>
      <w:r>
        <w:t xml:space="preserve"> the </w:t>
      </w:r>
      <w:r w:rsidR="008B6565" w:rsidRPr="008B6565">
        <w:t xml:space="preserve">International Performance Measurement and Verification Protocol (IPMVP) </w:t>
      </w:r>
      <w:r w:rsidR="00893F97">
        <w:t>option Method C, Whole Facility, the</w:t>
      </w:r>
      <w:r w:rsidR="008B6565" w:rsidRPr="008B6565">
        <w:t xml:space="preserve"> </w:t>
      </w:r>
      <w:r>
        <w:t>California Evaluation Protocols</w:t>
      </w:r>
      <w:r w:rsidR="00ED76ED">
        <w:rPr>
          <w:rStyle w:val="FootnoteReference"/>
        </w:rPr>
        <w:footnoteReference w:id="9"/>
      </w:r>
      <w:r w:rsidR="00893F97">
        <w:t>,</w:t>
      </w:r>
      <w:r>
        <w:t xml:space="preserve"> and the </w:t>
      </w:r>
      <w:r w:rsidR="00893F97">
        <w:t xml:space="preserve">California </w:t>
      </w:r>
      <w:r>
        <w:t>Evaluation Framework</w:t>
      </w:r>
      <w:r w:rsidR="00893F97">
        <w:rPr>
          <w:rStyle w:val="FootnoteReference"/>
        </w:rPr>
        <w:footnoteReference w:id="10"/>
      </w:r>
      <w:r w:rsidR="00FC72B1">
        <w:t xml:space="preserve">, and </w:t>
      </w:r>
      <w:proofErr w:type="spellStart"/>
      <w:r w:rsidR="00FC72B1">
        <w:t>was</w:t>
      </w:r>
      <w:r>
        <w:t>recently</w:t>
      </w:r>
      <w:proofErr w:type="spellEnd"/>
      <w:r>
        <w:t xml:space="preserve"> published </w:t>
      </w:r>
      <w:r w:rsidR="00FC72B1">
        <w:t>in</w:t>
      </w:r>
      <w:r>
        <w:t xml:space="preserve"> the Department of Energy’s Uniform Methods Project (UMP) Whole-Building Retrofit Evaluation Protocol</w:t>
      </w:r>
      <w:r>
        <w:rPr>
          <w:rStyle w:val="FootnoteReference"/>
        </w:rPr>
        <w:footnoteReference w:id="11"/>
      </w:r>
      <w:r>
        <w:t xml:space="preserve">.  </w:t>
      </w:r>
    </w:p>
    <w:p w:rsidR="00DB19E1" w:rsidRDefault="00DB19E1" w:rsidP="00E44D58">
      <w:pPr>
        <w:pStyle w:val="BodyText"/>
      </w:pPr>
      <w:r>
        <w:t xml:space="preserve">The Pooled method </w:t>
      </w:r>
      <w:r w:rsidR="00E44D58">
        <w:t>is appropriate</w:t>
      </w:r>
      <w:r>
        <w:t xml:space="preserve"> to the Whole House Retrofit program due to the lack of a comparison group during the first stage of the program between 2010 and 201</w:t>
      </w:r>
      <w:r w:rsidR="009856FD">
        <w:t>1</w:t>
      </w:r>
      <w:r>
        <w:t xml:space="preserve">.  </w:t>
      </w:r>
      <w:proofErr w:type="gramStart"/>
      <w:r>
        <w:t>The</w:t>
      </w:r>
      <w:r w:rsidR="009856FD">
        <w:t>re</w:t>
      </w:r>
      <w:r>
        <w:t xml:space="preserve"> </w:t>
      </w:r>
      <w:r w:rsidR="009856FD">
        <w:t xml:space="preserve"> are</w:t>
      </w:r>
      <w:proofErr w:type="gramEnd"/>
      <w:r w:rsidR="009856FD">
        <w:t xml:space="preserve"> </w:t>
      </w:r>
      <w:r>
        <w:t xml:space="preserve">evaluation challenges inherent in a program where all participants are self-selected, and the characteristics that drive this self-selection are extremely difficult to measure and assess in both participants and non-participants. </w:t>
      </w:r>
      <w:r w:rsidR="009856FD">
        <w:t xml:space="preserve"> Some of these challenges can be addressed by utilizing the program’s pipeline (its future participants) as a comparison group.  </w:t>
      </w:r>
      <w:r>
        <w:t>This</w:t>
      </w:r>
      <w:r w:rsidR="008B6565">
        <w:t xml:space="preserve"> evaluation </w:t>
      </w:r>
      <w:r>
        <w:t>also include</w:t>
      </w:r>
      <w:r w:rsidR="008B6565">
        <w:t>d</w:t>
      </w:r>
      <w:r>
        <w:t xml:space="preserve"> a </w:t>
      </w:r>
      <w:r w:rsidR="009856FD">
        <w:t>comparison group approach</w:t>
      </w:r>
      <w:r>
        <w:t xml:space="preserve"> </w:t>
      </w:r>
      <w:r w:rsidR="008B6565">
        <w:t xml:space="preserve">where subsequent program participants were used as a </w:t>
      </w:r>
      <w:r>
        <w:t xml:space="preserve">comparison group </w:t>
      </w:r>
      <w:r w:rsidR="008B6565">
        <w:t>for prior program participants</w:t>
      </w:r>
      <w:r>
        <w:t xml:space="preserve">.  </w:t>
      </w:r>
      <w:r w:rsidR="00691FDB">
        <w:t xml:space="preserve">To </w:t>
      </w:r>
      <w:r w:rsidR="00E44D58">
        <w:t>emphasize</w:t>
      </w:r>
      <w:r w:rsidR="00691FDB">
        <w:t xml:space="preserve">: </w:t>
      </w:r>
    </w:p>
    <w:p w:rsidR="00DB19E1" w:rsidRDefault="00DB19E1" w:rsidP="008B6565">
      <w:pPr>
        <w:pStyle w:val="BodyText"/>
      </w:pPr>
    </w:p>
    <w:p w:rsidR="006B234D" w:rsidRDefault="006B234D" w:rsidP="00691FDB">
      <w:pPr>
        <w:pStyle w:val="BodyText"/>
      </w:pPr>
      <w:r w:rsidRPr="00691FDB">
        <w:lastRenderedPageBreak/>
        <w:t xml:space="preserve">Gross savings for this study were estimated in two phases: </w:t>
      </w:r>
    </w:p>
    <w:p w:rsidR="00691FDB" w:rsidRPr="00691FDB" w:rsidRDefault="00691FDB" w:rsidP="00691FDB">
      <w:pPr>
        <w:pStyle w:val="BodyText"/>
      </w:pPr>
    </w:p>
    <w:p w:rsidR="006B234D" w:rsidRDefault="006B234D" w:rsidP="009856FD">
      <w:pPr>
        <w:pStyle w:val="Bullet1"/>
      </w:pPr>
      <w:r w:rsidRPr="00691FDB">
        <w:t xml:space="preserve">Phase 1 </w:t>
      </w:r>
      <w:r w:rsidR="002D0ECE" w:rsidRPr="00691FDB">
        <w:t xml:space="preserve">(preliminary results) </w:t>
      </w:r>
      <w:r w:rsidR="00A91216" w:rsidRPr="00691FDB">
        <w:t xml:space="preserve">included </w:t>
      </w:r>
      <w:r w:rsidR="002D0ECE" w:rsidRPr="00691FDB">
        <w:t>IOU residential customers that participated in the program in 2010 and 2011</w:t>
      </w:r>
      <w:r w:rsidR="00E11AFA" w:rsidRPr="00691FDB">
        <w:t xml:space="preserve">.  </w:t>
      </w:r>
      <w:r w:rsidR="00691FDB" w:rsidRPr="00691FDB">
        <w:t xml:space="preserve">Given that these two years were the first in the Program and that participation in 2010 was minimal, this Phase does not include a comparison group analysis.  </w:t>
      </w:r>
      <w:r w:rsidR="008B6565" w:rsidRPr="00691FDB">
        <w:t xml:space="preserve">Phase 1 </w:t>
      </w:r>
      <w:r w:rsidR="009856FD">
        <w:t xml:space="preserve">estimates were used to provide a savings preview to the Energy Division and the IOUs.  </w:t>
      </w:r>
      <w:r w:rsidR="00E44D58">
        <w:t>These e</w:t>
      </w:r>
      <w:r w:rsidR="00E11AFA" w:rsidRPr="00691FDB">
        <w:t xml:space="preserve">stimates are presented in Appendix </w:t>
      </w:r>
      <w:r w:rsidR="00E11AFA" w:rsidRPr="00691FDB">
        <w:fldChar w:fldCharType="begin"/>
      </w:r>
      <w:r w:rsidR="00E11AFA" w:rsidRPr="00691FDB">
        <w:instrText xml:space="preserve"> REF _Ref391541859 \w \h </w:instrText>
      </w:r>
      <w:r w:rsidR="00691FDB" w:rsidRPr="00691FDB">
        <w:instrText xml:space="preserve"> \* MERGEFORMAT </w:instrText>
      </w:r>
      <w:r w:rsidR="00E11AFA" w:rsidRPr="00691FDB">
        <w:fldChar w:fldCharType="separate"/>
      </w:r>
      <w:r w:rsidR="000C56BE">
        <w:rPr>
          <w:rFonts w:hint="eastAsia"/>
          <w:cs/>
        </w:rPr>
        <w:t>‎</w:t>
      </w:r>
      <w:r w:rsidR="000C56BE">
        <w:t>D</w:t>
      </w:r>
      <w:r w:rsidR="00E11AFA" w:rsidRPr="00691FDB">
        <w:fldChar w:fldCharType="end"/>
      </w:r>
      <w:r w:rsidR="00E11AFA" w:rsidRPr="00691FDB">
        <w:t>.</w:t>
      </w:r>
      <w:r w:rsidR="002D0ECE" w:rsidRPr="00691FDB">
        <w:t xml:space="preserve">  </w:t>
      </w:r>
    </w:p>
    <w:p w:rsidR="00691FDB" w:rsidRPr="00691FDB" w:rsidRDefault="00691FDB" w:rsidP="00691FDB">
      <w:pPr>
        <w:pStyle w:val="Bullet1"/>
        <w:numPr>
          <w:ilvl w:val="0"/>
          <w:numId w:val="0"/>
        </w:numPr>
        <w:ind w:left="720" w:hanging="360"/>
      </w:pPr>
    </w:p>
    <w:p w:rsidR="002D0ECE" w:rsidRPr="00691FDB" w:rsidRDefault="002D0ECE" w:rsidP="00E44D58">
      <w:pPr>
        <w:pStyle w:val="Bullet1"/>
      </w:pPr>
      <w:r w:rsidRPr="00691FDB">
        <w:t xml:space="preserve">Phase 2 (final results) </w:t>
      </w:r>
      <w:r w:rsidR="00A91216" w:rsidRPr="00691FDB">
        <w:t xml:space="preserve">included </w:t>
      </w:r>
      <w:r w:rsidRPr="00691FDB">
        <w:t>participants from 2010 through 2012</w:t>
      </w:r>
      <w:r w:rsidR="00E44D58">
        <w:t xml:space="preserve">.  A Pooled Fixed Effects model without a comparison group was tested.  The results of this test are included in Appendix </w:t>
      </w:r>
      <w:r w:rsidR="00E44D58">
        <w:fldChar w:fldCharType="begin"/>
      </w:r>
      <w:r w:rsidR="00E44D58">
        <w:instrText xml:space="preserve"> REF _Ref393360290 \r \h </w:instrText>
      </w:r>
      <w:r w:rsidR="00E44D58">
        <w:fldChar w:fldCharType="separate"/>
      </w:r>
      <w:r w:rsidR="000C56BE">
        <w:rPr>
          <w:rFonts w:hint="eastAsia"/>
          <w:cs/>
        </w:rPr>
        <w:t>‎</w:t>
      </w:r>
      <w:r w:rsidR="000C56BE">
        <w:t>B</w:t>
      </w:r>
      <w:r w:rsidR="00E44D58">
        <w:fldChar w:fldCharType="end"/>
      </w:r>
      <w:r w:rsidR="00E44D58">
        <w:t>.</w:t>
      </w:r>
      <w:r w:rsidRPr="00691FDB">
        <w:t xml:space="preserve"> </w:t>
      </w:r>
      <w:r w:rsidR="00E44D58">
        <w:t xml:space="preserve"> The methodology utilized for the gross savings estimates included in this section is a Pooled Fixed Effects with a comparison group.  </w:t>
      </w:r>
    </w:p>
    <w:p w:rsidR="006B234D" w:rsidRDefault="006B234D" w:rsidP="009558FA">
      <w:pPr>
        <w:pStyle w:val="BodyText"/>
      </w:pPr>
    </w:p>
    <w:p w:rsidR="009856FD" w:rsidRDefault="009856FD" w:rsidP="009856FD">
      <w:pPr>
        <w:pStyle w:val="BodyText"/>
      </w:pPr>
      <w:r w:rsidRPr="00110135">
        <w:t>Two billing analysis approaches were used to estimate program savings:</w:t>
      </w:r>
    </w:p>
    <w:p w:rsidR="009856FD" w:rsidRPr="00110135" w:rsidRDefault="009856FD" w:rsidP="009856FD">
      <w:pPr>
        <w:pStyle w:val="BodyText"/>
      </w:pPr>
    </w:p>
    <w:p w:rsidR="009856FD" w:rsidRDefault="009856FD" w:rsidP="009856FD">
      <w:pPr>
        <w:pStyle w:val="Bullet1"/>
      </w:pPr>
      <w:r w:rsidRPr="00DE380E">
        <w:t xml:space="preserve">The first </w:t>
      </w:r>
      <w:r>
        <w:t xml:space="preserve">approach </w:t>
      </w:r>
      <w:r w:rsidRPr="00DE380E">
        <w:t xml:space="preserve">analyzed participants’ pre- and post-consumption in a pooled fixed effects framework without </w:t>
      </w:r>
      <w:r>
        <w:t xml:space="preserve">a </w:t>
      </w:r>
      <w:r w:rsidRPr="00DE380E">
        <w:t>comparison gr</w:t>
      </w:r>
      <w:r w:rsidRPr="00691FDB">
        <w:rPr>
          <w:rStyle w:val="Bullet1Char"/>
        </w:rPr>
        <w:t>o</w:t>
      </w:r>
      <w:r w:rsidRPr="00DE380E">
        <w:t>up</w:t>
      </w:r>
      <w:r>
        <w:t xml:space="preserve">.  This was the only method applied in Phase 1, since there was no comparison group data available when the Phase 1 analysis was conducted.  This method was also tested in Phase 2. </w:t>
      </w:r>
    </w:p>
    <w:p w:rsidR="009856FD" w:rsidRDefault="009856FD" w:rsidP="009856FD">
      <w:pPr>
        <w:pStyle w:val="BodyText"/>
      </w:pPr>
    </w:p>
    <w:p w:rsidR="009856FD" w:rsidRDefault="009856FD" w:rsidP="009856FD">
      <w:pPr>
        <w:pStyle w:val="Bullet1"/>
      </w:pPr>
      <w:r>
        <w:t>T</w:t>
      </w:r>
      <w:r w:rsidRPr="00DE380E">
        <w:t xml:space="preserve">he second approach </w:t>
      </w:r>
      <w:r>
        <w:t xml:space="preserve">also employed a pooled fixed effects model, but </w:t>
      </w:r>
      <w:r w:rsidRPr="00DE380E">
        <w:t xml:space="preserve">evaluated program savings with the use of subsequent participants as comparison group. </w:t>
      </w:r>
      <w:r>
        <w:t xml:space="preserve"> As described above, this approach was used only in Phase 2 </w:t>
      </w:r>
    </w:p>
    <w:p w:rsidR="009856FD" w:rsidRDefault="009856FD" w:rsidP="009856FD">
      <w:pPr>
        <w:pStyle w:val="Bullet1"/>
        <w:numPr>
          <w:ilvl w:val="0"/>
          <w:numId w:val="0"/>
        </w:numPr>
        <w:ind w:left="360"/>
      </w:pPr>
    </w:p>
    <w:p w:rsidR="00E30443" w:rsidRPr="00E11ADD" w:rsidRDefault="00BE6A4F" w:rsidP="00E44D58">
      <w:pPr>
        <w:pStyle w:val="BodyText"/>
      </w:pPr>
      <w:r>
        <w:t xml:space="preserve">Both approaches utilized a site-level model that was used to estimate </w:t>
      </w:r>
      <w:r w:rsidRPr="00E11ADD">
        <w:t>cooling and heating set points for program participants</w:t>
      </w:r>
      <w:r>
        <w:t xml:space="preserve"> that were used as inputs to the </w:t>
      </w:r>
      <w:r w:rsidR="002B00F4">
        <w:t xml:space="preserve">fixed effects </w:t>
      </w:r>
      <w:r>
        <w:t xml:space="preserve">models.  </w:t>
      </w:r>
      <w:r w:rsidR="00E55A86" w:rsidRPr="00DE380E">
        <w:t xml:space="preserve">This section </w:t>
      </w:r>
      <w:r w:rsidR="00E55A86">
        <w:t xml:space="preserve">discusses the site-level model and </w:t>
      </w:r>
      <w:r w:rsidR="00E44D58">
        <w:t>the Pooled Fixed Effects model with comparison group</w:t>
      </w:r>
      <w:r w:rsidR="00E55A86" w:rsidRPr="00DE380E">
        <w:t>.</w:t>
      </w:r>
      <w:r w:rsidR="00E55A86">
        <w:t xml:space="preserve">  </w:t>
      </w:r>
      <w:r w:rsidR="00E44D58">
        <w:t xml:space="preserve">The discussion on the Pooled Fixed Effects model without comparison group is presented in Appendix </w:t>
      </w:r>
      <w:r w:rsidR="00E44D58">
        <w:fldChar w:fldCharType="begin"/>
      </w:r>
      <w:r w:rsidR="00E44D58">
        <w:instrText xml:space="preserve"> REF _Ref393360290 \r \h </w:instrText>
      </w:r>
      <w:r w:rsidR="00E44D58">
        <w:fldChar w:fldCharType="separate"/>
      </w:r>
      <w:r w:rsidR="000C56BE">
        <w:rPr>
          <w:rFonts w:hint="eastAsia"/>
          <w:cs/>
        </w:rPr>
        <w:t>‎</w:t>
      </w:r>
      <w:r w:rsidR="000C56BE">
        <w:t>B</w:t>
      </w:r>
      <w:r w:rsidR="00E44D58">
        <w:fldChar w:fldCharType="end"/>
      </w:r>
      <w:r w:rsidR="00E44D58">
        <w:t xml:space="preserve">.  </w:t>
      </w:r>
    </w:p>
    <w:p w:rsidR="00E30443" w:rsidRPr="00F35EA5" w:rsidRDefault="00BE6A4F" w:rsidP="00E065FB">
      <w:pPr>
        <w:pStyle w:val="Heading3"/>
      </w:pPr>
      <w:bookmarkStart w:id="79" w:name="_Toc393446025"/>
      <w:bookmarkStart w:id="80" w:name="_Toc370246173"/>
      <w:r>
        <w:t>Site-Level Modeling</w:t>
      </w:r>
      <w:bookmarkEnd w:id="79"/>
      <w:r>
        <w:t xml:space="preserve"> </w:t>
      </w:r>
    </w:p>
    <w:p w:rsidR="00E30443" w:rsidRPr="00E11ADD" w:rsidRDefault="00E30443" w:rsidP="0051030D">
      <w:pPr>
        <w:pStyle w:val="BodyText"/>
      </w:pPr>
      <w:r w:rsidRPr="00E11ADD">
        <w:t xml:space="preserve">DNV </w:t>
      </w:r>
      <w:r>
        <w:t>GL</w:t>
      </w:r>
      <w:r w:rsidRPr="00E11ADD">
        <w:t xml:space="preserve"> conducted site-level</w:t>
      </w:r>
      <w:r w:rsidR="003E7692">
        <w:t xml:space="preserve"> </w:t>
      </w:r>
      <w:r w:rsidRPr="00E11ADD">
        <w:t>modeling</w:t>
      </w:r>
      <w:r w:rsidR="006626A6">
        <w:rPr>
          <w:rStyle w:val="FootnoteReference"/>
        </w:rPr>
        <w:footnoteReference w:id="12"/>
      </w:r>
      <w:r w:rsidRPr="00E11ADD">
        <w:t xml:space="preserve"> to </w:t>
      </w:r>
      <w:r w:rsidR="00BE6A4F">
        <w:t>estimate: (a)</w:t>
      </w:r>
      <w:r w:rsidR="00BE6A4F" w:rsidRPr="00E11ADD">
        <w:t xml:space="preserve"> </w:t>
      </w:r>
      <w:r w:rsidR="00A47532">
        <w:t xml:space="preserve">individual outdoor temperatures that trigger cooling and heating </w:t>
      </w:r>
      <w:r w:rsidR="0051030D">
        <w:t xml:space="preserve">for each </w:t>
      </w:r>
      <w:r w:rsidRPr="00E11ADD">
        <w:t>program participant</w:t>
      </w:r>
      <w:r w:rsidR="00BE6A4F">
        <w:t>,</w:t>
      </w:r>
      <w:r w:rsidRPr="00E11ADD">
        <w:t xml:space="preserve"> and </w:t>
      </w:r>
      <w:r w:rsidR="00BE6A4F">
        <w:t>(b)</w:t>
      </w:r>
      <w:r w:rsidRPr="00E11ADD">
        <w:t xml:space="preserve"> a weather-adjusted consumption that reflects a typical weather year for each site. </w:t>
      </w:r>
    </w:p>
    <w:bookmarkEnd w:id="80"/>
    <w:p w:rsidR="00E30443" w:rsidRPr="00E11ADD" w:rsidRDefault="00E30443" w:rsidP="00517183">
      <w:pPr>
        <w:pStyle w:val="BodyText"/>
        <w:rPr>
          <w:rFonts w:ascii="Times New Roman" w:hAnsi="Times New Roman"/>
        </w:rPr>
      </w:pPr>
    </w:p>
    <w:p w:rsidR="00E30443" w:rsidRPr="00517183" w:rsidRDefault="00E30443" w:rsidP="00517183">
      <w:pPr>
        <w:pStyle w:val="BodyText"/>
      </w:pPr>
      <w:r w:rsidRPr="00517183">
        <w:t>The model specification used is the following:</w:t>
      </w:r>
    </w:p>
    <w:p w:rsidR="00E30443" w:rsidRPr="00E11ADD" w:rsidRDefault="00E30443" w:rsidP="00E30443">
      <w:pPr>
        <w:rPr>
          <w:rFonts w:ascii="Times New Roman" w:hAnsi="Times New Roman"/>
          <w:szCs w:val="24"/>
        </w:rPr>
      </w:pPr>
    </w:p>
    <w:p w:rsidR="00E30443" w:rsidRPr="00E11ADD" w:rsidRDefault="00867E9C" w:rsidP="00E30443">
      <w:pPr>
        <w:ind w:left="1134" w:hanging="1134"/>
        <w:rPr>
          <w:rFonts w:ascii="Times New Roman" w:hAnsi="Times New Roman"/>
          <w:bCs/>
          <w:i/>
          <w:sz w:val="20"/>
          <w:szCs w:val="20"/>
        </w:rPr>
      </w:pPr>
      <m:oMath>
        <m:sSub>
          <m:sSubPr>
            <m:ctrlPr>
              <w:rPr>
                <w:rFonts w:ascii="Cambria Math" w:hAnsi="Cambria Math"/>
                <w:bCs/>
                <w:i/>
              </w:rPr>
            </m:ctrlPr>
          </m:sSubPr>
          <m:e>
            <m:r>
              <m:rPr>
                <m:sty m:val="bi"/>
              </m:rPr>
              <w:rPr>
                <w:rFonts w:ascii="Cambria Math" w:hAnsi="Cambria Math"/>
              </w:rPr>
              <m:t>E</m:t>
            </m:r>
          </m:e>
          <m:sub>
            <m:r>
              <m:rPr>
                <m:sty m:val="bi"/>
              </m:rPr>
              <w:rPr>
                <w:rFonts w:ascii="Cambria Math" w:hAnsi="Cambria Math"/>
              </w:rPr>
              <m:t xml:space="preserve">im </m:t>
            </m:r>
          </m:sub>
        </m:sSub>
        <m:r>
          <m:rPr>
            <m:sty m:val="bi"/>
          </m:rPr>
          <w:rPr>
            <w:rFonts w:ascii="Cambria Math" w:hAnsi="Cambria Math"/>
          </w:rPr>
          <m:t xml:space="preserve">= </m:t>
        </m:r>
        <m:sSub>
          <m:sSubPr>
            <m:ctrlPr>
              <w:rPr>
                <w:rFonts w:ascii="Cambria Math" w:hAnsi="Cambria Math"/>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m:t>
        </m:r>
        <m:sSub>
          <m:sSubPr>
            <m:ctrlPr>
              <w:rPr>
                <w:rFonts w:ascii="Cambria Math" w:hAnsi="Cambria Math"/>
                <w:bCs/>
                <w:i/>
              </w:rPr>
            </m:ctrlPr>
          </m:sSubPr>
          <m:e>
            <m:r>
              <m:rPr>
                <m:sty m:val="bi"/>
              </m:rPr>
              <w:rPr>
                <w:rFonts w:ascii="Cambria Math" w:hAnsi="Cambria Math"/>
              </w:rPr>
              <m:t>β</m:t>
            </m:r>
          </m:e>
          <m:sub>
            <m:r>
              <m:rPr>
                <m:sty m:val="bi"/>
              </m:rPr>
              <w:rPr>
                <w:rFonts w:ascii="Cambria Math" w:hAnsi="Cambria Math"/>
              </w:rPr>
              <m:t>H</m:t>
            </m:r>
          </m:sub>
        </m:sSub>
        <m:sSub>
          <m:sSubPr>
            <m:ctrlPr>
              <w:rPr>
                <w:rFonts w:ascii="Cambria Math" w:hAnsi="Cambria Math"/>
                <w:bCs/>
                <w:i/>
              </w:rPr>
            </m:ctrlPr>
          </m:sSubPr>
          <m:e>
            <m:r>
              <m:rPr>
                <m:sty m:val="bi"/>
              </m:rPr>
              <w:rPr>
                <w:rFonts w:ascii="Cambria Math" w:hAnsi="Cambria Math"/>
              </w:rPr>
              <m:t>H</m:t>
            </m:r>
          </m:e>
          <m:sub>
            <m:r>
              <m:rPr>
                <m:sty m:val="bi"/>
              </m:rPr>
              <w:rPr>
                <w:rFonts w:ascii="Cambria Math" w:hAnsi="Cambria Math"/>
              </w:rPr>
              <m:t>im</m:t>
            </m:r>
          </m:sub>
        </m:sSub>
        <m:d>
          <m:dPr>
            <m:ctrlPr>
              <w:rPr>
                <w:rFonts w:ascii="Cambria Math" w:hAnsi="Cambria Math"/>
                <w:bCs/>
                <w:i/>
              </w:rPr>
            </m:ctrlPr>
          </m:dPr>
          <m:e>
            <m:sSub>
              <m:sSubPr>
                <m:ctrlPr>
                  <w:rPr>
                    <w:rFonts w:ascii="Cambria Math" w:hAnsi="Cambria Math"/>
                    <w:bCs/>
                    <w:i/>
                  </w:rPr>
                </m:ctrlPr>
              </m:sSubPr>
              <m:e>
                <m:r>
                  <m:rPr>
                    <m:sty m:val="bi"/>
                  </m:rPr>
                  <w:rPr>
                    <w:rFonts w:ascii="Cambria Math" w:hAnsi="Cambria Math"/>
                  </w:rPr>
                  <m:t>τ</m:t>
                </m:r>
              </m:e>
              <m:sub>
                <m:r>
                  <m:rPr>
                    <m:sty m:val="bi"/>
                  </m:rPr>
                  <w:rPr>
                    <w:rFonts w:ascii="Cambria Math" w:hAnsi="Cambria Math"/>
                  </w:rPr>
                  <m:t>H</m:t>
                </m:r>
              </m:sub>
            </m:sSub>
          </m:e>
        </m:d>
        <m:r>
          <m:rPr>
            <m:sty m:val="bi"/>
          </m:rPr>
          <w:rPr>
            <w:rFonts w:ascii="Cambria Math" w:hAnsi="Cambria Math"/>
          </w:rPr>
          <m:t>+</m:t>
        </m:r>
        <m:sSub>
          <m:sSubPr>
            <m:ctrlPr>
              <w:rPr>
                <w:rFonts w:ascii="Cambria Math" w:hAnsi="Cambria Math"/>
                <w:bCs/>
                <w:i/>
              </w:rPr>
            </m:ctrlPr>
          </m:sSubPr>
          <m:e>
            <m:r>
              <m:rPr>
                <m:sty m:val="bi"/>
              </m:rPr>
              <w:rPr>
                <w:rFonts w:ascii="Cambria Math" w:hAnsi="Cambria Math"/>
              </w:rPr>
              <m:t>β</m:t>
            </m:r>
          </m:e>
          <m:sub>
            <m:r>
              <m:rPr>
                <m:sty m:val="bi"/>
              </m:rPr>
              <w:rPr>
                <w:rFonts w:ascii="Cambria Math" w:hAnsi="Cambria Math"/>
              </w:rPr>
              <m:t>C</m:t>
            </m:r>
          </m:sub>
        </m:sSub>
        <m:sSub>
          <m:sSubPr>
            <m:ctrlPr>
              <w:rPr>
                <w:rFonts w:ascii="Cambria Math" w:hAnsi="Cambria Math"/>
                <w:bCs/>
                <w:i/>
              </w:rPr>
            </m:ctrlPr>
          </m:sSubPr>
          <m:e>
            <m:r>
              <m:rPr>
                <m:sty m:val="bi"/>
              </m:rPr>
              <w:rPr>
                <w:rFonts w:ascii="Cambria Math" w:hAnsi="Cambria Math"/>
              </w:rPr>
              <m:t>C</m:t>
            </m:r>
          </m:e>
          <m:sub>
            <m:r>
              <m:rPr>
                <m:sty m:val="bi"/>
              </m:rPr>
              <w:rPr>
                <w:rFonts w:ascii="Cambria Math" w:hAnsi="Cambria Math"/>
              </w:rPr>
              <m:t>im</m:t>
            </m:r>
          </m:sub>
        </m:sSub>
        <m:d>
          <m:dPr>
            <m:ctrlPr>
              <w:rPr>
                <w:rFonts w:ascii="Cambria Math" w:hAnsi="Cambria Math"/>
                <w:bCs/>
                <w:i/>
              </w:rPr>
            </m:ctrlPr>
          </m:dPr>
          <m:e>
            <m:sSub>
              <m:sSubPr>
                <m:ctrlPr>
                  <w:rPr>
                    <w:rFonts w:ascii="Cambria Math" w:hAnsi="Cambria Math"/>
                    <w:bCs/>
                    <w:i/>
                  </w:rPr>
                </m:ctrlPr>
              </m:sSubPr>
              <m:e>
                <m:r>
                  <m:rPr>
                    <m:sty m:val="bi"/>
                  </m:rPr>
                  <w:rPr>
                    <w:rFonts w:ascii="Cambria Math" w:hAnsi="Cambria Math"/>
                  </w:rPr>
                  <m:t>τ</m:t>
                </m:r>
              </m:e>
              <m:sub>
                <m:r>
                  <m:rPr>
                    <m:sty m:val="bi"/>
                  </m:rPr>
                  <w:rPr>
                    <w:rFonts w:ascii="Cambria Math" w:hAnsi="Cambria Math"/>
                  </w:rPr>
                  <m:t>C</m:t>
                </m:r>
              </m:sub>
            </m:sSub>
          </m:e>
        </m:d>
        <m:r>
          <m:rPr>
            <m:sty m:val="bi"/>
          </m:rPr>
          <w:rPr>
            <w:rFonts w:ascii="Cambria Math" w:hAnsi="Cambria Math"/>
          </w:rPr>
          <m:t>+</m:t>
        </m:r>
        <m:sSub>
          <m:sSubPr>
            <m:ctrlPr>
              <w:rPr>
                <w:rFonts w:ascii="Cambria Math" w:hAnsi="Cambria Math"/>
                <w:bCs/>
                <w:i/>
              </w:rPr>
            </m:ctrlPr>
          </m:sSubPr>
          <m:e>
            <m:r>
              <m:rPr>
                <m:sty m:val="bi"/>
              </m:rPr>
              <w:rPr>
                <w:rFonts w:ascii="Cambria Math" w:hAnsi="Cambria Math"/>
              </w:rPr>
              <m:t>ε</m:t>
            </m:r>
          </m:e>
          <m:sub>
            <m:r>
              <m:rPr>
                <m:sty m:val="bi"/>
              </m:rPr>
              <w:rPr>
                <w:rFonts w:ascii="Cambria Math" w:hAnsi="Cambria Math"/>
              </w:rPr>
              <m:t>im</m:t>
            </m:r>
          </m:sub>
        </m:sSub>
      </m:oMath>
      <w:r w:rsidR="00E30443" w:rsidRPr="00E11ADD">
        <w:rPr>
          <w:rFonts w:ascii="Times New Roman" w:hAnsi="Times New Roman"/>
          <w:bCs/>
          <w:i/>
          <w:sz w:val="20"/>
          <w:szCs w:val="20"/>
        </w:rPr>
        <w:t xml:space="preserve">  </w:t>
      </w:r>
    </w:p>
    <w:p w:rsidR="00E30443" w:rsidRPr="00E11ADD" w:rsidRDefault="00E30443" w:rsidP="00E30443">
      <w:pPr>
        <w:rPr>
          <w:rFonts w:ascii="Times New Roman" w:hAnsi="Times New Roman"/>
          <w:szCs w:val="24"/>
        </w:rPr>
      </w:pPr>
    </w:p>
    <w:p w:rsidR="00E30443" w:rsidRPr="00E11ADD" w:rsidRDefault="00E30443" w:rsidP="009558FA">
      <w:pPr>
        <w:keepNext/>
        <w:rPr>
          <w:rFonts w:ascii="Times New Roman" w:hAnsi="Times New Roman"/>
          <w:bCs/>
          <w:iCs/>
        </w:rPr>
      </w:pPr>
      <w:r w:rsidRPr="00E11ADD">
        <w:rPr>
          <w:rFonts w:ascii="Times New Roman" w:hAnsi="Times New Roman"/>
          <w:bCs/>
          <w:iCs/>
        </w:rPr>
        <w:t xml:space="preserve">Where: </w:t>
      </w:r>
    </w:p>
    <w:p w:rsidR="00E30443" w:rsidRPr="00E11ADD" w:rsidRDefault="00E30443" w:rsidP="009558FA">
      <w:pPr>
        <w:keepNext/>
        <w:rPr>
          <w:rFonts w:ascii="Times New Roman" w:hAnsi="Times New Roman"/>
          <w:szCs w:val="24"/>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8188"/>
      </w:tblGrid>
      <w:tr w:rsidR="00E30443" w:rsidRPr="00E11ADD" w:rsidTr="00E30443">
        <w:tc>
          <w:tcPr>
            <w:tcW w:w="1098" w:type="dxa"/>
          </w:tcPr>
          <w:p w:rsidR="00E30443" w:rsidRPr="00E11ADD" w:rsidRDefault="00867E9C" w:rsidP="00E30443">
            <w:pPr>
              <w:jc w:val="right"/>
              <w:rPr>
                <w:rFonts w:asciiTheme="majorBidi" w:hAnsiTheme="majorBidi" w:cstheme="majorBidi"/>
                <w:i/>
                <w:iCs/>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E</m:t>
                    </m:r>
                  </m:e>
                  <m:sub>
                    <m:r>
                      <w:rPr>
                        <w:rFonts w:ascii="Cambria Math" w:hAnsi="Cambria Math" w:cstheme="majorBidi"/>
                        <w:sz w:val="22"/>
                        <w:szCs w:val="22"/>
                        <w:lang w:eastAsia="en-US"/>
                      </w:rPr>
                      <m:t>im</m:t>
                    </m:r>
                  </m:sub>
                </m:sSub>
              </m:oMath>
            </m:oMathPara>
          </w:p>
        </w:tc>
        <w:tc>
          <w:tcPr>
            <w:tcW w:w="8188" w:type="dxa"/>
          </w:tcPr>
          <w:p w:rsidR="00E30443" w:rsidRPr="00E30443" w:rsidRDefault="00E30443" w:rsidP="007216A1">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Average electric (or gas) consumption per day for participant </w:t>
            </w:r>
            <w:proofErr w:type="spellStart"/>
            <w:r w:rsidRPr="00E30443">
              <w:rPr>
                <w:rFonts w:asciiTheme="minorHAnsi" w:hAnsiTheme="minorHAnsi" w:cstheme="majorBidi"/>
                <w:i/>
                <w:iCs/>
                <w:sz w:val="22"/>
                <w:szCs w:val="22"/>
                <w:lang w:eastAsia="en-US"/>
              </w:rPr>
              <w:t>i</w:t>
            </w:r>
            <w:proofErr w:type="spellEnd"/>
            <w:r w:rsidRPr="00E30443">
              <w:rPr>
                <w:rFonts w:asciiTheme="minorHAnsi" w:hAnsiTheme="minorHAnsi" w:cstheme="majorBidi"/>
                <w:sz w:val="22"/>
                <w:szCs w:val="22"/>
                <w:lang w:eastAsia="en-US"/>
              </w:rPr>
              <w:t xml:space="preserve"> during billing </w:t>
            </w:r>
            <w:r w:rsidR="007216A1">
              <w:rPr>
                <w:rFonts w:asciiTheme="minorHAnsi" w:hAnsiTheme="minorHAnsi" w:cstheme="majorBidi"/>
                <w:sz w:val="22"/>
                <w:szCs w:val="22"/>
                <w:lang w:eastAsia="en-US"/>
              </w:rPr>
              <w:t xml:space="preserve">month </w:t>
            </w:r>
            <w:r w:rsidRPr="00E30443">
              <w:rPr>
                <w:rFonts w:asciiTheme="minorHAnsi" w:hAnsiTheme="minorHAnsi" w:cstheme="majorBidi"/>
                <w:i/>
                <w:iCs/>
                <w:sz w:val="22"/>
                <w:szCs w:val="22"/>
                <w:lang w:eastAsia="en-US"/>
              </w:rPr>
              <w:t>m</w:t>
            </w:r>
          </w:p>
        </w:tc>
      </w:tr>
      <w:tr w:rsidR="00E30443" w:rsidRPr="00E11ADD" w:rsidTr="00E30443">
        <w:tc>
          <w:tcPr>
            <w:tcW w:w="1098"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μ</m:t>
                    </m:r>
                  </m:e>
                  <m:sub>
                    <m:r>
                      <w:rPr>
                        <w:rFonts w:ascii="Cambria Math" w:hAnsi="Cambria Math" w:cstheme="majorBidi"/>
                        <w:sz w:val="22"/>
                        <w:szCs w:val="22"/>
                        <w:lang w:eastAsia="en-US"/>
                      </w:rPr>
                      <m:t>i</m:t>
                    </m:r>
                  </m:sub>
                </m:sSub>
              </m:oMath>
            </m:oMathPara>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Base load usage (intercept) for participant </w:t>
            </w:r>
            <w:proofErr w:type="spellStart"/>
            <w:r w:rsidRPr="00E30443">
              <w:rPr>
                <w:rFonts w:asciiTheme="minorHAnsi" w:hAnsiTheme="minorHAnsi" w:cstheme="majorBidi"/>
                <w:i/>
                <w:iCs/>
                <w:sz w:val="22"/>
                <w:szCs w:val="22"/>
                <w:lang w:eastAsia="en-US"/>
              </w:rPr>
              <w:t>i</w:t>
            </w:r>
            <w:proofErr w:type="spellEnd"/>
            <w:r w:rsidRPr="00E30443">
              <w:rPr>
                <w:rFonts w:asciiTheme="minorHAnsi" w:hAnsiTheme="minorHAnsi" w:cstheme="majorBidi"/>
                <w:sz w:val="22"/>
                <w:szCs w:val="22"/>
                <w:lang w:eastAsia="en-US"/>
              </w:rPr>
              <w:t>,</w:t>
            </w:r>
          </w:p>
        </w:tc>
      </w:tr>
      <w:tr w:rsidR="00E30443" w:rsidRPr="00E11ADD" w:rsidTr="00E30443">
        <w:tc>
          <w:tcPr>
            <w:tcW w:w="1098" w:type="dxa"/>
            <w:vAlign w:val="center"/>
          </w:tcPr>
          <w:p w:rsidR="00E30443" w:rsidRPr="00E11ADD" w:rsidRDefault="00E30443" w:rsidP="00E30443">
            <w:pPr>
              <w:jc w:val="center"/>
              <w:rPr>
                <w:rFonts w:ascii="Symbol" w:hAnsi="Symbol" w:cstheme="majorBidi"/>
                <w:sz w:val="22"/>
                <w:szCs w:val="22"/>
                <w:lang w:eastAsia="en-US"/>
              </w:rPr>
            </w:pPr>
            <w:r w:rsidRPr="00E11ADD">
              <w:rPr>
                <w:rFonts w:asciiTheme="majorBidi" w:hAnsiTheme="majorBidi" w:cstheme="majorBidi"/>
                <w:sz w:val="22"/>
                <w:szCs w:val="22"/>
                <w:lang w:eastAsia="en-US"/>
              </w:rPr>
              <w:t>H</w:t>
            </w:r>
            <w:r w:rsidRPr="00E11ADD">
              <w:rPr>
                <w:rFonts w:asciiTheme="majorBidi" w:hAnsiTheme="majorBidi" w:cstheme="majorBidi"/>
                <w:sz w:val="22"/>
                <w:szCs w:val="22"/>
                <w:vertAlign w:val="subscript"/>
                <w:lang w:eastAsia="en-US"/>
              </w:rPr>
              <w:t>im</w:t>
            </w:r>
            <w:r w:rsidRPr="00E11ADD">
              <w:rPr>
                <w:rFonts w:ascii="Symbol" w:hAnsi="Symbol"/>
                <w:sz w:val="22"/>
                <w:szCs w:val="22"/>
                <w:lang w:eastAsia="en-US"/>
              </w:rPr>
              <w:t></w:t>
            </w:r>
            <w:r w:rsidRPr="00E11ADD">
              <w:rPr>
                <w:rFonts w:ascii="Symbol" w:hAnsi="Symbol"/>
                <w:sz w:val="22"/>
                <w:szCs w:val="22"/>
                <w:lang w:eastAsia="en-US"/>
              </w:rPr>
              <w:t></w:t>
            </w:r>
            <w:r w:rsidRPr="00E11ADD">
              <w:rPr>
                <w:rFonts w:ascii="Symbol" w:hAnsi="Symbol"/>
                <w:sz w:val="22"/>
                <w:szCs w:val="22"/>
                <w:vertAlign w:val="subscript"/>
                <w:lang w:eastAsia="en-US"/>
              </w:rPr>
              <w:t></w:t>
            </w:r>
            <w:r w:rsidRPr="00E11ADD">
              <w:rPr>
                <w:rFonts w:ascii="Symbol" w:hAnsi="Symbol"/>
                <w:sz w:val="22"/>
                <w:szCs w:val="22"/>
                <w:lang w:eastAsia="en-US"/>
              </w:rPr>
              <w:t></w:t>
            </w:r>
          </w:p>
        </w:tc>
        <w:tc>
          <w:tcPr>
            <w:tcW w:w="8188" w:type="dxa"/>
          </w:tcPr>
          <w:p w:rsidR="00E30443" w:rsidRPr="00E30443" w:rsidRDefault="00E30443" w:rsidP="007216A1">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Heating degree-days (HDD) at the heating base temperature</w:t>
            </w:r>
            <w:r w:rsidR="007216A1">
              <w:rPr>
                <w:rFonts w:asciiTheme="minorHAnsi" w:hAnsiTheme="minorHAnsi" w:cstheme="majorBidi"/>
                <w:sz w:val="22"/>
                <w:szCs w:val="22"/>
                <w:lang w:eastAsia="en-US"/>
              </w:rPr>
              <w:t xml:space="preserve"> </w:t>
            </w:r>
            <m:oMath>
              <m:sSub>
                <m:sSubPr>
                  <m:ctrlPr>
                    <w:rPr>
                      <w:rFonts w:ascii="Cambria Math" w:hAnsi="Cambria Math" w:cstheme="majorBidi"/>
                      <w:bCs/>
                      <w:i/>
                      <w:sz w:val="22"/>
                      <w:szCs w:val="22"/>
                      <w:lang w:eastAsia="en-US"/>
                    </w:rPr>
                  </m:ctrlPr>
                </m:sSubPr>
                <m:e>
                  <m:r>
                    <m:rPr>
                      <m:sty m:val="bi"/>
                    </m:rPr>
                    <w:rPr>
                      <w:rFonts w:ascii="Cambria Math" w:hAnsi="Cambria Math" w:cstheme="majorBidi"/>
                      <w:sz w:val="22"/>
                      <w:szCs w:val="22"/>
                      <w:lang w:eastAsia="en-US"/>
                    </w:rPr>
                    <m:t>τ</m:t>
                  </m:r>
                </m:e>
                <m:sub>
                  <m:r>
                    <m:rPr>
                      <m:sty m:val="bi"/>
                    </m:rPr>
                    <w:rPr>
                      <w:rFonts w:ascii="Cambria Math" w:hAnsi="Cambria Math" w:cstheme="majorBidi"/>
                      <w:sz w:val="22"/>
                      <w:szCs w:val="22"/>
                      <w:lang w:eastAsia="en-US"/>
                    </w:rPr>
                    <m:t>H</m:t>
                  </m:r>
                </m:sub>
              </m:sSub>
            </m:oMath>
            <w:r w:rsidRPr="00E30443">
              <w:rPr>
                <w:rFonts w:asciiTheme="minorHAnsi" w:hAnsiTheme="minorHAnsi" w:cstheme="majorBidi"/>
                <w:sz w:val="22"/>
                <w:szCs w:val="22"/>
                <w:lang w:eastAsia="en-US"/>
              </w:rPr>
              <w:t xml:space="preserve"> </w:t>
            </w:r>
            <w:r w:rsidRPr="00E30443">
              <w:rPr>
                <w:rFonts w:asciiTheme="minorHAnsi" w:hAnsiTheme="minorHAnsi"/>
                <w:sz w:val="22"/>
                <w:szCs w:val="22"/>
                <w:vertAlign w:val="subscript"/>
                <w:lang w:eastAsia="en-US"/>
              </w:rPr>
              <w:t>H,</w:t>
            </w:r>
          </w:p>
        </w:tc>
      </w:tr>
      <w:tr w:rsidR="00E30443" w:rsidRPr="00E11ADD" w:rsidTr="00E30443">
        <w:tc>
          <w:tcPr>
            <w:tcW w:w="1098" w:type="dxa"/>
          </w:tcPr>
          <w:p w:rsidR="00E30443" w:rsidRPr="00E11ADD" w:rsidRDefault="00E30443" w:rsidP="00E30443">
            <w:pPr>
              <w:jc w:val="center"/>
              <w:rPr>
                <w:rFonts w:asciiTheme="majorBidi" w:hAnsiTheme="majorBidi" w:cstheme="majorBidi"/>
                <w:sz w:val="22"/>
                <w:szCs w:val="22"/>
                <w:lang w:eastAsia="en-US"/>
              </w:rPr>
            </w:pPr>
            <w:proofErr w:type="spellStart"/>
            <w:r w:rsidRPr="00E11ADD">
              <w:rPr>
                <w:sz w:val="22"/>
                <w:szCs w:val="22"/>
                <w:lang w:eastAsia="en-US"/>
              </w:rPr>
              <w:t>C</w:t>
            </w:r>
            <w:r w:rsidRPr="00E11ADD">
              <w:rPr>
                <w:sz w:val="22"/>
                <w:szCs w:val="22"/>
                <w:vertAlign w:val="subscript"/>
                <w:lang w:eastAsia="en-US"/>
              </w:rPr>
              <w:t>im</w:t>
            </w:r>
            <w:proofErr w:type="spellEnd"/>
            <w:r w:rsidRPr="00E11ADD">
              <w:rPr>
                <w:sz w:val="22"/>
                <w:szCs w:val="22"/>
                <w:lang w:eastAsia="en-US"/>
              </w:rPr>
              <w:t>(</w:t>
            </w:r>
            <w:r w:rsidRPr="00E11ADD">
              <w:rPr>
                <w:rFonts w:ascii="Symbol" w:hAnsi="Symbol"/>
                <w:sz w:val="22"/>
                <w:szCs w:val="22"/>
                <w:lang w:eastAsia="en-US"/>
              </w:rPr>
              <w:t></w:t>
            </w:r>
            <w:r w:rsidRPr="00E11ADD">
              <w:rPr>
                <w:sz w:val="22"/>
                <w:szCs w:val="22"/>
                <w:vertAlign w:val="subscript"/>
                <w:lang w:eastAsia="en-US"/>
              </w:rPr>
              <w:t>C</w:t>
            </w:r>
            <w:r w:rsidRPr="00E11ADD">
              <w:rPr>
                <w:sz w:val="22"/>
                <w:szCs w:val="22"/>
                <w:lang w:eastAsia="en-US"/>
              </w:rPr>
              <w:t>)</w:t>
            </w:r>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Cooling degree-days (CDD) at the cooling base temperature </w:t>
            </w:r>
            <m:oMath>
              <m:sSub>
                <m:sSubPr>
                  <m:ctrlPr>
                    <w:rPr>
                      <w:rFonts w:ascii="Cambria Math" w:hAnsi="Cambria Math"/>
                      <w:bCs/>
                      <w:i/>
                    </w:rPr>
                  </m:ctrlPr>
                </m:sSubPr>
                <m:e>
                  <m:r>
                    <m:rPr>
                      <m:sty m:val="bi"/>
                    </m:rPr>
                    <w:rPr>
                      <w:rFonts w:ascii="Cambria Math" w:hAnsi="Cambria Math"/>
                    </w:rPr>
                    <m:t>τ</m:t>
                  </m:r>
                </m:e>
                <m:sub>
                  <m:r>
                    <m:rPr>
                      <m:sty m:val="bi"/>
                    </m:rPr>
                    <w:rPr>
                      <w:rFonts w:ascii="Cambria Math" w:hAnsi="Cambria Math"/>
                    </w:rPr>
                    <m:t>C</m:t>
                  </m:r>
                </m:sub>
              </m:sSub>
            </m:oMath>
            <w:r w:rsidRPr="00E30443">
              <w:rPr>
                <w:rFonts w:asciiTheme="minorHAnsi" w:hAnsiTheme="minorHAnsi" w:cstheme="majorBidi"/>
                <w:sz w:val="22"/>
                <w:szCs w:val="22"/>
                <w:lang w:eastAsia="en-US"/>
              </w:rPr>
              <w:t xml:space="preserve">  (not included in gas model),</w:t>
            </w:r>
          </w:p>
        </w:tc>
      </w:tr>
      <w:tr w:rsidR="00E30443" w:rsidRPr="00E11ADD" w:rsidTr="00E30443">
        <w:tc>
          <w:tcPr>
            <w:tcW w:w="1098" w:type="dxa"/>
          </w:tcPr>
          <w:p w:rsidR="00E30443" w:rsidRPr="00E11ADD" w:rsidRDefault="00867E9C" w:rsidP="00E30443">
            <w:pPr>
              <w:jc w:val="right"/>
              <w:rPr>
                <w:rFonts w:asciiTheme="majorBidi" w:hAnsiTheme="majorBidi" w:cstheme="majorBidi"/>
                <w:i/>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e>
                  <m:sub>
                    <m:r>
                      <w:rPr>
                        <w:rFonts w:ascii="Cambria Math" w:hAnsi="Cambria Math"/>
                        <w:sz w:val="22"/>
                        <w:szCs w:val="22"/>
                        <w:lang w:eastAsia="en-US"/>
                      </w:rPr>
                      <m:t>H</m:t>
                    </m:r>
                  </m:sub>
                </m:sSub>
              </m:oMath>
            </m:oMathPara>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Heating coefficient, determined by the regression,</w:t>
            </w:r>
          </w:p>
        </w:tc>
      </w:tr>
      <w:tr w:rsidR="00E30443" w:rsidRPr="00E11ADD" w:rsidTr="00E30443">
        <w:tc>
          <w:tcPr>
            <w:tcW w:w="1098"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e>
                  <m:sub>
                    <m:r>
                      <w:rPr>
                        <w:rFonts w:ascii="Cambria Math" w:hAnsi="Cambria Math"/>
                        <w:sz w:val="22"/>
                        <w:szCs w:val="22"/>
                        <w:lang w:eastAsia="en-US"/>
                      </w:rPr>
                      <m:t>C</m:t>
                    </m:r>
                  </m:sub>
                </m:sSub>
              </m:oMath>
            </m:oMathPara>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Cooling coefficient, determined by the regression (not included in gas model),</w:t>
            </w:r>
          </w:p>
        </w:tc>
      </w:tr>
      <w:tr w:rsidR="00E30443" w:rsidRPr="00E11ADD" w:rsidTr="00E30443">
        <w:tc>
          <w:tcPr>
            <w:tcW w:w="1098" w:type="dxa"/>
          </w:tcPr>
          <w:p w:rsidR="00E30443" w:rsidRPr="00E11ADD" w:rsidRDefault="00E30443" w:rsidP="00E30443">
            <w:pPr>
              <w:jc w:val="center"/>
              <w:rPr>
                <w:rFonts w:asciiTheme="majorBidi" w:hAnsiTheme="majorBidi" w:cstheme="majorBidi"/>
                <w:sz w:val="22"/>
                <w:szCs w:val="22"/>
                <w:lang w:eastAsia="en-US"/>
              </w:rPr>
            </w:pPr>
            <w:r w:rsidRPr="00E11ADD">
              <w:rPr>
                <w:rFonts w:ascii="Symbol" w:hAnsi="Symbol"/>
                <w:sz w:val="22"/>
                <w:szCs w:val="22"/>
                <w:lang w:eastAsia="en-US"/>
              </w:rPr>
              <w:t></w:t>
            </w:r>
            <w:r w:rsidRPr="00E11ADD">
              <w:rPr>
                <w:sz w:val="22"/>
                <w:szCs w:val="22"/>
                <w:vertAlign w:val="subscript"/>
                <w:lang w:eastAsia="en-US"/>
              </w:rPr>
              <w:t>H</w:t>
            </w:r>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Heating base temperatures, determined by choice of the optimal regression,</w:t>
            </w:r>
          </w:p>
        </w:tc>
      </w:tr>
      <w:tr w:rsidR="00E30443" w:rsidRPr="00E11ADD" w:rsidTr="00E30443">
        <w:tc>
          <w:tcPr>
            <w:tcW w:w="1098" w:type="dxa"/>
          </w:tcPr>
          <w:p w:rsidR="00E30443" w:rsidRPr="00E11ADD" w:rsidRDefault="00E30443" w:rsidP="00E30443">
            <w:pPr>
              <w:jc w:val="center"/>
              <w:rPr>
                <w:rFonts w:asciiTheme="majorBidi" w:eastAsia="SimSun" w:hAnsiTheme="majorBidi" w:cstheme="majorBidi"/>
                <w:sz w:val="22"/>
                <w:szCs w:val="22"/>
                <w:lang w:eastAsia="en-US"/>
              </w:rPr>
            </w:pPr>
            <w:r w:rsidRPr="00E11ADD">
              <w:rPr>
                <w:rFonts w:ascii="Symbol" w:hAnsi="Symbol"/>
                <w:sz w:val="22"/>
                <w:szCs w:val="22"/>
                <w:lang w:eastAsia="en-US"/>
              </w:rPr>
              <w:t></w:t>
            </w:r>
            <w:r w:rsidRPr="00E11ADD">
              <w:rPr>
                <w:sz w:val="22"/>
                <w:szCs w:val="22"/>
                <w:vertAlign w:val="subscript"/>
                <w:lang w:eastAsia="en-US"/>
              </w:rPr>
              <w:t>C</w:t>
            </w:r>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Cooling base temperatures, determined by choice of the optimal regression, and</w:t>
            </w:r>
          </w:p>
        </w:tc>
      </w:tr>
      <w:tr w:rsidR="00E30443" w:rsidRPr="00E11ADD" w:rsidTr="00E30443">
        <w:tc>
          <w:tcPr>
            <w:tcW w:w="1098" w:type="dxa"/>
          </w:tcPr>
          <w:p w:rsidR="00E30443" w:rsidRPr="00E11ADD" w:rsidRDefault="00E30443" w:rsidP="00E30443">
            <w:pPr>
              <w:jc w:val="center"/>
              <w:rPr>
                <w:rFonts w:asciiTheme="majorBidi" w:eastAsia="SimSun" w:hAnsiTheme="majorBidi" w:cstheme="majorBidi"/>
                <w:sz w:val="22"/>
                <w:szCs w:val="22"/>
                <w:lang w:eastAsia="en-US"/>
              </w:rPr>
            </w:pPr>
            <w:r w:rsidRPr="00E11ADD">
              <w:rPr>
                <w:rFonts w:ascii="Symbol" w:hAnsi="Symbol"/>
                <w:sz w:val="22"/>
                <w:szCs w:val="22"/>
                <w:lang w:eastAsia="en-US"/>
              </w:rPr>
              <w:t></w:t>
            </w:r>
            <w:proofErr w:type="spellStart"/>
            <w:r w:rsidRPr="00E11ADD">
              <w:rPr>
                <w:sz w:val="22"/>
                <w:szCs w:val="22"/>
                <w:vertAlign w:val="subscript"/>
                <w:lang w:eastAsia="en-US"/>
              </w:rPr>
              <w:t>im</w:t>
            </w:r>
            <w:proofErr w:type="spellEnd"/>
          </w:p>
        </w:tc>
        <w:tc>
          <w:tcPr>
            <w:tcW w:w="8188"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Regression residual.</w:t>
            </w:r>
          </w:p>
        </w:tc>
      </w:tr>
    </w:tbl>
    <w:p w:rsidR="00E30443" w:rsidRPr="00E11ADD" w:rsidRDefault="00E30443" w:rsidP="00E30443">
      <w:pPr>
        <w:rPr>
          <w:rFonts w:ascii="Times New Roman" w:hAnsi="Times New Roman"/>
          <w:szCs w:val="24"/>
        </w:rPr>
      </w:pPr>
    </w:p>
    <w:p w:rsidR="00E30443" w:rsidRPr="00E30443" w:rsidRDefault="00E30443" w:rsidP="00517183">
      <w:pPr>
        <w:pStyle w:val="BodyText"/>
      </w:pPr>
      <w:r w:rsidRPr="00E30443">
        <w:t xml:space="preserve">Rather than forcing the same </w:t>
      </w:r>
      <w:r w:rsidR="00251339" w:rsidRPr="00E30443">
        <w:t>degree</w:t>
      </w:r>
      <w:r w:rsidR="00251339">
        <w:t>-</w:t>
      </w:r>
      <w:r w:rsidRPr="00E30443">
        <w:t>day base temperature on all of sites used in this study, we estimated consumption across a range of heating and cooling degree day bases. C</w:t>
      </w:r>
      <w:r w:rsidR="00251339">
        <w:t xml:space="preserve">DD </w:t>
      </w:r>
      <w:r w:rsidRPr="00E30443">
        <w:t>bases covered 64</w:t>
      </w:r>
      <w:r w:rsidRPr="00E30443">
        <w:rPr>
          <w:vertAlign w:val="superscript"/>
        </w:rPr>
        <w:t>o</w:t>
      </w:r>
      <w:r w:rsidRPr="00E30443">
        <w:t>F to 84</w:t>
      </w:r>
      <w:r w:rsidRPr="00E30443">
        <w:rPr>
          <w:vertAlign w:val="superscript"/>
        </w:rPr>
        <w:t>o</w:t>
      </w:r>
      <w:r w:rsidRPr="00E30443">
        <w:t xml:space="preserve">F while </w:t>
      </w:r>
      <w:r w:rsidR="00251339">
        <w:t>HDD</w:t>
      </w:r>
      <w:r w:rsidRPr="00E30443">
        <w:t xml:space="preserve"> bases covered 50</w:t>
      </w:r>
      <w:r w:rsidRPr="00E30443">
        <w:rPr>
          <w:vertAlign w:val="superscript"/>
        </w:rPr>
        <w:t>o</w:t>
      </w:r>
      <w:r w:rsidRPr="00E30443">
        <w:t>F to 70</w:t>
      </w:r>
      <w:r w:rsidRPr="00E30443">
        <w:rPr>
          <w:vertAlign w:val="superscript"/>
        </w:rPr>
        <w:t>o</w:t>
      </w:r>
      <w:r w:rsidRPr="00E30443">
        <w:t xml:space="preserve">F. Electric consumption was estimated using the following models: </w:t>
      </w:r>
      <w:r w:rsidR="003E7692">
        <w:t>‘</w:t>
      </w:r>
      <w:r w:rsidRPr="00E30443">
        <w:t>heating and cooling model’, ‘cooling only model’, ‘heating only model’ and ‘</w:t>
      </w:r>
      <w:r w:rsidR="00F917C9">
        <w:t>base load</w:t>
      </w:r>
      <w:r w:rsidRPr="00E30443">
        <w:t xml:space="preserve"> only model’. Gas consumption was estimated using the following models: ‘heating-only’ and ‘</w:t>
      </w:r>
      <w:r w:rsidR="00F917C9">
        <w:t>base load</w:t>
      </w:r>
      <w:r w:rsidRPr="00E30443">
        <w:t xml:space="preserve"> only’. For each model estimated, we used an F-test to determine which model specification is superior, and we chose the best heating degree base for each site based on the individual R-squared.</w:t>
      </w:r>
    </w:p>
    <w:p w:rsidR="00E30443" w:rsidRPr="00E30443" w:rsidRDefault="00E30443" w:rsidP="00517183">
      <w:pPr>
        <w:pStyle w:val="BodyText"/>
      </w:pPr>
    </w:p>
    <w:p w:rsidR="00E30443" w:rsidRPr="00E30443" w:rsidRDefault="00E30443" w:rsidP="007216A1">
      <w:pPr>
        <w:pStyle w:val="BodyText"/>
      </w:pPr>
      <w:r w:rsidRPr="00E30443">
        <w:t xml:space="preserve">The distributions of cooling and heating base temperatures from the ‘best’ model were examined.  </w:t>
      </w:r>
      <w:r w:rsidR="007216A1">
        <w:t>The median of</w:t>
      </w:r>
      <w:r w:rsidRPr="00E30443">
        <w:t xml:space="preserve"> the </w:t>
      </w:r>
      <w:r w:rsidR="004F668E" w:rsidRPr="00E30443">
        <w:t>degree-day</w:t>
      </w:r>
      <w:r w:rsidRPr="00E30443">
        <w:t xml:space="preserve"> bases (70</w:t>
      </w:r>
      <w:r w:rsidRPr="00E30443">
        <w:rPr>
          <w:vertAlign w:val="superscript"/>
        </w:rPr>
        <w:t>o</w:t>
      </w:r>
      <w:r w:rsidRPr="00E30443">
        <w:t>F for cooling and 60</w:t>
      </w:r>
      <w:r w:rsidRPr="00E30443">
        <w:rPr>
          <w:vertAlign w:val="superscript"/>
        </w:rPr>
        <w:t>o</w:t>
      </w:r>
      <w:r w:rsidRPr="00E30443">
        <w:t xml:space="preserve">F for heating) </w:t>
      </w:r>
      <w:r w:rsidR="007216A1">
        <w:t xml:space="preserve">was selected, </w:t>
      </w:r>
      <w:r w:rsidRPr="00E30443">
        <w:t>and the models</w:t>
      </w:r>
      <w:r w:rsidR="007216A1">
        <w:t xml:space="preserve"> were </w:t>
      </w:r>
      <w:r w:rsidR="007216A1" w:rsidRPr="00E30443">
        <w:t>re-estimated</w:t>
      </w:r>
      <w:r w:rsidRPr="00E30443">
        <w:t xml:space="preserve">. </w:t>
      </w:r>
    </w:p>
    <w:p w:rsidR="00E30443" w:rsidRPr="00E11ADD" w:rsidRDefault="00E30443" w:rsidP="00E30443">
      <w:pPr>
        <w:rPr>
          <w:rFonts w:ascii="Times New Roman" w:hAnsi="Times New Roman"/>
          <w:szCs w:val="24"/>
        </w:rPr>
      </w:pPr>
    </w:p>
    <w:p w:rsidR="00E30443" w:rsidRPr="009558FA" w:rsidRDefault="00E30443" w:rsidP="00E30443">
      <w:pPr>
        <w:rPr>
          <w:rFonts w:asciiTheme="minorHAnsi" w:hAnsiTheme="minorHAnsi"/>
          <w:b/>
          <w:bCs/>
          <w:szCs w:val="24"/>
        </w:rPr>
      </w:pPr>
      <w:r w:rsidRPr="009558FA">
        <w:rPr>
          <w:rFonts w:asciiTheme="minorHAnsi" w:hAnsiTheme="minorHAnsi"/>
          <w:b/>
          <w:bCs/>
          <w:szCs w:val="24"/>
        </w:rPr>
        <w:t>Normalized Annual Consumption</w:t>
      </w:r>
      <w:r w:rsidR="00BB3884" w:rsidRPr="009558FA">
        <w:rPr>
          <w:rFonts w:asciiTheme="minorHAnsi" w:hAnsiTheme="minorHAnsi"/>
          <w:b/>
          <w:bCs/>
          <w:szCs w:val="24"/>
        </w:rPr>
        <w:t xml:space="preserve">: </w:t>
      </w:r>
    </w:p>
    <w:p w:rsidR="00E30443" w:rsidRPr="00E11ADD" w:rsidRDefault="00867E9C" w:rsidP="00E30443">
      <w:pPr>
        <w:ind w:left="1134" w:hanging="1134"/>
        <w:rPr>
          <w:rFonts w:ascii="Times New Roman" w:hAnsi="Times New Roman"/>
          <w:i/>
        </w:rPr>
      </w:pPr>
      <m:oMath>
        <m:sSub>
          <m:sSubPr>
            <m:ctrlPr>
              <w:rPr>
                <w:rFonts w:ascii="Cambria Math" w:hAnsi="Cambria Math"/>
                <w:i/>
              </w:rPr>
            </m:ctrlPr>
          </m:sSubPr>
          <m:e>
            <m:r>
              <m:rPr>
                <m:sty m:val="bi"/>
              </m:rPr>
              <w:rPr>
                <w:rFonts w:ascii="Cambria Math" w:hAnsi="Cambria Math"/>
              </w:rPr>
              <m:t>NAC</m:t>
            </m:r>
          </m:e>
          <m:sub>
            <m:r>
              <m:rPr>
                <m:sty m:val="bi"/>
              </m:rPr>
              <w:rPr>
                <w:rFonts w:ascii="Cambria Math" w:hAnsi="Cambria Math"/>
              </w:rPr>
              <m:t>i</m:t>
            </m:r>
          </m:sub>
        </m:sSub>
        <m:r>
          <m:rPr>
            <m:sty m:val="bi"/>
          </m:rPr>
          <w:rPr>
            <w:rFonts w:ascii="Cambria Math" w:hAnsi="Cambria Math"/>
          </w:rPr>
          <m:t xml:space="preserve">= </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365</m:t>
                </m:r>
                <m:r>
                  <m:rPr>
                    <m:sty m:val="bi"/>
                  </m:rPr>
                  <w:rPr>
                    <w:rFonts w:ascii="Cambria Math" w:hAnsi="Cambria Math" w:hint="eastAsia"/>
                  </w:rPr>
                  <m:t>×</m:t>
                </m:r>
                <m:acc>
                  <m:accPr>
                    <m:ctrlPr>
                      <w:rPr>
                        <w:rFonts w:ascii="Cambria Math" w:hAnsi="Cambria Math"/>
                        <w:i/>
                      </w:rPr>
                    </m:ctrlPr>
                  </m:accPr>
                  <m:e>
                    <m:r>
                      <m:rPr>
                        <m:sty m:val="bi"/>
                      </m:rPr>
                      <w:rPr>
                        <w:rFonts w:ascii="Cambria Math" w:hAnsi="Cambria Math"/>
                      </w:rPr>
                      <m:t>μ</m:t>
                    </m:r>
                  </m:e>
                </m:acc>
              </m:e>
              <m:sub>
                <m:r>
                  <m:rPr>
                    <m:sty m:val="bi"/>
                  </m:rPr>
                  <w:rPr>
                    <w:rFonts w:ascii="Cambria Math" w:hAnsi="Cambria Math"/>
                  </w:rPr>
                  <m:t>i</m:t>
                </m:r>
              </m:sub>
            </m:sSub>
          </m:e>
        </m:d>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β</m:t>
                </m:r>
              </m:e>
            </m:acc>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m:rPr>
                <m:sty m:val="bi"/>
              </m:rPr>
              <w:rPr>
                <w:rFonts w:ascii="Cambria Math" w:hAnsi="Cambria Math"/>
              </w:rPr>
              <m:t>0</m:t>
            </m:r>
          </m:sub>
        </m:sSub>
      </m:oMath>
      <w:r w:rsidR="00E30443" w:rsidRPr="00E11ADD">
        <w:rPr>
          <w:rFonts w:ascii="Times New Roman" w:hAnsi="Times New Roman"/>
          <w:i/>
        </w:rPr>
        <w:t xml:space="preserve"> </w:t>
      </w:r>
      <m:oMath>
        <m:r>
          <m:rPr>
            <m:sty m:val="bi"/>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β</m:t>
                </m:r>
              </m:e>
            </m:acc>
          </m:e>
          <m:sub>
            <m:r>
              <m:rPr>
                <m:sty m:val="bi"/>
              </m:rPr>
              <w:rPr>
                <w:rFonts w:ascii="Cambria Math" w:hAnsi="Cambria Math"/>
              </w:rPr>
              <m:t>C</m:t>
            </m:r>
          </m:sub>
        </m:sSub>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p>
    <w:p w:rsidR="00E30443" w:rsidRPr="00E11ADD" w:rsidRDefault="00E30443" w:rsidP="00E30443">
      <w:pPr>
        <w:rPr>
          <w:rFonts w:ascii="Times New Roman" w:hAnsi="Times New Roman"/>
        </w:rPr>
      </w:pPr>
    </w:p>
    <w:p w:rsidR="00E30443" w:rsidRPr="00E11ADD" w:rsidRDefault="00E30443" w:rsidP="00E30443">
      <w:pPr>
        <w:ind w:left="1134" w:hanging="1134"/>
        <w:rPr>
          <w:rFonts w:ascii="Times New Roman" w:hAnsi="Times New Roman"/>
          <w:bCs/>
          <w:iCs/>
        </w:rPr>
      </w:pPr>
      <w:r w:rsidRPr="00E11ADD">
        <w:rPr>
          <w:rFonts w:ascii="Times New Roman" w:hAnsi="Times New Roman"/>
          <w:bCs/>
          <w:iCs/>
        </w:rPr>
        <w:t xml:space="preserve">Where:  </w:t>
      </w:r>
    </w:p>
    <w:p w:rsidR="00E30443" w:rsidRPr="00E11ADD" w:rsidRDefault="00E30443" w:rsidP="00E30443">
      <w:pPr>
        <w:rPr>
          <w:rFonts w:ascii="Times New Roman" w:hAnsi="Times New Roman"/>
          <w:szCs w:val="24"/>
        </w:rPr>
      </w:pPr>
    </w:p>
    <w:tbl>
      <w:tblPr>
        <w:tblStyle w:val="TableGrid10"/>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8190"/>
      </w:tblGrid>
      <w:tr w:rsidR="00E30443" w:rsidRPr="00E11ADD" w:rsidTr="00E30443">
        <w:tc>
          <w:tcPr>
            <w:tcW w:w="1278" w:type="dxa"/>
          </w:tcPr>
          <w:p w:rsidR="00E30443" w:rsidRPr="00E11ADD" w:rsidRDefault="00E30443" w:rsidP="00E30443">
            <w:pPr>
              <w:jc w:val="center"/>
              <w:rPr>
                <w:rFonts w:asciiTheme="majorBidi" w:hAnsiTheme="majorBidi" w:cstheme="majorBidi"/>
                <w:i/>
                <w:iCs/>
                <w:sz w:val="22"/>
                <w:szCs w:val="22"/>
                <w:lang w:eastAsia="en-US"/>
              </w:rPr>
            </w:pPr>
            <w:proofErr w:type="spellStart"/>
            <w:r w:rsidRPr="00E11ADD">
              <w:rPr>
                <w:i/>
                <w:sz w:val="22"/>
                <w:szCs w:val="22"/>
                <w:lang w:eastAsia="en-US"/>
              </w:rPr>
              <w:t>NAC</w:t>
            </w:r>
            <w:r w:rsidRPr="00E11ADD">
              <w:rPr>
                <w:i/>
                <w:sz w:val="22"/>
                <w:szCs w:val="22"/>
                <w:vertAlign w:val="subscript"/>
                <w:lang w:eastAsia="en-US"/>
              </w:rPr>
              <w:t>i</w:t>
            </w:r>
            <w:proofErr w:type="spellEnd"/>
          </w:p>
        </w:tc>
        <w:tc>
          <w:tcPr>
            <w:tcW w:w="8190"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Normalized annual consumption for customer </w:t>
            </w:r>
            <w:proofErr w:type="spellStart"/>
            <w:r w:rsidRPr="00E30443">
              <w:rPr>
                <w:rFonts w:asciiTheme="minorHAnsi" w:hAnsiTheme="minorHAnsi" w:cstheme="majorBidi"/>
                <w:sz w:val="22"/>
                <w:szCs w:val="22"/>
                <w:lang w:eastAsia="en-US"/>
              </w:rPr>
              <w:t>i</w:t>
            </w:r>
            <w:proofErr w:type="spellEnd"/>
            <w:r w:rsidRPr="00E30443">
              <w:rPr>
                <w:rFonts w:asciiTheme="minorHAnsi" w:hAnsiTheme="minorHAnsi" w:cstheme="majorBidi"/>
                <w:sz w:val="22"/>
                <w:szCs w:val="22"/>
                <w:lang w:eastAsia="en-US"/>
              </w:rPr>
              <w:t>,</w:t>
            </w:r>
          </w:p>
        </w:tc>
      </w:tr>
      <w:tr w:rsidR="00E30443" w:rsidRPr="00E11ADD" w:rsidTr="00E30443">
        <w:tc>
          <w:tcPr>
            <w:tcW w:w="1278" w:type="dxa"/>
          </w:tcPr>
          <w:p w:rsidR="00E30443" w:rsidRPr="00E11ADD" w:rsidRDefault="00E30443" w:rsidP="00E30443">
            <w:pPr>
              <w:jc w:val="center"/>
              <w:rPr>
                <w:rFonts w:asciiTheme="majorBidi" w:eastAsia="SimSun" w:hAnsiTheme="majorBidi" w:cstheme="majorBidi"/>
                <w:sz w:val="22"/>
                <w:szCs w:val="22"/>
                <w:lang w:eastAsia="en-US"/>
              </w:rPr>
            </w:pPr>
            <w:r w:rsidRPr="00E11ADD">
              <w:rPr>
                <w:i/>
                <w:sz w:val="22"/>
                <w:szCs w:val="22"/>
                <w:lang w:eastAsia="en-US"/>
              </w:rPr>
              <w:t>H</w:t>
            </w:r>
            <w:r w:rsidRPr="00E11ADD">
              <w:rPr>
                <w:i/>
                <w:sz w:val="22"/>
                <w:szCs w:val="22"/>
                <w:vertAlign w:val="subscript"/>
                <w:lang w:eastAsia="en-US"/>
              </w:rPr>
              <w:t>0</w:t>
            </w:r>
          </w:p>
        </w:tc>
        <w:tc>
          <w:tcPr>
            <w:tcW w:w="8190"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Annual TMY</w:t>
            </w:r>
            <w:r w:rsidR="008576A6">
              <w:rPr>
                <w:rStyle w:val="FootnoteReference"/>
                <w:rFonts w:asciiTheme="minorHAnsi" w:hAnsiTheme="minorHAnsi" w:cstheme="majorBidi"/>
                <w:sz w:val="22"/>
                <w:szCs w:val="22"/>
                <w:lang w:eastAsia="en-US"/>
              </w:rPr>
              <w:footnoteReference w:id="13"/>
            </w:r>
            <w:r w:rsidRPr="00E30443">
              <w:rPr>
                <w:rFonts w:asciiTheme="minorHAnsi" w:hAnsiTheme="minorHAnsi" w:cstheme="majorBidi"/>
                <w:sz w:val="22"/>
                <w:szCs w:val="22"/>
                <w:lang w:eastAsia="en-US"/>
              </w:rPr>
              <w:t xml:space="preserve"> HDD calculated at the optimal heating base temperature </w:t>
            </w:r>
            <m:oMath>
              <m:sSub>
                <m:sSubPr>
                  <m:ctrlPr>
                    <w:rPr>
                      <w:rFonts w:ascii="Cambria Math" w:hAnsi="Cambria Math" w:cstheme="majorBidi"/>
                      <w:sz w:val="22"/>
                      <w:szCs w:val="22"/>
                      <w:lang w:eastAsia="en-US"/>
                    </w:rPr>
                  </m:ctrlPr>
                </m:sSubPr>
                <m:e>
                  <m:acc>
                    <m:accPr>
                      <m:ctrlPr>
                        <w:rPr>
                          <w:rFonts w:ascii="Cambria Math" w:hAnsi="Cambria Math" w:cstheme="majorBidi"/>
                          <w:sz w:val="22"/>
                          <w:szCs w:val="22"/>
                          <w:lang w:eastAsia="en-US"/>
                        </w:rPr>
                      </m:ctrlPr>
                    </m:accPr>
                    <m:e>
                      <m:r>
                        <m:rPr>
                          <m:sty m:val="p"/>
                        </m:rPr>
                        <w:rPr>
                          <w:rFonts w:ascii="Cambria Math" w:hAnsi="Cambria Math" w:cstheme="majorBidi"/>
                          <w:sz w:val="22"/>
                          <w:szCs w:val="22"/>
                          <w:lang w:eastAsia="en-US"/>
                        </w:rPr>
                        <m:t>τ</m:t>
                      </m:r>
                    </m:e>
                  </m:acc>
                </m:e>
                <m:sub>
                  <m:r>
                    <m:rPr>
                      <m:sty m:val="p"/>
                    </m:rPr>
                    <w:rPr>
                      <w:rFonts w:ascii="Cambria Math" w:hAnsi="Cambria Math" w:cstheme="majorBidi"/>
                      <w:sz w:val="22"/>
                      <w:szCs w:val="22"/>
                      <w:lang w:eastAsia="en-US"/>
                    </w:rPr>
                    <m:t>H</m:t>
                  </m:r>
                </m:sub>
              </m:sSub>
            </m:oMath>
            <w:r w:rsidRPr="00E30443">
              <w:rPr>
                <w:rFonts w:asciiTheme="minorHAnsi" w:hAnsiTheme="minorHAnsi" w:cstheme="majorBidi"/>
                <w:sz w:val="22"/>
                <w:szCs w:val="22"/>
                <w:lang w:eastAsia="en-US"/>
              </w:rPr>
              <w:t xml:space="preserve"> for participant i,</w:t>
            </w:r>
          </w:p>
        </w:tc>
      </w:tr>
      <w:tr w:rsidR="00E30443" w:rsidRPr="00E11ADD" w:rsidTr="00E30443">
        <w:tc>
          <w:tcPr>
            <w:tcW w:w="1278" w:type="dxa"/>
            <w:vAlign w:val="center"/>
          </w:tcPr>
          <w:p w:rsidR="00E30443" w:rsidRPr="00E11ADD" w:rsidRDefault="00E30443" w:rsidP="00E30443">
            <w:pPr>
              <w:jc w:val="center"/>
              <w:rPr>
                <w:rFonts w:ascii="Symbol" w:hAnsi="Symbol" w:cstheme="majorBidi"/>
                <w:sz w:val="22"/>
                <w:szCs w:val="22"/>
                <w:lang w:eastAsia="en-US"/>
              </w:rPr>
            </w:pPr>
            <w:r w:rsidRPr="00E11ADD">
              <w:rPr>
                <w:i/>
                <w:sz w:val="22"/>
                <w:szCs w:val="22"/>
                <w:lang w:eastAsia="en-US"/>
              </w:rPr>
              <w:t>C</w:t>
            </w:r>
            <w:r w:rsidRPr="00E11ADD">
              <w:rPr>
                <w:i/>
                <w:sz w:val="22"/>
                <w:szCs w:val="22"/>
                <w:vertAlign w:val="subscript"/>
                <w:lang w:eastAsia="en-US"/>
              </w:rPr>
              <w:t>0</w:t>
            </w:r>
          </w:p>
        </w:tc>
        <w:tc>
          <w:tcPr>
            <w:tcW w:w="8190"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Annual TMY CDD calculated at the optimal cooling base temperature </w:t>
            </w:r>
            <m:oMath>
              <m:sSub>
                <m:sSubPr>
                  <m:ctrlPr>
                    <w:rPr>
                      <w:rFonts w:ascii="Cambria Math" w:hAnsi="Cambria Math" w:cstheme="majorBidi"/>
                      <w:sz w:val="22"/>
                      <w:szCs w:val="22"/>
                      <w:lang w:eastAsia="en-US"/>
                    </w:rPr>
                  </m:ctrlPr>
                </m:sSubPr>
                <m:e>
                  <m:acc>
                    <m:accPr>
                      <m:ctrlPr>
                        <w:rPr>
                          <w:rFonts w:ascii="Cambria Math" w:hAnsi="Cambria Math" w:cstheme="majorBidi"/>
                          <w:sz w:val="22"/>
                          <w:szCs w:val="22"/>
                          <w:lang w:eastAsia="en-US"/>
                        </w:rPr>
                      </m:ctrlPr>
                    </m:accPr>
                    <m:e>
                      <m:r>
                        <m:rPr>
                          <m:sty m:val="p"/>
                        </m:rPr>
                        <w:rPr>
                          <w:rFonts w:ascii="Cambria Math" w:hAnsi="Cambria Math" w:cstheme="majorBidi"/>
                          <w:sz w:val="22"/>
                          <w:szCs w:val="22"/>
                          <w:lang w:eastAsia="en-US"/>
                        </w:rPr>
                        <m:t>τ</m:t>
                      </m:r>
                    </m:e>
                  </m:acc>
                </m:e>
                <m:sub>
                  <m:r>
                    <m:rPr>
                      <m:sty m:val="p"/>
                    </m:rPr>
                    <w:rPr>
                      <w:rFonts w:ascii="Cambria Math" w:hAnsi="Cambria Math" w:cstheme="majorBidi"/>
                      <w:sz w:val="22"/>
                      <w:szCs w:val="22"/>
                      <w:lang w:eastAsia="en-US"/>
                    </w:rPr>
                    <m:t>C</m:t>
                  </m:r>
                </m:sub>
              </m:sSub>
              <m:r>
                <m:rPr>
                  <m:sty m:val="p"/>
                </m:rPr>
                <w:rPr>
                  <w:rFonts w:ascii="Cambria Math" w:hAnsi="Cambria Math" w:cstheme="majorBidi"/>
                  <w:sz w:val="22"/>
                  <w:szCs w:val="22"/>
                  <w:lang w:eastAsia="en-US"/>
                </w:rPr>
                <m:t xml:space="preserve"> </m:t>
              </m:r>
            </m:oMath>
            <w:r w:rsidRPr="00E30443">
              <w:rPr>
                <w:rFonts w:asciiTheme="minorHAnsi" w:hAnsiTheme="minorHAnsi" w:cstheme="majorBidi"/>
                <w:sz w:val="22"/>
                <w:szCs w:val="22"/>
                <w:lang w:eastAsia="en-US"/>
              </w:rPr>
              <w:t>for participant i (not included in gas model), and</w:t>
            </w:r>
          </w:p>
        </w:tc>
      </w:tr>
      <w:tr w:rsidR="00E30443" w:rsidRPr="00E11ADD" w:rsidTr="00E30443">
        <w:tc>
          <w:tcPr>
            <w:tcW w:w="1278" w:type="dxa"/>
          </w:tcPr>
          <w:p w:rsidR="00E30443" w:rsidRPr="00E11ADD" w:rsidRDefault="00867E9C" w:rsidP="00E30443">
            <w:pPr>
              <w:jc w:val="center"/>
              <w:rPr>
                <w:rFonts w:asciiTheme="majorBidi" w:hAnsiTheme="majorBidi" w:cstheme="majorBidi"/>
                <w:sz w:val="22"/>
                <w:szCs w:val="22"/>
                <w:lang w:eastAsia="en-US"/>
              </w:rPr>
            </w:pPr>
            <m:oMathPara>
              <m:oMathParaPr>
                <m:jc m:val="center"/>
              </m:oMathParaPr>
              <m:oMath>
                <m:sSub>
                  <m:sSubPr>
                    <m:ctrlPr>
                      <w:rPr>
                        <w:rFonts w:ascii="Cambria Math" w:hAnsi="Cambria Math"/>
                        <w:i/>
                        <w:sz w:val="22"/>
                        <w:szCs w:val="22"/>
                        <w:lang w:eastAsia="en-US"/>
                      </w:rPr>
                    </m:ctrlPr>
                  </m:sSubPr>
                  <m:e>
                    <m:acc>
                      <m:accPr>
                        <m:ctrlPr>
                          <w:rPr>
                            <w:rFonts w:ascii="Cambria Math" w:hAnsi="Cambria Math"/>
                            <w:i/>
                            <w:sz w:val="22"/>
                            <w:szCs w:val="22"/>
                            <w:lang w:eastAsia="en-US"/>
                          </w:rPr>
                        </m:ctrlPr>
                      </m:accPr>
                      <m:e>
                        <m:r>
                          <w:rPr>
                            <w:rFonts w:ascii="Cambria Math" w:hAnsi="Cambria Math"/>
                            <w:sz w:val="22"/>
                            <w:szCs w:val="22"/>
                            <w:lang w:eastAsia="en-US"/>
                          </w:rPr>
                          <m:t>μ</m:t>
                        </m:r>
                      </m:e>
                    </m:acc>
                  </m:e>
                  <m:sub>
                    <m:r>
                      <w:rPr>
                        <w:rFonts w:ascii="Cambria Math" w:hAnsi="Cambria Math"/>
                        <w:sz w:val="22"/>
                        <w:szCs w:val="22"/>
                        <w:lang w:eastAsia="en-US"/>
                      </w:rPr>
                      <m:t>i</m:t>
                    </m:r>
                  </m:sub>
                </m:sSub>
                <m:r>
                  <w:rPr>
                    <w:rFonts w:ascii="Cambria Math" w:hAnsi="Cambria Math"/>
                    <w:sz w:val="22"/>
                    <w:szCs w:val="22"/>
                    <w:lang w:eastAsia="en-US"/>
                  </w:rPr>
                  <m:t xml:space="preserve">, </m:t>
                </m:r>
                <m:sSub>
                  <m:sSubPr>
                    <m:ctrlPr>
                      <w:rPr>
                        <w:rFonts w:ascii="Cambria Math" w:hAnsi="Cambria Math"/>
                        <w:i/>
                        <w:sz w:val="22"/>
                        <w:szCs w:val="22"/>
                        <w:lang w:eastAsia="en-US"/>
                      </w:rPr>
                    </m:ctrlPr>
                  </m:sSubPr>
                  <m:e>
                    <m:acc>
                      <m:accPr>
                        <m:ctrlPr>
                          <w:rPr>
                            <w:rFonts w:ascii="Cambria Math" w:hAnsi="Cambria Math"/>
                            <w:i/>
                            <w:sz w:val="22"/>
                            <w:szCs w:val="22"/>
                            <w:lang w:eastAsia="en-US"/>
                          </w:rPr>
                        </m:ctrlPr>
                      </m:accPr>
                      <m:e>
                        <m:r>
                          <w:rPr>
                            <w:rFonts w:ascii="Cambria Math" w:hAnsi="Cambria Math"/>
                            <w:sz w:val="22"/>
                            <w:szCs w:val="22"/>
                            <w:lang w:eastAsia="en-US"/>
                          </w:rPr>
                          <m:t>β</m:t>
                        </m:r>
                      </m:e>
                    </m:acc>
                  </m:e>
                  <m:sub>
                    <m:r>
                      <w:rPr>
                        <w:rFonts w:ascii="Cambria Math" w:hAnsi="Cambria Math"/>
                        <w:sz w:val="22"/>
                        <w:szCs w:val="22"/>
                        <w:lang w:eastAsia="en-US"/>
                      </w:rPr>
                      <m:t>H</m:t>
                    </m:r>
                  </m:sub>
                </m:sSub>
                <m:r>
                  <w:rPr>
                    <w:rFonts w:ascii="Cambria Math" w:hAnsi="Cambria Math"/>
                    <w:sz w:val="22"/>
                    <w:szCs w:val="22"/>
                    <w:lang w:eastAsia="en-US"/>
                  </w:rPr>
                  <m:t xml:space="preserve">, </m:t>
                </m:r>
                <m:sSub>
                  <m:sSubPr>
                    <m:ctrlPr>
                      <w:rPr>
                        <w:rFonts w:ascii="Cambria Math" w:hAnsi="Cambria Math"/>
                        <w:i/>
                        <w:sz w:val="22"/>
                        <w:szCs w:val="22"/>
                        <w:lang w:eastAsia="en-US"/>
                      </w:rPr>
                    </m:ctrlPr>
                  </m:sSubPr>
                  <m:e>
                    <m:acc>
                      <m:accPr>
                        <m:ctrlPr>
                          <w:rPr>
                            <w:rFonts w:ascii="Cambria Math" w:hAnsi="Cambria Math"/>
                            <w:i/>
                            <w:sz w:val="22"/>
                            <w:szCs w:val="22"/>
                            <w:lang w:eastAsia="en-US"/>
                          </w:rPr>
                        </m:ctrlPr>
                      </m:accPr>
                      <m:e>
                        <m:r>
                          <w:rPr>
                            <w:rFonts w:ascii="Cambria Math" w:hAnsi="Cambria Math"/>
                            <w:sz w:val="22"/>
                            <w:szCs w:val="22"/>
                            <w:lang w:eastAsia="en-US"/>
                          </w:rPr>
                          <m:t>β</m:t>
                        </m:r>
                      </m:e>
                    </m:acc>
                  </m:e>
                  <m:sub>
                    <m:r>
                      <w:rPr>
                        <w:rFonts w:ascii="Cambria Math" w:hAnsi="Cambria Math"/>
                        <w:sz w:val="22"/>
                        <w:szCs w:val="22"/>
                        <w:lang w:eastAsia="en-US"/>
                      </w:rPr>
                      <m:t>C</m:t>
                    </m:r>
                  </m:sub>
                </m:sSub>
              </m:oMath>
            </m:oMathPara>
          </w:p>
        </w:tc>
        <w:tc>
          <w:tcPr>
            <w:tcW w:w="8190" w:type="dxa"/>
          </w:tcPr>
          <w:p w:rsidR="00E30443" w:rsidRPr="00E30443" w:rsidRDefault="00F917C9" w:rsidP="00E30443">
            <w:pPr>
              <w:rPr>
                <w:rFonts w:asciiTheme="minorHAnsi" w:hAnsiTheme="minorHAnsi" w:cstheme="majorBidi"/>
                <w:sz w:val="22"/>
                <w:szCs w:val="22"/>
                <w:lang w:eastAsia="en-US"/>
              </w:rPr>
            </w:pPr>
            <w:r>
              <w:rPr>
                <w:rFonts w:asciiTheme="minorHAnsi" w:hAnsiTheme="minorHAnsi" w:cstheme="majorBidi"/>
                <w:sz w:val="22"/>
                <w:szCs w:val="22"/>
                <w:lang w:eastAsia="en-US"/>
              </w:rPr>
              <w:t>Base load</w:t>
            </w:r>
            <w:r w:rsidR="00E30443" w:rsidRPr="00E30443">
              <w:rPr>
                <w:rFonts w:asciiTheme="minorHAnsi" w:hAnsiTheme="minorHAnsi" w:cstheme="majorBidi"/>
                <w:sz w:val="22"/>
                <w:szCs w:val="22"/>
                <w:lang w:eastAsia="en-US"/>
              </w:rPr>
              <w:t xml:space="preserve"> and heating parameter estimates from the site-level models.</w:t>
            </w:r>
          </w:p>
        </w:tc>
      </w:tr>
    </w:tbl>
    <w:p w:rsidR="00E30443" w:rsidRPr="00E11ADD" w:rsidRDefault="00E30443" w:rsidP="009558FA">
      <w:pPr>
        <w:pStyle w:val="BodyText"/>
      </w:pPr>
    </w:p>
    <w:p w:rsidR="00E30443" w:rsidRPr="00E30443" w:rsidRDefault="00E30443" w:rsidP="006B616A">
      <w:pPr>
        <w:pStyle w:val="BodyText"/>
        <w:rPr>
          <w:rFonts w:asciiTheme="minorHAnsi" w:hAnsiTheme="minorHAnsi"/>
        </w:rPr>
      </w:pPr>
      <w:r w:rsidRPr="00E30443">
        <w:rPr>
          <w:rFonts w:asciiTheme="minorHAnsi" w:hAnsiTheme="minorHAnsi"/>
        </w:rPr>
        <w:t xml:space="preserve">The median of the optimal base temperatures for heating and cooling </w:t>
      </w:r>
      <w:r w:rsidR="00F92D66">
        <w:rPr>
          <w:rFonts w:asciiTheme="minorHAnsi" w:hAnsiTheme="minorHAnsi"/>
        </w:rPr>
        <w:t>were</w:t>
      </w:r>
      <w:r w:rsidR="00F92D66" w:rsidRPr="00E30443">
        <w:rPr>
          <w:rFonts w:asciiTheme="minorHAnsi" w:hAnsiTheme="minorHAnsi"/>
        </w:rPr>
        <w:t xml:space="preserve"> </w:t>
      </w:r>
      <w:r w:rsidRPr="00E30443">
        <w:rPr>
          <w:rFonts w:asciiTheme="minorHAnsi" w:hAnsiTheme="minorHAnsi"/>
        </w:rPr>
        <w:t xml:space="preserve">used as the set points for calculating </w:t>
      </w:r>
      <w:r w:rsidR="005A0174" w:rsidRPr="00E30443">
        <w:rPr>
          <w:rFonts w:asciiTheme="minorHAnsi" w:hAnsiTheme="minorHAnsi"/>
        </w:rPr>
        <w:t>degree-days</w:t>
      </w:r>
      <w:r w:rsidRPr="00E30443">
        <w:rPr>
          <w:rFonts w:asciiTheme="minorHAnsi" w:hAnsiTheme="minorHAnsi"/>
        </w:rPr>
        <w:t xml:space="preserve"> in the fixed effects model. </w:t>
      </w:r>
    </w:p>
    <w:p w:rsidR="00E30443" w:rsidRPr="00E11ADD" w:rsidRDefault="00E30443" w:rsidP="009558FA">
      <w:pPr>
        <w:pStyle w:val="BodyText"/>
      </w:pPr>
    </w:p>
    <w:p w:rsidR="00E30443" w:rsidRPr="00E30443" w:rsidRDefault="001A41C1" w:rsidP="003E7692">
      <w:pPr>
        <w:pStyle w:val="Heading3"/>
      </w:pPr>
      <w:bookmarkStart w:id="81" w:name="_Toc389644988"/>
      <w:bookmarkStart w:id="82" w:name="_Toc393446026"/>
      <w:r>
        <w:t xml:space="preserve">Pooled </w:t>
      </w:r>
      <w:r w:rsidR="00BE6A4F">
        <w:t xml:space="preserve">Fixed Effects Model </w:t>
      </w:r>
      <w:r w:rsidR="003E7692">
        <w:t>w</w:t>
      </w:r>
      <w:r w:rsidR="00E30443" w:rsidRPr="00E30443">
        <w:t>ith Comparison Group</w:t>
      </w:r>
      <w:bookmarkEnd w:id="81"/>
      <w:bookmarkEnd w:id="82"/>
    </w:p>
    <w:p w:rsidR="00E30443" w:rsidRPr="00E30443" w:rsidRDefault="00E30443" w:rsidP="009558FA">
      <w:pPr>
        <w:pStyle w:val="BodyText"/>
      </w:pPr>
      <w:r w:rsidRPr="00E30443">
        <w:t xml:space="preserve">The goal of billing analysis </w:t>
      </w:r>
      <w:r w:rsidR="00153D8C">
        <w:t xml:space="preserve">in energy efficiency program evaluation </w:t>
      </w:r>
      <w:r w:rsidRPr="00E30443">
        <w:t>is to measure the change in consumption</w:t>
      </w:r>
      <w:r w:rsidR="00153D8C">
        <w:t xml:space="preserve"> due</w:t>
      </w:r>
      <w:r w:rsidRPr="00E30443">
        <w:t xml:space="preserve"> </w:t>
      </w:r>
      <w:r w:rsidR="00153D8C">
        <w:t>to the program, while accounting for</w:t>
      </w:r>
      <w:r w:rsidRPr="00E30443">
        <w:t xml:space="preserve"> the effect of natural changes in consumption</w:t>
      </w:r>
      <w:r w:rsidR="00153D8C">
        <w:t>,</w:t>
      </w:r>
      <w:r w:rsidRPr="00E30443">
        <w:t xml:space="preserve"> such as due to </w:t>
      </w:r>
      <w:r w:rsidR="00153D8C">
        <w:t xml:space="preserve">milder or extreme weather, </w:t>
      </w:r>
      <w:r w:rsidRPr="00E30443">
        <w:t xml:space="preserve">general economic conditions, </w:t>
      </w:r>
      <w:r w:rsidR="00153D8C">
        <w:t xml:space="preserve">disruptions in service </w:t>
      </w:r>
      <w:r w:rsidRPr="00E30443">
        <w:t xml:space="preserve">and other </w:t>
      </w:r>
      <w:r w:rsidR="00153D8C">
        <w:t>effects that are external to</w:t>
      </w:r>
      <w:r w:rsidRPr="00E30443">
        <w:t xml:space="preserve"> the program. These </w:t>
      </w:r>
      <w:r w:rsidR="00153D8C">
        <w:t>externalities</w:t>
      </w:r>
      <w:r w:rsidRPr="00E30443">
        <w:t xml:space="preserve"> can be accounted for with the use of </w:t>
      </w:r>
      <w:r w:rsidR="00153D8C">
        <w:t xml:space="preserve">a </w:t>
      </w:r>
      <w:r w:rsidRPr="00E30443">
        <w:t>comparison group.</w:t>
      </w:r>
    </w:p>
    <w:p w:rsidR="00E30443" w:rsidRPr="00E30443" w:rsidRDefault="00E30443" w:rsidP="009558FA">
      <w:pPr>
        <w:pStyle w:val="BodyText"/>
      </w:pPr>
    </w:p>
    <w:p w:rsidR="00E30443" w:rsidRPr="00E30443" w:rsidRDefault="00FB1A13" w:rsidP="00FB1A13">
      <w:pPr>
        <w:pStyle w:val="BodyText"/>
      </w:pPr>
      <w:r>
        <w:t>This evaluation’s research plan called</w:t>
      </w:r>
      <w:r w:rsidR="00E30443" w:rsidRPr="00E30443">
        <w:t xml:space="preserve"> to construct comparison groups that are composed of customers who have opted into the same program as the participants. For Phase 2, we examined the use of participants in 2012 as comparison group for 2011 participants and participants in 2013 as comparison for 2012 participants. If </w:t>
      </w:r>
      <w:r w:rsidR="007958AD">
        <w:t xml:space="preserve">the </w:t>
      </w:r>
      <w:r w:rsidR="00E30443" w:rsidRPr="00E30443">
        <w:t xml:space="preserve">comparison group </w:t>
      </w:r>
      <w:r>
        <w:t xml:space="preserve">was </w:t>
      </w:r>
      <w:r w:rsidR="002234D7">
        <w:t xml:space="preserve">found to be </w:t>
      </w:r>
      <w:r w:rsidR="007958AD">
        <w:t>adequate</w:t>
      </w:r>
      <w:r w:rsidR="00E30443" w:rsidRPr="00E30443">
        <w:t xml:space="preserve">, we </w:t>
      </w:r>
      <w:r w:rsidR="00172D45">
        <w:t xml:space="preserve">would </w:t>
      </w:r>
      <w:r w:rsidR="00E30443" w:rsidRPr="00E30443">
        <w:t xml:space="preserve">estimate a fixed effects model with the use of </w:t>
      </w:r>
      <w:r w:rsidR="007958AD">
        <w:t>the</w:t>
      </w:r>
      <w:r w:rsidR="007958AD" w:rsidRPr="00E30443">
        <w:t xml:space="preserve"> </w:t>
      </w:r>
      <w:r w:rsidR="00E30443" w:rsidRPr="00E30443">
        <w:t>comparison group</w:t>
      </w:r>
      <w:r w:rsidR="0025244F">
        <w:t>.  If not</w:t>
      </w:r>
      <w:r w:rsidR="00E30443" w:rsidRPr="00E30443">
        <w:t xml:space="preserve">, we </w:t>
      </w:r>
      <w:r>
        <w:t xml:space="preserve">would </w:t>
      </w:r>
      <w:r w:rsidR="00E30443" w:rsidRPr="00E30443">
        <w:t xml:space="preserve">default back to the fixed effects model </w:t>
      </w:r>
      <w:r w:rsidR="0025244F">
        <w:t>without comparison group</w:t>
      </w:r>
      <w:r w:rsidR="00E30443" w:rsidRPr="00E30443">
        <w:t xml:space="preserve">. </w:t>
      </w:r>
    </w:p>
    <w:p w:rsidR="00E30443" w:rsidRDefault="00E30443" w:rsidP="009558FA">
      <w:pPr>
        <w:pStyle w:val="BodyText"/>
        <w:rPr>
          <w:rFonts w:ascii="TimesNewRomanPSMT" w:hAnsi="TimesNewRomanPSMT" w:cs="TimesNewRomanPSMT"/>
          <w:sz w:val="24"/>
        </w:rPr>
      </w:pPr>
    </w:p>
    <w:p w:rsidR="00E30443" w:rsidRPr="00972CF7" w:rsidRDefault="00BB3884" w:rsidP="00172D45">
      <w:pPr>
        <w:pStyle w:val="BodyText"/>
        <w:keepNext/>
        <w:rPr>
          <w:rFonts w:asciiTheme="minorHAnsi" w:hAnsiTheme="minorHAnsi" w:cs="TimesNewRomanPSMT"/>
          <w:b/>
          <w:bCs/>
          <w:sz w:val="24"/>
        </w:rPr>
      </w:pPr>
      <w:r>
        <w:rPr>
          <w:rFonts w:asciiTheme="minorHAnsi" w:hAnsiTheme="minorHAnsi" w:cs="TimesNewRomanPSMT"/>
          <w:b/>
          <w:bCs/>
          <w:sz w:val="24"/>
        </w:rPr>
        <w:t>C</w:t>
      </w:r>
      <w:r w:rsidR="00E30443" w:rsidRPr="00972CF7">
        <w:rPr>
          <w:rFonts w:asciiTheme="minorHAnsi" w:hAnsiTheme="minorHAnsi" w:cs="TimesNewRomanPSMT"/>
          <w:b/>
          <w:bCs/>
          <w:sz w:val="24"/>
        </w:rPr>
        <w:t>onstruction</w:t>
      </w:r>
      <w:r>
        <w:rPr>
          <w:rFonts w:asciiTheme="minorHAnsi" w:hAnsiTheme="minorHAnsi" w:cs="TimesNewRomanPSMT"/>
          <w:b/>
          <w:bCs/>
          <w:sz w:val="24"/>
        </w:rPr>
        <w:t xml:space="preserve"> of the Comparison G</w:t>
      </w:r>
      <w:r w:rsidRPr="00972CF7">
        <w:rPr>
          <w:rFonts w:asciiTheme="minorHAnsi" w:hAnsiTheme="minorHAnsi" w:cs="TimesNewRomanPSMT"/>
          <w:b/>
          <w:bCs/>
          <w:sz w:val="24"/>
        </w:rPr>
        <w:t>roup</w:t>
      </w:r>
    </w:p>
    <w:p w:rsidR="00F70B07" w:rsidRDefault="00F70B07" w:rsidP="00F70B07">
      <w:pPr>
        <w:pStyle w:val="BodyText"/>
      </w:pPr>
      <w:r w:rsidRPr="00E30443">
        <w:t xml:space="preserve">Because future participants will soon participate in the program, they are unlikely to install program measures on their own during their </w:t>
      </w:r>
      <w:r>
        <w:t>pre-participation period</w:t>
      </w:r>
      <w:r w:rsidRPr="00E30443">
        <w:t xml:space="preserve">. The self-selection into the program makes participants unique and different from the rest of the population. </w:t>
      </w:r>
      <w:r>
        <w:t>Because of this, t</w:t>
      </w:r>
      <w:r w:rsidRPr="00E30443">
        <w:t xml:space="preserve">he use of future participants as </w:t>
      </w:r>
      <w:r>
        <w:t xml:space="preserve">a </w:t>
      </w:r>
      <w:r w:rsidRPr="00E30443">
        <w:t>compar</w:t>
      </w:r>
      <w:r>
        <w:t>i</w:t>
      </w:r>
      <w:r w:rsidRPr="00E30443">
        <w:t xml:space="preserve">son group can address the issue of self-selection bias </w:t>
      </w:r>
      <w:r>
        <w:t>in ways that a comparison group constructed from the general population cannot do</w:t>
      </w:r>
      <w:r w:rsidRPr="00E30443">
        <w:t>.</w:t>
      </w:r>
    </w:p>
    <w:p w:rsidR="00F70B07" w:rsidRPr="00E30443" w:rsidRDefault="00F70B07" w:rsidP="00F70B07">
      <w:pPr>
        <w:pStyle w:val="BodyText"/>
      </w:pPr>
    </w:p>
    <w:p w:rsidR="00E30443" w:rsidRPr="00A349C4" w:rsidRDefault="00E30443" w:rsidP="00461146">
      <w:pPr>
        <w:pStyle w:val="BodyText"/>
        <w:rPr>
          <w:rFonts w:asciiTheme="minorHAnsi" w:hAnsiTheme="minorHAnsi"/>
        </w:rPr>
      </w:pPr>
      <w:r w:rsidRPr="00A349C4">
        <w:rPr>
          <w:rFonts w:asciiTheme="minorHAnsi" w:hAnsiTheme="minorHAnsi"/>
        </w:rPr>
        <w:t>DNV GL constructed a two-year pre-installation period that mirrors the pre-and post</w:t>
      </w:r>
      <w:r w:rsidR="00B33D4D">
        <w:rPr>
          <w:rFonts w:asciiTheme="minorHAnsi" w:hAnsiTheme="minorHAnsi"/>
        </w:rPr>
        <w:t>-</w:t>
      </w:r>
      <w:r w:rsidRPr="00A349C4">
        <w:rPr>
          <w:rFonts w:asciiTheme="minorHAnsi" w:hAnsiTheme="minorHAnsi"/>
        </w:rPr>
        <w:t xml:space="preserve">installation periods of the </w:t>
      </w:r>
      <w:r w:rsidR="00F70B07">
        <w:rPr>
          <w:rFonts w:asciiTheme="minorHAnsi" w:hAnsiTheme="minorHAnsi"/>
        </w:rPr>
        <w:t xml:space="preserve">evaluated </w:t>
      </w:r>
      <w:r w:rsidRPr="00A349C4">
        <w:rPr>
          <w:rFonts w:asciiTheme="minorHAnsi" w:hAnsiTheme="minorHAnsi"/>
        </w:rPr>
        <w:t>participants.</w:t>
      </w:r>
      <w:r w:rsidR="00F70B07">
        <w:rPr>
          <w:rFonts w:asciiTheme="minorHAnsi" w:hAnsiTheme="minorHAnsi"/>
        </w:rPr>
        <w:t xml:space="preserve"> </w:t>
      </w:r>
      <w:r w:rsidRPr="00A349C4">
        <w:rPr>
          <w:rFonts w:asciiTheme="minorHAnsi" w:hAnsiTheme="minorHAnsi"/>
        </w:rPr>
        <w:t xml:space="preserve"> These consecutive non-program periods were matched with the pre- and post-installation periods of the participants to control for non-program change in the estimates of savings.  The first pre-installation year of the comparison group </w:t>
      </w:r>
      <w:r w:rsidR="00461146" w:rsidRPr="00A349C4">
        <w:rPr>
          <w:rFonts w:asciiTheme="minorHAnsi" w:hAnsiTheme="minorHAnsi"/>
        </w:rPr>
        <w:t>correspond</w:t>
      </w:r>
      <w:r w:rsidR="00461146">
        <w:rPr>
          <w:rFonts w:asciiTheme="minorHAnsi" w:hAnsiTheme="minorHAnsi"/>
        </w:rPr>
        <w:t>ed</w:t>
      </w:r>
      <w:r w:rsidR="00461146" w:rsidRPr="00A349C4">
        <w:rPr>
          <w:rFonts w:asciiTheme="minorHAnsi" w:hAnsiTheme="minorHAnsi"/>
        </w:rPr>
        <w:t xml:space="preserve"> </w:t>
      </w:r>
      <w:r w:rsidRPr="00A349C4">
        <w:rPr>
          <w:rFonts w:asciiTheme="minorHAnsi" w:hAnsiTheme="minorHAnsi"/>
        </w:rPr>
        <w:t xml:space="preserve">to participants’ pre-installation period while the second pre-installation year of the comparison group </w:t>
      </w:r>
      <w:r w:rsidR="00461146">
        <w:rPr>
          <w:rFonts w:asciiTheme="minorHAnsi" w:hAnsiTheme="minorHAnsi"/>
        </w:rPr>
        <w:t xml:space="preserve">corresponded </w:t>
      </w:r>
      <w:r w:rsidR="00391B84">
        <w:rPr>
          <w:rFonts w:asciiTheme="minorHAnsi" w:hAnsiTheme="minorHAnsi"/>
        </w:rPr>
        <w:t>to</w:t>
      </w:r>
      <w:r w:rsidR="00391B84" w:rsidRPr="00A349C4">
        <w:rPr>
          <w:rFonts w:asciiTheme="minorHAnsi" w:hAnsiTheme="minorHAnsi"/>
        </w:rPr>
        <w:t xml:space="preserve"> </w:t>
      </w:r>
      <w:r w:rsidRPr="00A349C4">
        <w:rPr>
          <w:rFonts w:asciiTheme="minorHAnsi" w:hAnsiTheme="minorHAnsi"/>
        </w:rPr>
        <w:t xml:space="preserve">the post-installation period of the participants. </w:t>
      </w:r>
    </w:p>
    <w:p w:rsidR="00E30443" w:rsidRPr="00A349C4" w:rsidRDefault="00E30443" w:rsidP="00BE6A04">
      <w:pPr>
        <w:pStyle w:val="BodyText"/>
        <w:rPr>
          <w:rFonts w:asciiTheme="minorHAnsi" w:hAnsiTheme="minorHAnsi"/>
        </w:rPr>
      </w:pPr>
    </w:p>
    <w:p w:rsidR="00E30443" w:rsidRPr="00A349C4" w:rsidRDefault="00E30443" w:rsidP="00F67A14">
      <w:pPr>
        <w:pStyle w:val="BodyText"/>
        <w:rPr>
          <w:rFonts w:asciiTheme="minorHAnsi" w:hAnsiTheme="minorHAnsi"/>
        </w:rPr>
      </w:pPr>
      <w:r w:rsidRPr="00A349C4">
        <w:rPr>
          <w:rFonts w:asciiTheme="minorHAnsi" w:hAnsiTheme="minorHAnsi"/>
        </w:rPr>
        <w:t>Based on</w:t>
      </w:r>
      <w:r w:rsidR="001C11E1">
        <w:rPr>
          <w:rFonts w:asciiTheme="minorHAnsi" w:hAnsiTheme="minorHAnsi"/>
        </w:rPr>
        <w:t xml:space="preserve"> the</w:t>
      </w:r>
      <w:r w:rsidRPr="00A349C4">
        <w:rPr>
          <w:rFonts w:asciiTheme="minorHAnsi" w:hAnsiTheme="minorHAnsi"/>
        </w:rPr>
        <w:t xml:space="preserve"> installation dates reported in the tracking data, participants were assigned 12-month pre- and 12-month post-installation periods after considering </w:t>
      </w:r>
      <w:r w:rsidR="001C11E1">
        <w:rPr>
          <w:rFonts w:asciiTheme="minorHAnsi" w:hAnsiTheme="minorHAnsi"/>
        </w:rPr>
        <w:t xml:space="preserve">a </w:t>
      </w:r>
      <w:r w:rsidRPr="00A349C4">
        <w:rPr>
          <w:rFonts w:asciiTheme="minorHAnsi" w:hAnsiTheme="minorHAnsi"/>
        </w:rPr>
        <w:t>blackout period</w:t>
      </w:r>
      <w:r w:rsidR="001C11E1">
        <w:rPr>
          <w:rFonts w:asciiTheme="minorHAnsi" w:hAnsiTheme="minorHAnsi"/>
        </w:rPr>
        <w:t xml:space="preserve"> of approximately</w:t>
      </w:r>
      <w:r w:rsidR="001C11E1" w:rsidRPr="00A349C4">
        <w:rPr>
          <w:rFonts w:asciiTheme="minorHAnsi" w:hAnsiTheme="minorHAnsi"/>
        </w:rPr>
        <w:t xml:space="preserve"> 60</w:t>
      </w:r>
      <w:r w:rsidR="00F67A14">
        <w:rPr>
          <w:rFonts w:asciiTheme="minorHAnsi" w:hAnsiTheme="minorHAnsi"/>
        </w:rPr>
        <w:t xml:space="preserve"> </w:t>
      </w:r>
      <w:r w:rsidR="001C11E1" w:rsidRPr="00A349C4">
        <w:rPr>
          <w:rFonts w:asciiTheme="minorHAnsi" w:hAnsiTheme="minorHAnsi"/>
        </w:rPr>
        <w:t>day</w:t>
      </w:r>
      <w:r w:rsidR="001C11E1">
        <w:rPr>
          <w:rFonts w:asciiTheme="minorHAnsi" w:hAnsiTheme="minorHAnsi"/>
        </w:rPr>
        <w:t>s</w:t>
      </w:r>
      <w:r w:rsidRPr="00A349C4">
        <w:rPr>
          <w:rFonts w:asciiTheme="minorHAnsi" w:hAnsiTheme="minorHAnsi"/>
        </w:rPr>
        <w:t>.</w:t>
      </w:r>
      <w:r w:rsidR="001C11E1">
        <w:rPr>
          <w:rFonts w:asciiTheme="minorHAnsi" w:hAnsiTheme="minorHAnsi"/>
        </w:rPr>
        <w:t xml:space="preserve"> </w:t>
      </w:r>
      <w:r w:rsidRPr="00A349C4">
        <w:rPr>
          <w:rFonts w:asciiTheme="minorHAnsi" w:hAnsiTheme="minorHAnsi"/>
        </w:rPr>
        <w:t xml:space="preserve"> Blackout periods were assigned to billing cycles prior and at the time installation took place. </w:t>
      </w:r>
      <w:r w:rsidR="001C11E1">
        <w:rPr>
          <w:rFonts w:asciiTheme="minorHAnsi" w:hAnsiTheme="minorHAnsi"/>
        </w:rPr>
        <w:t xml:space="preserve"> </w:t>
      </w:r>
      <w:r w:rsidRPr="00A349C4">
        <w:rPr>
          <w:rFonts w:asciiTheme="minorHAnsi" w:hAnsiTheme="minorHAnsi"/>
        </w:rPr>
        <w:t xml:space="preserve">For households in the comparison groups, installation dates were shifted by 14 months prior participation to create a </w:t>
      </w:r>
      <w:r w:rsidR="005A0174" w:rsidRPr="00A349C4">
        <w:rPr>
          <w:rFonts w:asciiTheme="minorHAnsi" w:hAnsiTheme="minorHAnsi"/>
        </w:rPr>
        <w:t>two-year</w:t>
      </w:r>
      <w:r w:rsidRPr="00A349C4">
        <w:rPr>
          <w:rFonts w:asciiTheme="minorHAnsi" w:hAnsiTheme="minorHAnsi"/>
        </w:rPr>
        <w:t xml:space="preserve"> pre-installation periods that reflects the pre and post period of the participants. </w:t>
      </w:r>
    </w:p>
    <w:p w:rsidR="00972CF7" w:rsidRPr="00A349C4" w:rsidRDefault="00972CF7" w:rsidP="00BE6A04">
      <w:pPr>
        <w:pStyle w:val="BodyText"/>
        <w:rPr>
          <w:rFonts w:asciiTheme="minorHAnsi" w:hAnsiTheme="minorHAnsi"/>
        </w:rPr>
      </w:pPr>
    </w:p>
    <w:p w:rsidR="00E30443" w:rsidRDefault="00972CF7" w:rsidP="008E413C">
      <w:pPr>
        <w:pStyle w:val="BodyText"/>
        <w:rPr>
          <w:rFonts w:asciiTheme="minorHAnsi" w:hAnsiTheme="minorHAnsi"/>
        </w:rPr>
      </w:pPr>
      <w:r w:rsidRPr="00A349C4">
        <w:rPr>
          <w:rFonts w:asciiTheme="minorHAnsi" w:hAnsiTheme="minorHAnsi"/>
        </w:rPr>
        <w:fldChar w:fldCharType="begin"/>
      </w:r>
      <w:r w:rsidRPr="00A349C4">
        <w:rPr>
          <w:rFonts w:asciiTheme="minorHAnsi" w:hAnsiTheme="minorHAnsi"/>
        </w:rPr>
        <w:instrText xml:space="preserve"> REF _Ref389719574 \h </w:instrText>
      </w:r>
      <w:r w:rsidR="00A349C4">
        <w:rPr>
          <w:rFonts w:asciiTheme="minorHAnsi" w:hAnsiTheme="minorHAnsi"/>
        </w:rPr>
        <w:instrText xml:space="preserve"> \* MERGEFORMAT </w:instrText>
      </w:r>
      <w:r w:rsidRPr="00A349C4">
        <w:rPr>
          <w:rFonts w:asciiTheme="minorHAnsi" w:hAnsiTheme="minorHAnsi"/>
        </w:rPr>
      </w:r>
      <w:r w:rsidRPr="00A349C4">
        <w:rPr>
          <w:rFonts w:asciiTheme="minorHAnsi" w:hAnsiTheme="minorHAnsi"/>
        </w:rPr>
        <w:fldChar w:fldCharType="separate"/>
      </w:r>
      <w:r w:rsidR="000C56BE" w:rsidRPr="000C56BE">
        <w:rPr>
          <w:rFonts w:asciiTheme="minorHAnsi" w:hAnsiTheme="minorHAnsi"/>
        </w:rPr>
        <w:t xml:space="preserve">Table </w:t>
      </w:r>
      <w:r w:rsidR="000C56BE" w:rsidRPr="000C56BE">
        <w:rPr>
          <w:rFonts w:asciiTheme="minorHAnsi" w:hAnsiTheme="minorHAnsi"/>
          <w:noProof/>
        </w:rPr>
        <w:t>6</w:t>
      </w:r>
      <w:r w:rsidRPr="00A349C4">
        <w:rPr>
          <w:rFonts w:asciiTheme="minorHAnsi" w:hAnsiTheme="minorHAnsi"/>
        </w:rPr>
        <w:fldChar w:fldCharType="end"/>
      </w:r>
      <w:r w:rsidR="00E30443" w:rsidRPr="00A349C4">
        <w:rPr>
          <w:rFonts w:asciiTheme="minorHAnsi" w:hAnsiTheme="minorHAnsi"/>
        </w:rPr>
        <w:t xml:space="preserve"> shows an example for </w:t>
      </w:r>
      <w:r w:rsidR="00A56944">
        <w:rPr>
          <w:rFonts w:asciiTheme="minorHAnsi" w:hAnsiTheme="minorHAnsi"/>
        </w:rPr>
        <w:t>designating</w:t>
      </w:r>
      <w:r w:rsidR="00A56944" w:rsidRPr="00A349C4">
        <w:rPr>
          <w:rFonts w:asciiTheme="minorHAnsi" w:hAnsiTheme="minorHAnsi"/>
        </w:rPr>
        <w:t xml:space="preserve"> </w:t>
      </w:r>
      <w:r w:rsidR="00E30443" w:rsidRPr="00A349C4">
        <w:rPr>
          <w:rFonts w:asciiTheme="minorHAnsi" w:hAnsiTheme="minorHAnsi"/>
        </w:rPr>
        <w:t>pre- and post-installation period for participants and comparison group.</w:t>
      </w:r>
      <w:r w:rsidR="00B75818">
        <w:rPr>
          <w:rFonts w:asciiTheme="minorHAnsi" w:hAnsiTheme="minorHAnsi"/>
        </w:rPr>
        <w:t xml:space="preserve"> The blackout</w:t>
      </w:r>
      <w:r w:rsidR="00B75818" w:rsidRPr="00B75818">
        <w:rPr>
          <w:rFonts w:asciiTheme="minorHAnsi" w:hAnsiTheme="minorHAnsi"/>
        </w:rPr>
        <w:t xml:space="preserve"> </w:t>
      </w:r>
      <w:r w:rsidR="00B75818">
        <w:rPr>
          <w:rFonts w:asciiTheme="minorHAnsi" w:hAnsiTheme="minorHAnsi"/>
        </w:rPr>
        <w:t xml:space="preserve">column </w:t>
      </w:r>
      <w:r w:rsidR="00B75818" w:rsidRPr="00B75818">
        <w:rPr>
          <w:rFonts w:asciiTheme="minorHAnsi" w:hAnsiTheme="minorHAnsi"/>
        </w:rPr>
        <w:t>refers to the period in which the installation of pro</w:t>
      </w:r>
      <w:r w:rsidR="00427E0B">
        <w:rPr>
          <w:rFonts w:asciiTheme="minorHAnsi" w:hAnsiTheme="minorHAnsi"/>
        </w:rPr>
        <w:t xml:space="preserve">gram measures is taking place. </w:t>
      </w:r>
      <w:r w:rsidR="00B75818" w:rsidRPr="00B75818">
        <w:rPr>
          <w:rFonts w:asciiTheme="minorHAnsi" w:hAnsiTheme="minorHAnsi"/>
        </w:rPr>
        <w:t xml:space="preserve">The </w:t>
      </w:r>
      <w:r w:rsidR="008E413C">
        <w:rPr>
          <w:rFonts w:asciiTheme="minorHAnsi" w:hAnsiTheme="minorHAnsi"/>
        </w:rPr>
        <w:t xml:space="preserve">data from the </w:t>
      </w:r>
      <w:r w:rsidR="00B75818" w:rsidRPr="00B75818">
        <w:rPr>
          <w:rFonts w:asciiTheme="minorHAnsi" w:hAnsiTheme="minorHAnsi"/>
        </w:rPr>
        <w:t xml:space="preserve">blackout period is </w:t>
      </w:r>
      <w:r w:rsidR="008E413C">
        <w:rPr>
          <w:rFonts w:asciiTheme="minorHAnsi" w:hAnsiTheme="minorHAnsi"/>
        </w:rPr>
        <w:t>excluded from</w:t>
      </w:r>
      <w:r w:rsidR="00B75818" w:rsidRPr="00B75818">
        <w:rPr>
          <w:rFonts w:asciiTheme="minorHAnsi" w:hAnsiTheme="minorHAnsi"/>
        </w:rPr>
        <w:t xml:space="preserve"> the models.</w:t>
      </w:r>
    </w:p>
    <w:p w:rsidR="005016B0" w:rsidRPr="00677080" w:rsidRDefault="005016B0" w:rsidP="008E413C">
      <w:pPr>
        <w:pStyle w:val="BodyText"/>
        <w:rPr>
          <w:rFonts w:ascii="Times New Roman" w:hAnsi="Times New Roman"/>
        </w:rPr>
      </w:pPr>
    </w:p>
    <w:p w:rsidR="00E30443" w:rsidRPr="003340E5" w:rsidRDefault="00BB72BF" w:rsidP="00342634">
      <w:pPr>
        <w:pStyle w:val="Caption"/>
      </w:pPr>
      <w:bookmarkStart w:id="83" w:name="_Ref389719574"/>
      <w:bookmarkStart w:id="84" w:name="_Toc349570701"/>
      <w:bookmarkStart w:id="85" w:name="_Toc390102285"/>
      <w:bookmarkStart w:id="86" w:name="_Toc393446075"/>
      <w:r w:rsidRPr="003340E5">
        <w:t>Table</w:t>
      </w:r>
      <w:r w:rsidR="00972CF7" w:rsidRPr="003340E5">
        <w:t xml:space="preserve"> </w:t>
      </w:r>
      <w:r w:rsidR="00867E9C">
        <w:fldChar w:fldCharType="begin"/>
      </w:r>
      <w:r w:rsidR="00867E9C">
        <w:instrText xml:space="preserve"> SEQ Table \* ARABIC </w:instrText>
      </w:r>
      <w:r w:rsidR="00867E9C">
        <w:fldChar w:fldCharType="separate"/>
      </w:r>
      <w:r w:rsidR="00342634">
        <w:rPr>
          <w:noProof/>
        </w:rPr>
        <w:t>6</w:t>
      </w:r>
      <w:r w:rsidR="00867E9C">
        <w:rPr>
          <w:noProof/>
        </w:rPr>
        <w:fldChar w:fldCharType="end"/>
      </w:r>
      <w:bookmarkEnd w:id="83"/>
      <w:r w:rsidR="00E30443" w:rsidRPr="003340E5">
        <w:t xml:space="preserve">: </w:t>
      </w:r>
      <w:r w:rsidR="00A56944" w:rsidRPr="003340E5">
        <w:t xml:space="preserve">Example of </w:t>
      </w:r>
      <w:r w:rsidR="00E30443" w:rsidRPr="003340E5">
        <w:t xml:space="preserve">Pre- and </w:t>
      </w:r>
      <w:r w:rsidR="00A56944" w:rsidRPr="003340E5">
        <w:t>P</w:t>
      </w:r>
      <w:r w:rsidR="00E30443" w:rsidRPr="003340E5">
        <w:t>ost-</w:t>
      </w:r>
      <w:r w:rsidR="00A56944" w:rsidRPr="003340E5">
        <w:t>I</w:t>
      </w:r>
      <w:r w:rsidR="00E30443" w:rsidRPr="003340E5">
        <w:t xml:space="preserve">nstallation </w:t>
      </w:r>
      <w:bookmarkEnd w:id="84"/>
      <w:r w:rsidR="00A56944" w:rsidRPr="003340E5">
        <w:t>Designation</w:t>
      </w:r>
      <w:bookmarkEnd w:id="85"/>
      <w:bookmarkEnd w:id="86"/>
    </w:p>
    <w:tbl>
      <w:tblPr>
        <w:tblStyle w:val="TableGrid"/>
        <w:tblW w:w="9288" w:type="dxa"/>
        <w:jc w:val="center"/>
        <w:tblLayout w:type="fixed"/>
        <w:tblLook w:val="04A0" w:firstRow="1" w:lastRow="0" w:firstColumn="1" w:lastColumn="0" w:noHBand="0" w:noVBand="1"/>
      </w:tblPr>
      <w:tblGrid>
        <w:gridCol w:w="1458"/>
        <w:gridCol w:w="2430"/>
        <w:gridCol w:w="1440"/>
        <w:gridCol w:w="1350"/>
        <w:gridCol w:w="1260"/>
        <w:gridCol w:w="1350"/>
      </w:tblGrid>
      <w:tr w:rsidR="00E30443" w:rsidRPr="00715EC5" w:rsidTr="00153D32">
        <w:trPr>
          <w:cnfStyle w:val="100000000000" w:firstRow="1" w:lastRow="0" w:firstColumn="0" w:lastColumn="0" w:oddVBand="0" w:evenVBand="0" w:oddHBand="0" w:evenHBand="0" w:firstRowFirstColumn="0" w:firstRowLastColumn="0" w:lastRowFirstColumn="0" w:lastRowLastColumn="0"/>
          <w:trHeight w:val="323"/>
          <w:jc w:val="center"/>
        </w:trPr>
        <w:tc>
          <w:tcPr>
            <w:tcW w:w="1458" w:type="dxa"/>
            <w:tcBorders>
              <w:bottom w:val="nil"/>
            </w:tcBorders>
          </w:tcPr>
          <w:p w:rsidR="00E30443" w:rsidRPr="00715EC5" w:rsidRDefault="00E30443" w:rsidP="00716EB1">
            <w:pPr>
              <w:pStyle w:val="ParaText"/>
              <w:spacing w:before="0" w:after="0" w:line="240" w:lineRule="auto"/>
              <w:rPr>
                <w:rFonts w:ascii="Arial" w:hAnsi="Arial" w:cs="Arial"/>
                <w:b w:val="0"/>
                <w:bCs/>
                <w:szCs w:val="20"/>
              </w:rPr>
            </w:pPr>
            <w:r w:rsidRPr="00715EC5">
              <w:rPr>
                <w:rFonts w:ascii="Arial" w:hAnsi="Arial" w:cs="Arial"/>
                <w:bCs/>
                <w:szCs w:val="20"/>
              </w:rPr>
              <w:t>Program</w:t>
            </w:r>
          </w:p>
        </w:tc>
        <w:tc>
          <w:tcPr>
            <w:tcW w:w="2430" w:type="dxa"/>
            <w:tcBorders>
              <w:bottom w:val="nil"/>
            </w:tcBorders>
          </w:tcPr>
          <w:p w:rsidR="00E30443" w:rsidRPr="00715EC5" w:rsidRDefault="00E30443" w:rsidP="00716EB1">
            <w:pPr>
              <w:pStyle w:val="ParaText"/>
              <w:spacing w:before="0" w:after="0" w:line="240" w:lineRule="auto"/>
              <w:rPr>
                <w:rFonts w:ascii="Arial" w:hAnsi="Arial" w:cs="Arial"/>
                <w:b w:val="0"/>
                <w:bCs/>
                <w:szCs w:val="20"/>
              </w:rPr>
            </w:pPr>
            <w:r w:rsidRPr="00715EC5">
              <w:rPr>
                <w:rFonts w:ascii="Arial" w:hAnsi="Arial" w:cs="Arial"/>
                <w:bCs/>
                <w:szCs w:val="20"/>
              </w:rPr>
              <w:t>Group</w:t>
            </w:r>
          </w:p>
        </w:tc>
        <w:tc>
          <w:tcPr>
            <w:tcW w:w="1440" w:type="dxa"/>
            <w:tcBorders>
              <w:bottom w:val="nil"/>
            </w:tcBorders>
          </w:tcPr>
          <w:p w:rsidR="00E30443" w:rsidRPr="00715EC5" w:rsidRDefault="00E30443" w:rsidP="00716EB1">
            <w:pPr>
              <w:pStyle w:val="ParaText"/>
              <w:spacing w:before="0" w:after="0" w:line="240" w:lineRule="auto"/>
              <w:rPr>
                <w:rFonts w:ascii="Arial" w:hAnsi="Arial" w:cs="Arial"/>
                <w:b w:val="0"/>
                <w:bCs/>
                <w:szCs w:val="20"/>
              </w:rPr>
            </w:pPr>
            <w:r w:rsidRPr="00715EC5">
              <w:rPr>
                <w:rFonts w:ascii="Arial" w:hAnsi="Arial" w:cs="Arial"/>
                <w:bCs/>
                <w:szCs w:val="20"/>
              </w:rPr>
              <w:t>Install date</w:t>
            </w:r>
          </w:p>
        </w:tc>
        <w:tc>
          <w:tcPr>
            <w:tcW w:w="1350" w:type="dxa"/>
            <w:tcBorders>
              <w:bottom w:val="nil"/>
            </w:tcBorders>
          </w:tcPr>
          <w:p w:rsidR="00E30443" w:rsidRPr="00715EC5" w:rsidRDefault="00E30443" w:rsidP="00716EB1">
            <w:pPr>
              <w:pStyle w:val="ParaText"/>
              <w:spacing w:before="0" w:after="0" w:line="240" w:lineRule="auto"/>
              <w:rPr>
                <w:rFonts w:ascii="Arial" w:hAnsi="Arial" w:cs="Arial"/>
                <w:b w:val="0"/>
                <w:bCs/>
                <w:szCs w:val="20"/>
              </w:rPr>
            </w:pPr>
            <w:r w:rsidRPr="00715EC5">
              <w:rPr>
                <w:rFonts w:ascii="Arial" w:hAnsi="Arial" w:cs="Arial"/>
                <w:bCs/>
                <w:szCs w:val="20"/>
              </w:rPr>
              <w:t>Pre-install</w:t>
            </w:r>
          </w:p>
        </w:tc>
        <w:tc>
          <w:tcPr>
            <w:tcW w:w="1260" w:type="dxa"/>
            <w:tcBorders>
              <w:bottom w:val="nil"/>
            </w:tcBorders>
          </w:tcPr>
          <w:p w:rsidR="00E30443" w:rsidRPr="00715EC5" w:rsidRDefault="00E30443" w:rsidP="00716EB1">
            <w:pPr>
              <w:pStyle w:val="ParaText"/>
              <w:spacing w:before="0" w:after="0" w:line="240" w:lineRule="auto"/>
              <w:rPr>
                <w:rFonts w:ascii="Arial" w:hAnsi="Arial" w:cs="Arial"/>
                <w:b w:val="0"/>
                <w:bCs/>
                <w:szCs w:val="20"/>
              </w:rPr>
            </w:pPr>
            <w:r w:rsidRPr="00715EC5">
              <w:rPr>
                <w:rFonts w:ascii="Arial" w:hAnsi="Arial" w:cs="Arial"/>
                <w:bCs/>
                <w:szCs w:val="20"/>
              </w:rPr>
              <w:t>Blackout</w:t>
            </w:r>
          </w:p>
        </w:tc>
        <w:tc>
          <w:tcPr>
            <w:tcW w:w="1350" w:type="dxa"/>
            <w:tcBorders>
              <w:bottom w:val="nil"/>
            </w:tcBorders>
          </w:tcPr>
          <w:p w:rsidR="00E30443" w:rsidRPr="00715EC5" w:rsidRDefault="00E30443" w:rsidP="00716EB1">
            <w:pPr>
              <w:pStyle w:val="ParaText"/>
              <w:spacing w:before="0" w:after="0" w:line="240" w:lineRule="auto"/>
              <w:rPr>
                <w:rFonts w:ascii="Arial" w:hAnsi="Arial" w:cs="Arial"/>
                <w:b w:val="0"/>
                <w:bCs/>
                <w:szCs w:val="20"/>
              </w:rPr>
            </w:pPr>
            <w:r w:rsidRPr="00715EC5">
              <w:rPr>
                <w:rFonts w:ascii="Arial" w:hAnsi="Arial" w:cs="Arial"/>
                <w:bCs/>
                <w:szCs w:val="20"/>
              </w:rPr>
              <w:t>Post-install</w:t>
            </w:r>
          </w:p>
        </w:tc>
      </w:tr>
      <w:tr w:rsidR="00E30443" w:rsidRPr="00715EC5" w:rsidTr="00716EB1">
        <w:trPr>
          <w:trHeight w:val="720"/>
          <w:jc w:val="center"/>
        </w:trPr>
        <w:tc>
          <w:tcPr>
            <w:tcW w:w="1458" w:type="dxa"/>
            <w:vMerge w:val="restart"/>
            <w:tcBorders>
              <w:top w:val="nil"/>
              <w:bottom w:val="nil"/>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2011 Evaluation</w:t>
            </w:r>
          </w:p>
        </w:tc>
        <w:tc>
          <w:tcPr>
            <w:tcW w:w="2430" w:type="dxa"/>
            <w:tcBorders>
              <w:top w:val="nil"/>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2011 Participants</w:t>
            </w:r>
          </w:p>
        </w:tc>
        <w:tc>
          <w:tcPr>
            <w:tcW w:w="1440" w:type="dxa"/>
            <w:tcBorders>
              <w:top w:val="nil"/>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Jan2011</w:t>
            </w:r>
          </w:p>
        </w:tc>
        <w:tc>
          <w:tcPr>
            <w:tcW w:w="1350" w:type="dxa"/>
            <w:tcBorders>
              <w:top w:val="nil"/>
              <w:bottom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Dec2009 – Nov2010</w:t>
            </w:r>
          </w:p>
        </w:tc>
        <w:tc>
          <w:tcPr>
            <w:tcW w:w="1260" w:type="dxa"/>
            <w:tcBorders>
              <w:top w:val="nil"/>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Dec2010 – Jan2011</w:t>
            </w:r>
          </w:p>
        </w:tc>
        <w:tc>
          <w:tcPr>
            <w:tcW w:w="1350" w:type="dxa"/>
            <w:tcBorders>
              <w:top w:val="nil"/>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Feb2011 - Jan2012</w:t>
            </w:r>
          </w:p>
        </w:tc>
      </w:tr>
      <w:tr w:rsidR="00E30443" w:rsidRPr="00715EC5" w:rsidTr="00716EB1">
        <w:trPr>
          <w:trHeight w:val="720"/>
          <w:jc w:val="center"/>
        </w:trPr>
        <w:tc>
          <w:tcPr>
            <w:tcW w:w="1458" w:type="dxa"/>
            <w:vMerge/>
            <w:tcBorders>
              <w:top w:val="nil"/>
              <w:bottom w:val="nil"/>
            </w:tcBorders>
            <w:shd w:val="clear" w:color="auto" w:fill="auto"/>
          </w:tcPr>
          <w:p w:rsidR="00E30443" w:rsidRPr="00715EC5" w:rsidRDefault="00E30443" w:rsidP="00716EB1">
            <w:pPr>
              <w:keepNext/>
              <w:spacing w:line="240" w:lineRule="auto"/>
              <w:rPr>
                <w:rFonts w:ascii="Arial" w:hAnsi="Arial" w:cs="Arial"/>
                <w:sz w:val="20"/>
                <w:szCs w:val="20"/>
              </w:rPr>
            </w:pPr>
          </w:p>
        </w:tc>
        <w:tc>
          <w:tcPr>
            <w:tcW w:w="243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Future installers</w:t>
            </w:r>
            <w:r w:rsidR="00DA02D0" w:rsidRPr="00715EC5">
              <w:rPr>
                <w:rFonts w:ascii="Arial" w:hAnsi="Arial" w:cs="Arial"/>
                <w:sz w:val="20"/>
                <w:szCs w:val="20"/>
              </w:rPr>
              <w:t xml:space="preserve"> </w:t>
            </w:r>
            <w:r w:rsidRPr="00715EC5">
              <w:rPr>
                <w:rFonts w:ascii="Arial" w:hAnsi="Arial" w:cs="Arial"/>
                <w:sz w:val="20"/>
                <w:szCs w:val="20"/>
              </w:rPr>
              <w:t>(2012 Participants)</w:t>
            </w:r>
          </w:p>
        </w:tc>
        <w:tc>
          <w:tcPr>
            <w:tcW w:w="144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Mar2012</w:t>
            </w:r>
          </w:p>
        </w:tc>
        <w:tc>
          <w:tcPr>
            <w:tcW w:w="1350" w:type="dxa"/>
            <w:tcBorders>
              <w:top w:val="single" w:sz="4" w:space="0" w:color="A6A6A6" w:themeColor="background2" w:themeShade="A6"/>
              <w:bottom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Feb2011 - Jan2012</w:t>
            </w:r>
          </w:p>
        </w:tc>
        <w:tc>
          <w:tcPr>
            <w:tcW w:w="126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Feb2012 – Mar2012</w:t>
            </w:r>
          </w:p>
        </w:tc>
        <w:tc>
          <w:tcPr>
            <w:tcW w:w="135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Apr2012 - Mar2013</w:t>
            </w:r>
          </w:p>
        </w:tc>
      </w:tr>
      <w:tr w:rsidR="00E30443" w:rsidRPr="00715EC5" w:rsidTr="00716EB1">
        <w:trPr>
          <w:jc w:val="center"/>
        </w:trPr>
        <w:tc>
          <w:tcPr>
            <w:tcW w:w="1458" w:type="dxa"/>
            <w:vMerge/>
            <w:tcBorders>
              <w:top w:val="nil"/>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p>
        </w:tc>
        <w:tc>
          <w:tcPr>
            <w:tcW w:w="243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Future installers for comparison (move installation date back by 14 months)</w:t>
            </w:r>
          </w:p>
        </w:tc>
        <w:tc>
          <w:tcPr>
            <w:tcW w:w="144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Jan2011</w:t>
            </w:r>
          </w:p>
        </w:tc>
        <w:tc>
          <w:tcPr>
            <w:tcW w:w="1350" w:type="dxa"/>
            <w:tcBorders>
              <w:top w:val="single" w:sz="4" w:space="0" w:color="A6A6A6" w:themeColor="background2" w:themeShade="A6"/>
              <w:bottom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Dec2009 – Nov2010</w:t>
            </w:r>
          </w:p>
        </w:tc>
        <w:tc>
          <w:tcPr>
            <w:tcW w:w="126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Dec2010 – Jan2011</w:t>
            </w:r>
          </w:p>
        </w:tc>
        <w:tc>
          <w:tcPr>
            <w:tcW w:w="135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Feb2011 - Jan2012</w:t>
            </w:r>
          </w:p>
        </w:tc>
      </w:tr>
      <w:tr w:rsidR="00E30443" w:rsidRPr="00715EC5" w:rsidTr="00716EB1">
        <w:trPr>
          <w:trHeight w:val="720"/>
          <w:jc w:val="center"/>
        </w:trPr>
        <w:tc>
          <w:tcPr>
            <w:tcW w:w="1458" w:type="dxa"/>
            <w:vMerge w:val="restart"/>
            <w:tcBorders>
              <w:top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2012 Evaluation</w:t>
            </w:r>
          </w:p>
        </w:tc>
        <w:tc>
          <w:tcPr>
            <w:tcW w:w="243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2012 Participants</w:t>
            </w:r>
          </w:p>
        </w:tc>
        <w:tc>
          <w:tcPr>
            <w:tcW w:w="144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Jan2012</w:t>
            </w:r>
          </w:p>
        </w:tc>
        <w:tc>
          <w:tcPr>
            <w:tcW w:w="1350" w:type="dxa"/>
            <w:tcBorders>
              <w:top w:val="single" w:sz="4" w:space="0" w:color="A6A6A6" w:themeColor="background2" w:themeShade="A6"/>
              <w:bottom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Dec2010 – Nov2011</w:t>
            </w:r>
          </w:p>
        </w:tc>
        <w:tc>
          <w:tcPr>
            <w:tcW w:w="126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Dec2011 – Jan2012</w:t>
            </w:r>
          </w:p>
        </w:tc>
        <w:tc>
          <w:tcPr>
            <w:tcW w:w="135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Feb2012 - Jan2013</w:t>
            </w:r>
          </w:p>
        </w:tc>
      </w:tr>
      <w:tr w:rsidR="00E30443" w:rsidRPr="00715EC5" w:rsidTr="00716EB1">
        <w:trPr>
          <w:trHeight w:val="720"/>
          <w:jc w:val="center"/>
        </w:trPr>
        <w:tc>
          <w:tcPr>
            <w:tcW w:w="1458" w:type="dxa"/>
            <w:vMerge/>
            <w:shd w:val="clear" w:color="auto" w:fill="auto"/>
          </w:tcPr>
          <w:p w:rsidR="00E30443" w:rsidRPr="00715EC5" w:rsidRDefault="00E30443" w:rsidP="00716EB1">
            <w:pPr>
              <w:keepNext/>
              <w:spacing w:line="240" w:lineRule="auto"/>
              <w:rPr>
                <w:rFonts w:ascii="Arial" w:hAnsi="Arial" w:cs="Arial"/>
                <w:sz w:val="20"/>
                <w:szCs w:val="20"/>
              </w:rPr>
            </w:pPr>
          </w:p>
        </w:tc>
        <w:tc>
          <w:tcPr>
            <w:tcW w:w="243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Future installers</w:t>
            </w:r>
            <w:r w:rsidR="00DA02D0" w:rsidRPr="00715EC5">
              <w:rPr>
                <w:rFonts w:ascii="Arial" w:hAnsi="Arial" w:cs="Arial"/>
                <w:sz w:val="20"/>
                <w:szCs w:val="20"/>
              </w:rPr>
              <w:t xml:space="preserve"> </w:t>
            </w:r>
            <w:r w:rsidRPr="00715EC5">
              <w:rPr>
                <w:rFonts w:ascii="Arial" w:hAnsi="Arial" w:cs="Arial"/>
                <w:sz w:val="20"/>
                <w:szCs w:val="20"/>
              </w:rPr>
              <w:t>(2013 Participants)</w:t>
            </w:r>
          </w:p>
        </w:tc>
        <w:tc>
          <w:tcPr>
            <w:tcW w:w="144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Mar2013</w:t>
            </w:r>
          </w:p>
        </w:tc>
        <w:tc>
          <w:tcPr>
            <w:tcW w:w="1350" w:type="dxa"/>
            <w:tcBorders>
              <w:top w:val="single" w:sz="4" w:space="0" w:color="A6A6A6" w:themeColor="background2" w:themeShade="A6"/>
              <w:bottom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Feb2012 - Jan2013</w:t>
            </w:r>
          </w:p>
        </w:tc>
        <w:tc>
          <w:tcPr>
            <w:tcW w:w="126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Feb2013 – Mar2013</w:t>
            </w:r>
          </w:p>
        </w:tc>
        <w:tc>
          <w:tcPr>
            <w:tcW w:w="1350" w:type="dxa"/>
            <w:tcBorders>
              <w:top w:val="single" w:sz="4" w:space="0" w:color="A6A6A6" w:themeColor="background2" w:themeShade="A6"/>
              <w:bottom w:val="single" w:sz="4" w:space="0" w:color="A6A6A6" w:themeColor="background2" w:themeShade="A6"/>
            </w:tcBorders>
            <w:shd w:val="clear" w:color="auto" w:fill="auto"/>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Apr2013 - Mar2014</w:t>
            </w:r>
          </w:p>
        </w:tc>
      </w:tr>
      <w:tr w:rsidR="00E30443" w:rsidRPr="00715EC5" w:rsidTr="00716EB1">
        <w:trPr>
          <w:jc w:val="center"/>
        </w:trPr>
        <w:tc>
          <w:tcPr>
            <w:tcW w:w="1458" w:type="dxa"/>
            <w:vMerge/>
          </w:tcPr>
          <w:p w:rsidR="00E30443" w:rsidRPr="00715EC5" w:rsidRDefault="00E30443" w:rsidP="00716EB1">
            <w:pPr>
              <w:keepNext/>
              <w:spacing w:line="240" w:lineRule="auto"/>
              <w:rPr>
                <w:rFonts w:ascii="Arial" w:hAnsi="Arial" w:cs="Arial"/>
                <w:sz w:val="20"/>
                <w:szCs w:val="20"/>
              </w:rPr>
            </w:pPr>
          </w:p>
        </w:tc>
        <w:tc>
          <w:tcPr>
            <w:tcW w:w="2430" w:type="dxa"/>
            <w:tcBorders>
              <w:top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Future installers for comparison (move installation date back by 14 months)</w:t>
            </w:r>
          </w:p>
        </w:tc>
        <w:tc>
          <w:tcPr>
            <w:tcW w:w="1440" w:type="dxa"/>
            <w:tcBorders>
              <w:top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Jan2012</w:t>
            </w:r>
          </w:p>
          <w:p w:rsidR="00E30443" w:rsidRPr="00715EC5" w:rsidRDefault="00E30443" w:rsidP="00716EB1">
            <w:pPr>
              <w:keepNext/>
              <w:spacing w:line="240" w:lineRule="auto"/>
              <w:rPr>
                <w:rFonts w:ascii="Arial" w:hAnsi="Arial" w:cs="Arial"/>
                <w:sz w:val="20"/>
                <w:szCs w:val="20"/>
              </w:rPr>
            </w:pPr>
          </w:p>
        </w:tc>
        <w:tc>
          <w:tcPr>
            <w:tcW w:w="1350" w:type="dxa"/>
            <w:tcBorders>
              <w:top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Dec2010 – Nov2011</w:t>
            </w:r>
          </w:p>
        </w:tc>
        <w:tc>
          <w:tcPr>
            <w:tcW w:w="1260" w:type="dxa"/>
            <w:tcBorders>
              <w:top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Dec2011 – Jan2012</w:t>
            </w:r>
          </w:p>
        </w:tc>
        <w:tc>
          <w:tcPr>
            <w:tcW w:w="1350" w:type="dxa"/>
            <w:tcBorders>
              <w:top w:val="single" w:sz="4" w:space="0" w:color="A6A6A6" w:themeColor="background2" w:themeShade="A6"/>
            </w:tcBorders>
          </w:tcPr>
          <w:p w:rsidR="00E30443" w:rsidRPr="00715EC5" w:rsidRDefault="00E30443" w:rsidP="00716EB1">
            <w:pPr>
              <w:keepNext/>
              <w:spacing w:line="240" w:lineRule="auto"/>
              <w:rPr>
                <w:rFonts w:ascii="Arial" w:hAnsi="Arial" w:cs="Arial"/>
                <w:sz w:val="20"/>
                <w:szCs w:val="20"/>
              </w:rPr>
            </w:pPr>
            <w:r w:rsidRPr="00715EC5">
              <w:rPr>
                <w:rFonts w:ascii="Arial" w:hAnsi="Arial" w:cs="Arial"/>
                <w:sz w:val="20"/>
                <w:szCs w:val="20"/>
              </w:rPr>
              <w:t>Feb2012 - Jan2013</w:t>
            </w:r>
          </w:p>
        </w:tc>
      </w:tr>
    </w:tbl>
    <w:p w:rsidR="0064349F" w:rsidRDefault="0064349F" w:rsidP="009558FA">
      <w:pPr>
        <w:pStyle w:val="BodyText"/>
      </w:pPr>
    </w:p>
    <w:p w:rsidR="00E804D9" w:rsidRDefault="00E30443" w:rsidP="00E804D9">
      <w:pPr>
        <w:pStyle w:val="BodyText"/>
      </w:pPr>
      <w:r>
        <w:fldChar w:fldCharType="begin"/>
      </w:r>
      <w:r>
        <w:instrText xml:space="preserve"> REF _Ref345692757 \h  \* MERGEFORMAT </w:instrText>
      </w:r>
      <w:r>
        <w:fldChar w:fldCharType="separate"/>
      </w:r>
      <w:r w:rsidR="000C56BE">
        <w:t xml:space="preserve">Table </w:t>
      </w:r>
      <w:r w:rsidR="000C56BE">
        <w:rPr>
          <w:noProof/>
        </w:rPr>
        <w:t>7</w:t>
      </w:r>
      <w:r>
        <w:fldChar w:fldCharType="end"/>
      </w:r>
      <w:r>
        <w:t xml:space="preserve"> summarizes the effects captured by participant and comparison groups for each period.  For households that participated in 2011, the pre</w:t>
      </w:r>
      <w:r w:rsidR="0010174B">
        <w:t xml:space="preserve">- and </w:t>
      </w:r>
      <w:r>
        <w:t>post</w:t>
      </w:r>
      <w:r w:rsidR="0064349F">
        <w:t>-</w:t>
      </w:r>
      <w:r>
        <w:t xml:space="preserve">difference </w:t>
      </w:r>
      <w:r w:rsidR="00C77A84">
        <w:t xml:space="preserve">provided </w:t>
      </w:r>
      <w:r>
        <w:t xml:space="preserve">a savings estimate that </w:t>
      </w:r>
      <w:r w:rsidR="00C77A84">
        <w:t xml:space="preserve">combined </w:t>
      </w:r>
      <w:r>
        <w:t xml:space="preserve">program-related effect and exogenous (non-program-related, natural trend) change.  The comparison group, made up of households that became program participants a year later, </w:t>
      </w:r>
      <w:r w:rsidR="006F6321">
        <w:t xml:space="preserve">captured </w:t>
      </w:r>
      <w:r>
        <w:t xml:space="preserve">only exogenous changes during the </w:t>
      </w:r>
      <w:r w:rsidR="002D22C3">
        <w:t>two</w:t>
      </w:r>
      <w:r>
        <w:t xml:space="preserve">-year pre-installation periods. Removing the comparison groups’ difference (exogenous, natural trend only) from the 2011 participant group’s difference (program + exogenous, natural trend) </w:t>
      </w:r>
      <w:r w:rsidR="006F6321">
        <w:t xml:space="preserve">removed </w:t>
      </w:r>
      <w:r>
        <w:t xml:space="preserve">the changes due to natural trends and </w:t>
      </w:r>
      <w:r w:rsidR="006F6321">
        <w:t xml:space="preserve">provided </w:t>
      </w:r>
      <w:r>
        <w:t xml:space="preserve">an estimate of savings that is due to the program. </w:t>
      </w:r>
    </w:p>
    <w:p w:rsidR="00E804D9" w:rsidRDefault="00E804D9" w:rsidP="006F6321">
      <w:pPr>
        <w:pStyle w:val="BodyText"/>
      </w:pPr>
    </w:p>
    <w:p w:rsidR="00E30443" w:rsidRDefault="00BB72BF" w:rsidP="00342634">
      <w:pPr>
        <w:pStyle w:val="Caption"/>
      </w:pPr>
      <w:bookmarkStart w:id="87" w:name="_Ref345692757"/>
      <w:bookmarkStart w:id="88" w:name="_Toc343601725"/>
      <w:bookmarkStart w:id="89" w:name="_Toc343602465"/>
      <w:bookmarkStart w:id="90" w:name="_Toc349570700"/>
      <w:bookmarkStart w:id="91" w:name="_Toc390102286"/>
      <w:bookmarkStart w:id="92" w:name="_Toc393446076"/>
      <w:r>
        <w:lastRenderedPageBreak/>
        <w:t>Table</w:t>
      </w:r>
      <w:r w:rsidR="00E30443">
        <w:t xml:space="preserve"> </w:t>
      </w:r>
      <w:r w:rsidR="00867E9C">
        <w:fldChar w:fldCharType="begin"/>
      </w:r>
      <w:r w:rsidR="00867E9C">
        <w:instrText xml:space="preserve"> SEQ Table \* ARABIC </w:instrText>
      </w:r>
      <w:r w:rsidR="00867E9C">
        <w:fldChar w:fldCharType="separate"/>
      </w:r>
      <w:r w:rsidR="00342634">
        <w:rPr>
          <w:noProof/>
        </w:rPr>
        <w:t>7</w:t>
      </w:r>
      <w:r w:rsidR="00867E9C">
        <w:rPr>
          <w:noProof/>
        </w:rPr>
        <w:fldChar w:fldCharType="end"/>
      </w:r>
      <w:bookmarkEnd w:id="87"/>
      <w:r w:rsidR="00CE18FF">
        <w:t xml:space="preserve"> :</w:t>
      </w:r>
      <w:r w:rsidR="00E30443">
        <w:t>Pre</w:t>
      </w:r>
      <w:r w:rsidR="00CB5550">
        <w:t>-</w:t>
      </w:r>
      <w:r w:rsidR="00E30443">
        <w:t xml:space="preserve"> and Post</w:t>
      </w:r>
      <w:r w:rsidR="00CB5550">
        <w:t>-Installation</w:t>
      </w:r>
      <w:r w:rsidR="00E30443">
        <w:t xml:space="preserve"> Differences of </w:t>
      </w:r>
      <w:r w:rsidR="00CB5550">
        <w:br/>
      </w:r>
      <w:r w:rsidR="00E30443">
        <w:t xml:space="preserve">Participants and Comparison </w:t>
      </w:r>
      <w:r w:rsidR="00721FAE">
        <w:t>G</w:t>
      </w:r>
      <w:r w:rsidR="00E30443">
        <w:t>roup</w:t>
      </w:r>
      <w:r w:rsidR="00721FAE">
        <w:t>s</w:t>
      </w:r>
      <w:bookmarkEnd w:id="88"/>
      <w:bookmarkEnd w:id="89"/>
      <w:bookmarkEnd w:id="90"/>
      <w:bookmarkEnd w:id="91"/>
      <w:bookmarkEnd w:id="92"/>
    </w:p>
    <w:tbl>
      <w:tblPr>
        <w:tblStyle w:val="TableGrid"/>
        <w:tblW w:w="0" w:type="auto"/>
        <w:jc w:val="center"/>
        <w:tblLook w:val="04A0" w:firstRow="1" w:lastRow="0" w:firstColumn="1" w:lastColumn="0" w:noHBand="0" w:noVBand="1"/>
      </w:tblPr>
      <w:tblGrid>
        <w:gridCol w:w="2100"/>
        <w:gridCol w:w="1387"/>
        <w:gridCol w:w="1769"/>
        <w:gridCol w:w="2251"/>
        <w:gridCol w:w="2347"/>
      </w:tblGrid>
      <w:tr w:rsidR="00E30443" w:rsidRPr="00715EC5" w:rsidTr="00716EB1">
        <w:trPr>
          <w:cnfStyle w:val="100000000000" w:firstRow="1" w:lastRow="0" w:firstColumn="0" w:lastColumn="0" w:oddVBand="0" w:evenVBand="0" w:oddHBand="0" w:evenHBand="0" w:firstRowFirstColumn="0" w:firstRowLastColumn="0" w:lastRowFirstColumn="0" w:lastRowLastColumn="0"/>
          <w:trHeight w:val="1298"/>
          <w:jc w:val="center"/>
        </w:trPr>
        <w:tc>
          <w:tcPr>
            <w:tcW w:w="0" w:type="auto"/>
          </w:tcPr>
          <w:p w:rsidR="00E30443" w:rsidRPr="00715EC5" w:rsidRDefault="00E30443" w:rsidP="00DA3A5A">
            <w:pPr>
              <w:pStyle w:val="ParaText"/>
              <w:keepLines/>
              <w:spacing w:before="0" w:after="0" w:line="240" w:lineRule="auto"/>
              <w:rPr>
                <w:rFonts w:ascii="Arial" w:hAnsi="Arial" w:cs="Arial"/>
                <w:b w:val="0"/>
                <w:bCs/>
                <w:kern w:val="28"/>
                <w:szCs w:val="20"/>
              </w:rPr>
            </w:pPr>
            <w:r w:rsidRPr="00715EC5">
              <w:rPr>
                <w:rFonts w:ascii="Arial" w:hAnsi="Arial" w:cs="Arial"/>
                <w:bCs/>
                <w:szCs w:val="20"/>
              </w:rPr>
              <w:t>Group</w:t>
            </w:r>
          </w:p>
        </w:tc>
        <w:tc>
          <w:tcPr>
            <w:tcW w:w="0" w:type="auto"/>
          </w:tcPr>
          <w:p w:rsidR="00E30443" w:rsidRPr="00715EC5" w:rsidRDefault="00E30443">
            <w:pPr>
              <w:pStyle w:val="ParaText"/>
              <w:spacing w:before="0" w:after="0" w:line="240" w:lineRule="auto"/>
              <w:rPr>
                <w:rFonts w:ascii="Arial" w:hAnsi="Arial" w:cs="Arial"/>
                <w:b w:val="0"/>
                <w:bCs/>
                <w:szCs w:val="20"/>
              </w:rPr>
            </w:pPr>
            <w:r w:rsidRPr="00715EC5">
              <w:rPr>
                <w:rFonts w:ascii="Arial" w:hAnsi="Arial" w:cs="Arial"/>
                <w:bCs/>
                <w:szCs w:val="20"/>
              </w:rPr>
              <w:t>Pre</w:t>
            </w:r>
            <w:r w:rsidR="00CB5550" w:rsidRPr="00715EC5">
              <w:rPr>
                <w:rFonts w:ascii="Arial" w:hAnsi="Arial" w:cs="Arial"/>
                <w:bCs/>
                <w:szCs w:val="20"/>
              </w:rPr>
              <w:t>-Installation</w:t>
            </w:r>
          </w:p>
        </w:tc>
        <w:tc>
          <w:tcPr>
            <w:tcW w:w="0" w:type="auto"/>
          </w:tcPr>
          <w:p w:rsidR="00E30443" w:rsidRPr="00715EC5" w:rsidRDefault="00E30443">
            <w:pPr>
              <w:pStyle w:val="ParaText"/>
              <w:spacing w:before="0" w:after="0" w:line="240" w:lineRule="auto"/>
              <w:rPr>
                <w:rFonts w:ascii="Arial" w:hAnsi="Arial" w:cs="Arial"/>
                <w:b w:val="0"/>
                <w:bCs/>
                <w:szCs w:val="20"/>
              </w:rPr>
            </w:pPr>
            <w:r w:rsidRPr="00715EC5">
              <w:rPr>
                <w:rFonts w:ascii="Arial" w:hAnsi="Arial" w:cs="Arial"/>
                <w:bCs/>
                <w:szCs w:val="20"/>
              </w:rPr>
              <w:t>Post</w:t>
            </w:r>
            <w:r w:rsidR="00CB5550" w:rsidRPr="00715EC5">
              <w:rPr>
                <w:rFonts w:ascii="Arial" w:hAnsi="Arial" w:cs="Arial"/>
                <w:bCs/>
                <w:szCs w:val="20"/>
              </w:rPr>
              <w:t>-Installation</w:t>
            </w:r>
          </w:p>
        </w:tc>
        <w:tc>
          <w:tcPr>
            <w:tcW w:w="0" w:type="auto"/>
          </w:tcPr>
          <w:p w:rsidR="00E30443" w:rsidRPr="00715EC5" w:rsidRDefault="00E30443">
            <w:pPr>
              <w:pStyle w:val="ParaText"/>
              <w:spacing w:before="0" w:after="0" w:line="240" w:lineRule="auto"/>
              <w:rPr>
                <w:rFonts w:ascii="Arial" w:hAnsi="Arial" w:cs="Arial"/>
                <w:b w:val="0"/>
                <w:bCs/>
                <w:szCs w:val="20"/>
              </w:rPr>
            </w:pPr>
            <w:r w:rsidRPr="00715EC5">
              <w:rPr>
                <w:rFonts w:ascii="Arial" w:hAnsi="Arial" w:cs="Arial"/>
                <w:bCs/>
                <w:szCs w:val="20"/>
              </w:rPr>
              <w:t>Pre-</w:t>
            </w:r>
            <w:r w:rsidR="00CB5550" w:rsidRPr="00715EC5">
              <w:rPr>
                <w:rFonts w:ascii="Arial" w:hAnsi="Arial" w:cs="Arial"/>
                <w:bCs/>
                <w:szCs w:val="20"/>
              </w:rPr>
              <w:t>/P</w:t>
            </w:r>
            <w:r w:rsidRPr="00715EC5">
              <w:rPr>
                <w:rFonts w:ascii="Arial" w:hAnsi="Arial" w:cs="Arial"/>
                <w:bCs/>
                <w:szCs w:val="20"/>
              </w:rPr>
              <w:t>ost</w:t>
            </w:r>
            <w:r w:rsidR="00CB5550" w:rsidRPr="00715EC5">
              <w:rPr>
                <w:rFonts w:ascii="Arial" w:hAnsi="Arial" w:cs="Arial"/>
                <w:bCs/>
                <w:szCs w:val="20"/>
              </w:rPr>
              <w:t>-Installation</w:t>
            </w:r>
            <w:r w:rsidRPr="00715EC5">
              <w:rPr>
                <w:rFonts w:ascii="Arial" w:hAnsi="Arial" w:cs="Arial"/>
                <w:bCs/>
                <w:szCs w:val="20"/>
              </w:rPr>
              <w:t xml:space="preserve"> </w:t>
            </w:r>
            <w:r w:rsidR="00DB5602" w:rsidRPr="00715EC5">
              <w:rPr>
                <w:rFonts w:ascii="Arial" w:hAnsi="Arial" w:cs="Arial"/>
                <w:bCs/>
                <w:szCs w:val="20"/>
              </w:rPr>
              <w:t>Difference Within Group</w:t>
            </w:r>
          </w:p>
        </w:tc>
        <w:tc>
          <w:tcPr>
            <w:tcW w:w="0" w:type="auto"/>
          </w:tcPr>
          <w:p w:rsidR="00E30443" w:rsidRPr="00715EC5" w:rsidRDefault="00CB5550">
            <w:pPr>
              <w:pStyle w:val="ParaText"/>
              <w:spacing w:before="0" w:after="0" w:line="240" w:lineRule="auto"/>
              <w:rPr>
                <w:rFonts w:ascii="Arial" w:hAnsi="Arial" w:cs="Arial"/>
                <w:b w:val="0"/>
                <w:bCs/>
                <w:szCs w:val="20"/>
              </w:rPr>
            </w:pPr>
            <w:r w:rsidRPr="00715EC5">
              <w:rPr>
                <w:rFonts w:ascii="Arial" w:hAnsi="Arial" w:cs="Arial"/>
                <w:bCs/>
                <w:szCs w:val="20"/>
              </w:rPr>
              <w:t xml:space="preserve">Pre-/Post-Installation </w:t>
            </w:r>
            <w:r w:rsidR="00DB5602" w:rsidRPr="00715EC5">
              <w:rPr>
                <w:rFonts w:ascii="Arial" w:hAnsi="Arial" w:cs="Arial"/>
                <w:bCs/>
                <w:szCs w:val="20"/>
              </w:rPr>
              <w:t>Difference Between Groups</w:t>
            </w:r>
          </w:p>
        </w:tc>
      </w:tr>
      <w:tr w:rsidR="00E30443" w:rsidRPr="00715EC5" w:rsidTr="00716EB1">
        <w:trPr>
          <w:trHeight w:val="992"/>
          <w:jc w:val="center"/>
        </w:trPr>
        <w:tc>
          <w:tcPr>
            <w:tcW w:w="0" w:type="auto"/>
            <w:shd w:val="clear" w:color="auto" w:fill="auto"/>
          </w:tcPr>
          <w:p w:rsidR="00E30443" w:rsidRPr="00715EC5" w:rsidRDefault="00E30443" w:rsidP="00E804D9">
            <w:pPr>
              <w:pStyle w:val="ParaText"/>
              <w:keepNext/>
              <w:keepLines/>
              <w:spacing w:before="0" w:after="0" w:line="240" w:lineRule="auto"/>
              <w:rPr>
                <w:rFonts w:ascii="Arial" w:hAnsi="Arial" w:cs="Arial"/>
                <w:sz w:val="20"/>
                <w:szCs w:val="20"/>
              </w:rPr>
            </w:pPr>
            <w:r w:rsidRPr="00715EC5">
              <w:rPr>
                <w:rFonts w:ascii="Arial" w:hAnsi="Arial" w:cs="Arial"/>
                <w:sz w:val="20"/>
                <w:szCs w:val="20"/>
              </w:rPr>
              <w:t>Participants</w:t>
            </w:r>
          </w:p>
        </w:tc>
        <w:tc>
          <w:tcPr>
            <w:tcW w:w="0" w:type="auto"/>
            <w:shd w:val="clear" w:color="auto" w:fill="auto"/>
          </w:tcPr>
          <w:p w:rsidR="00E30443" w:rsidRPr="00715EC5" w:rsidRDefault="00E30443" w:rsidP="00DA3A5A">
            <w:pPr>
              <w:pStyle w:val="ParaText"/>
              <w:keepNext/>
              <w:spacing w:before="0" w:after="0" w:line="240" w:lineRule="auto"/>
              <w:rPr>
                <w:rFonts w:ascii="Arial" w:hAnsi="Arial" w:cs="Arial"/>
                <w:sz w:val="20"/>
                <w:szCs w:val="20"/>
              </w:rPr>
            </w:pPr>
            <w:r w:rsidRPr="00715EC5">
              <w:rPr>
                <w:rFonts w:ascii="Arial" w:hAnsi="Arial" w:cs="Arial"/>
                <w:sz w:val="20"/>
                <w:szCs w:val="20"/>
              </w:rPr>
              <w:t>Natural trend</w:t>
            </w:r>
          </w:p>
        </w:tc>
        <w:tc>
          <w:tcPr>
            <w:tcW w:w="0" w:type="auto"/>
            <w:shd w:val="clear" w:color="auto" w:fill="auto"/>
          </w:tcPr>
          <w:p w:rsidR="00E30443" w:rsidRPr="00715EC5" w:rsidRDefault="00E30443">
            <w:pPr>
              <w:pStyle w:val="ParaText"/>
              <w:keepNext/>
              <w:spacing w:before="0" w:after="0" w:line="240" w:lineRule="auto"/>
              <w:rPr>
                <w:rFonts w:ascii="Arial" w:hAnsi="Arial" w:cs="Arial"/>
                <w:sz w:val="20"/>
                <w:szCs w:val="20"/>
              </w:rPr>
            </w:pPr>
            <w:r w:rsidRPr="00715EC5">
              <w:rPr>
                <w:rFonts w:ascii="Arial" w:hAnsi="Arial" w:cs="Arial"/>
                <w:sz w:val="20"/>
                <w:szCs w:val="20"/>
              </w:rPr>
              <w:t>Natural trend</w:t>
            </w:r>
            <w:r w:rsidR="00BB4BB1" w:rsidRPr="00715EC5">
              <w:rPr>
                <w:rFonts w:ascii="Arial" w:hAnsi="Arial" w:cs="Arial"/>
                <w:sz w:val="20"/>
                <w:szCs w:val="20"/>
              </w:rPr>
              <w:t xml:space="preserve"> </w:t>
            </w:r>
            <w:r w:rsidRPr="00715EC5">
              <w:rPr>
                <w:rFonts w:ascii="Arial" w:hAnsi="Arial" w:cs="Arial"/>
                <w:sz w:val="20"/>
                <w:szCs w:val="20"/>
              </w:rPr>
              <w:t xml:space="preserve">+ program  effect </w:t>
            </w:r>
          </w:p>
        </w:tc>
        <w:tc>
          <w:tcPr>
            <w:tcW w:w="0" w:type="auto"/>
            <w:shd w:val="clear" w:color="auto" w:fill="auto"/>
          </w:tcPr>
          <w:p w:rsidR="00E30443" w:rsidRPr="00715EC5" w:rsidRDefault="00E30443">
            <w:pPr>
              <w:pStyle w:val="ParaText"/>
              <w:keepNext/>
              <w:spacing w:before="0" w:after="0" w:line="240" w:lineRule="auto"/>
              <w:rPr>
                <w:rFonts w:ascii="Arial" w:hAnsi="Arial" w:cs="Arial"/>
                <w:sz w:val="20"/>
                <w:szCs w:val="20"/>
              </w:rPr>
            </w:pPr>
            <w:r w:rsidRPr="00715EC5">
              <w:rPr>
                <w:rFonts w:ascii="Arial" w:hAnsi="Arial" w:cs="Arial"/>
                <w:sz w:val="20"/>
                <w:szCs w:val="20"/>
              </w:rPr>
              <w:t>Program effect + effects from natural trend</w:t>
            </w:r>
          </w:p>
        </w:tc>
        <w:tc>
          <w:tcPr>
            <w:tcW w:w="0" w:type="auto"/>
            <w:vMerge w:val="restart"/>
            <w:shd w:val="clear" w:color="auto" w:fill="auto"/>
          </w:tcPr>
          <w:p w:rsidR="00E30443" w:rsidRPr="00715EC5" w:rsidRDefault="00E30443">
            <w:pPr>
              <w:pStyle w:val="ParaText"/>
              <w:keepNext/>
              <w:spacing w:before="0" w:after="0" w:line="240" w:lineRule="auto"/>
              <w:rPr>
                <w:rFonts w:ascii="Arial" w:hAnsi="Arial" w:cs="Arial"/>
                <w:sz w:val="20"/>
                <w:szCs w:val="20"/>
              </w:rPr>
            </w:pPr>
            <w:r w:rsidRPr="00715EC5">
              <w:rPr>
                <w:rFonts w:ascii="Arial" w:hAnsi="Arial" w:cs="Arial"/>
                <w:sz w:val="20"/>
                <w:szCs w:val="20"/>
              </w:rPr>
              <w:t>Program savings</w:t>
            </w:r>
          </w:p>
        </w:tc>
      </w:tr>
      <w:tr w:rsidR="00E30443" w:rsidRPr="00715EC5" w:rsidTr="00716EB1">
        <w:trPr>
          <w:trHeight w:val="1053"/>
          <w:jc w:val="center"/>
        </w:trPr>
        <w:tc>
          <w:tcPr>
            <w:tcW w:w="0" w:type="auto"/>
          </w:tcPr>
          <w:p w:rsidR="00E30443" w:rsidRPr="00715EC5" w:rsidRDefault="00E30443" w:rsidP="00E804D9">
            <w:pPr>
              <w:pStyle w:val="ParaText"/>
              <w:keepNext/>
              <w:keepLines/>
              <w:spacing w:before="0" w:after="0" w:line="240" w:lineRule="auto"/>
              <w:rPr>
                <w:rFonts w:ascii="Arial" w:hAnsi="Arial" w:cs="Arial"/>
                <w:sz w:val="20"/>
                <w:szCs w:val="20"/>
              </w:rPr>
            </w:pPr>
            <w:r w:rsidRPr="00715EC5">
              <w:rPr>
                <w:rFonts w:ascii="Arial" w:hAnsi="Arial" w:cs="Arial"/>
                <w:sz w:val="20"/>
                <w:szCs w:val="20"/>
              </w:rPr>
              <w:t xml:space="preserve">Future </w:t>
            </w:r>
            <w:r w:rsidR="00185E68" w:rsidRPr="00715EC5">
              <w:rPr>
                <w:rFonts w:ascii="Arial" w:hAnsi="Arial" w:cs="Arial"/>
                <w:sz w:val="20"/>
                <w:szCs w:val="20"/>
              </w:rPr>
              <w:t>P</w:t>
            </w:r>
            <w:r w:rsidRPr="00715EC5">
              <w:rPr>
                <w:rFonts w:ascii="Arial" w:hAnsi="Arial" w:cs="Arial"/>
                <w:sz w:val="20"/>
                <w:szCs w:val="20"/>
              </w:rPr>
              <w:t>articipants</w:t>
            </w:r>
            <w:r w:rsidR="00E41094" w:rsidRPr="00715EC5">
              <w:rPr>
                <w:rFonts w:ascii="Arial" w:hAnsi="Arial" w:cs="Arial"/>
                <w:sz w:val="20"/>
                <w:szCs w:val="20"/>
              </w:rPr>
              <w:t>*</w:t>
            </w:r>
            <w:r w:rsidRPr="00715EC5">
              <w:rPr>
                <w:rFonts w:ascii="Arial" w:hAnsi="Arial" w:cs="Arial"/>
                <w:sz w:val="20"/>
                <w:szCs w:val="20"/>
              </w:rPr>
              <w:t xml:space="preserve"> (</w:t>
            </w:r>
            <w:r w:rsidR="00BB4BB1" w:rsidRPr="00715EC5">
              <w:rPr>
                <w:rFonts w:ascii="Arial" w:hAnsi="Arial" w:cs="Arial"/>
                <w:sz w:val="20"/>
                <w:szCs w:val="20"/>
              </w:rPr>
              <w:t>Comparison Group</w:t>
            </w:r>
            <w:r w:rsidRPr="00715EC5">
              <w:rPr>
                <w:rFonts w:ascii="Arial" w:hAnsi="Arial" w:cs="Arial"/>
                <w:sz w:val="20"/>
                <w:szCs w:val="20"/>
              </w:rPr>
              <w:t>)</w:t>
            </w:r>
            <w:r w:rsidR="00185E68" w:rsidRPr="00715EC5">
              <w:rPr>
                <w:rFonts w:ascii="Arial" w:hAnsi="Arial" w:cs="Arial"/>
                <w:sz w:val="20"/>
                <w:szCs w:val="20"/>
              </w:rPr>
              <w:t xml:space="preserve"> </w:t>
            </w:r>
          </w:p>
        </w:tc>
        <w:tc>
          <w:tcPr>
            <w:tcW w:w="0" w:type="auto"/>
          </w:tcPr>
          <w:p w:rsidR="00E30443" w:rsidRPr="00715EC5" w:rsidRDefault="00E30443" w:rsidP="00E804D9">
            <w:pPr>
              <w:pStyle w:val="ParaText"/>
              <w:keepNext/>
              <w:spacing w:before="0" w:after="0" w:line="240" w:lineRule="auto"/>
              <w:rPr>
                <w:rFonts w:ascii="Arial" w:hAnsi="Arial" w:cs="Arial"/>
                <w:sz w:val="20"/>
                <w:szCs w:val="20"/>
              </w:rPr>
            </w:pPr>
            <w:r w:rsidRPr="00715EC5">
              <w:rPr>
                <w:rFonts w:ascii="Arial" w:hAnsi="Arial" w:cs="Arial"/>
                <w:sz w:val="20"/>
                <w:szCs w:val="20"/>
              </w:rPr>
              <w:t>Natural trend</w:t>
            </w:r>
          </w:p>
        </w:tc>
        <w:tc>
          <w:tcPr>
            <w:tcW w:w="0" w:type="auto"/>
          </w:tcPr>
          <w:p w:rsidR="00E30443" w:rsidRPr="00715EC5" w:rsidRDefault="00E30443" w:rsidP="00E804D9">
            <w:pPr>
              <w:pStyle w:val="ParaText"/>
              <w:keepNext/>
              <w:spacing w:before="0" w:after="0" w:line="240" w:lineRule="auto"/>
              <w:rPr>
                <w:rFonts w:ascii="Arial" w:hAnsi="Arial" w:cs="Arial"/>
                <w:sz w:val="20"/>
                <w:szCs w:val="20"/>
              </w:rPr>
            </w:pPr>
            <w:r w:rsidRPr="00715EC5">
              <w:rPr>
                <w:rFonts w:ascii="Arial" w:hAnsi="Arial" w:cs="Arial"/>
                <w:sz w:val="20"/>
                <w:szCs w:val="20"/>
              </w:rPr>
              <w:t>Natural trend</w:t>
            </w:r>
          </w:p>
        </w:tc>
        <w:tc>
          <w:tcPr>
            <w:tcW w:w="0" w:type="auto"/>
          </w:tcPr>
          <w:p w:rsidR="00E30443" w:rsidRPr="00715EC5" w:rsidRDefault="00E30443" w:rsidP="00E804D9">
            <w:pPr>
              <w:pStyle w:val="ParaText"/>
              <w:keepNext/>
              <w:spacing w:before="0" w:after="0" w:line="240" w:lineRule="auto"/>
              <w:rPr>
                <w:rFonts w:ascii="Arial" w:hAnsi="Arial" w:cs="Arial"/>
                <w:sz w:val="20"/>
                <w:szCs w:val="20"/>
              </w:rPr>
            </w:pPr>
            <w:r w:rsidRPr="00715EC5">
              <w:rPr>
                <w:rFonts w:ascii="Arial" w:hAnsi="Arial" w:cs="Arial"/>
                <w:sz w:val="20"/>
                <w:szCs w:val="20"/>
              </w:rPr>
              <w:t>Effects from natural trend</w:t>
            </w:r>
          </w:p>
        </w:tc>
        <w:tc>
          <w:tcPr>
            <w:tcW w:w="0" w:type="auto"/>
            <w:vMerge/>
          </w:tcPr>
          <w:p w:rsidR="00E30443" w:rsidRPr="00715EC5" w:rsidRDefault="00E30443" w:rsidP="00E804D9">
            <w:pPr>
              <w:pStyle w:val="ParaText"/>
              <w:keepNext/>
              <w:spacing w:before="0" w:after="0" w:line="240" w:lineRule="auto"/>
              <w:rPr>
                <w:rFonts w:ascii="Arial" w:hAnsi="Arial" w:cs="Arial"/>
                <w:sz w:val="20"/>
                <w:szCs w:val="20"/>
              </w:rPr>
            </w:pPr>
          </w:p>
        </w:tc>
      </w:tr>
    </w:tbl>
    <w:p w:rsidR="00E30443" w:rsidRPr="00517183" w:rsidRDefault="00185E68" w:rsidP="00E804D9">
      <w:pPr>
        <w:pStyle w:val="BodyText"/>
        <w:rPr>
          <w:sz w:val="20"/>
          <w:szCs w:val="20"/>
        </w:rPr>
      </w:pPr>
      <w:bookmarkStart w:id="93" w:name="_Toc343593183"/>
      <w:bookmarkEnd w:id="93"/>
      <w:r w:rsidRPr="00517183">
        <w:rPr>
          <w:sz w:val="20"/>
          <w:szCs w:val="20"/>
        </w:rPr>
        <w:t>*</w:t>
      </w:r>
      <w:r w:rsidR="00E30443" w:rsidRPr="00517183">
        <w:rPr>
          <w:sz w:val="20"/>
          <w:szCs w:val="20"/>
        </w:rPr>
        <w:t xml:space="preserve">Installed more than a year </w:t>
      </w:r>
      <w:r w:rsidR="00E30443" w:rsidRPr="00517183">
        <w:rPr>
          <w:bCs/>
          <w:sz w:val="20"/>
          <w:szCs w:val="20"/>
        </w:rPr>
        <w:t>after</w:t>
      </w:r>
      <w:r w:rsidR="00E30443" w:rsidRPr="00517183">
        <w:rPr>
          <w:sz w:val="20"/>
          <w:szCs w:val="20"/>
        </w:rPr>
        <w:t xml:space="preserve"> the households with which they are matched for comparison purposes</w:t>
      </w:r>
    </w:p>
    <w:p w:rsidR="00E30443" w:rsidRPr="00BB3884" w:rsidRDefault="00E30443" w:rsidP="009558FA">
      <w:pPr>
        <w:pStyle w:val="BodyText"/>
        <w:rPr>
          <w:rFonts w:ascii="TimesNewRomanPSMT" w:hAnsi="TimesNewRomanPSMT" w:cs="TimesNewRomanPSMT"/>
          <w:sz w:val="24"/>
        </w:rPr>
      </w:pPr>
    </w:p>
    <w:p w:rsidR="00E30443" w:rsidRPr="00E30443" w:rsidRDefault="00507282" w:rsidP="006F6321">
      <w:pPr>
        <w:pStyle w:val="BodyText"/>
        <w:rPr>
          <w:rFonts w:asciiTheme="minorHAnsi" w:hAnsiTheme="minorHAnsi"/>
        </w:rPr>
      </w:pPr>
      <w:bookmarkStart w:id="94" w:name="_Toc389644989"/>
      <w:r>
        <w:rPr>
          <w:rFonts w:ascii="Times New Roman" w:hAnsi="Times New Roman"/>
          <w:sz w:val="24"/>
        </w:rPr>
        <w:t xml:space="preserve">In the </w:t>
      </w:r>
      <w:r w:rsidR="002B00F4" w:rsidRPr="009558FA">
        <w:rPr>
          <w:rFonts w:ascii="Times New Roman" w:hAnsi="Times New Roman"/>
          <w:sz w:val="24"/>
        </w:rPr>
        <w:t xml:space="preserve">fixed effects model </w:t>
      </w:r>
      <w:r w:rsidR="002B00F4">
        <w:rPr>
          <w:rFonts w:ascii="Times New Roman" w:hAnsi="Times New Roman"/>
          <w:sz w:val="24"/>
        </w:rPr>
        <w:t>w</w:t>
      </w:r>
      <w:r w:rsidR="002B00F4" w:rsidRPr="009558FA">
        <w:rPr>
          <w:rFonts w:ascii="Times New Roman" w:hAnsi="Times New Roman"/>
          <w:sz w:val="24"/>
        </w:rPr>
        <w:t>ith comparison group</w:t>
      </w:r>
      <w:bookmarkEnd w:id="94"/>
      <w:r>
        <w:rPr>
          <w:rFonts w:ascii="Times New Roman" w:hAnsi="Times New Roman"/>
          <w:sz w:val="24"/>
        </w:rPr>
        <w:t xml:space="preserve">, </w:t>
      </w:r>
      <w:r w:rsidR="00E30443" w:rsidRPr="00E30443">
        <w:rPr>
          <w:rFonts w:asciiTheme="minorHAnsi" w:hAnsiTheme="minorHAnsi"/>
        </w:rPr>
        <w:t>all monthly consumption data (both pre</w:t>
      </w:r>
      <w:r w:rsidR="00EC3AF3">
        <w:rPr>
          <w:rFonts w:asciiTheme="minorHAnsi" w:hAnsiTheme="minorHAnsi"/>
        </w:rPr>
        <w:t>-</w:t>
      </w:r>
      <w:r w:rsidR="00E30443" w:rsidRPr="00E30443">
        <w:rPr>
          <w:rFonts w:asciiTheme="minorHAnsi" w:hAnsiTheme="minorHAnsi"/>
        </w:rPr>
        <w:t xml:space="preserve"> and post-installation) of eligible participants and the two year-long pre-installation consumption data of </w:t>
      </w:r>
      <w:r w:rsidR="00E065FB">
        <w:rPr>
          <w:rFonts w:asciiTheme="minorHAnsi" w:hAnsiTheme="minorHAnsi"/>
        </w:rPr>
        <w:t xml:space="preserve">the </w:t>
      </w:r>
      <w:r w:rsidR="00E30443" w:rsidRPr="00E30443">
        <w:rPr>
          <w:rFonts w:asciiTheme="minorHAnsi" w:hAnsiTheme="minorHAnsi"/>
        </w:rPr>
        <w:t xml:space="preserve">comparison group </w:t>
      </w:r>
      <w:r w:rsidR="006F6321">
        <w:rPr>
          <w:rFonts w:asciiTheme="minorHAnsi" w:hAnsiTheme="minorHAnsi"/>
        </w:rPr>
        <w:t>were</w:t>
      </w:r>
      <w:r w:rsidR="006F6321" w:rsidRPr="00E30443">
        <w:rPr>
          <w:rFonts w:asciiTheme="minorHAnsi" w:hAnsiTheme="minorHAnsi"/>
        </w:rPr>
        <w:t xml:space="preserve"> </w:t>
      </w:r>
      <w:r w:rsidR="00E30443" w:rsidRPr="00E30443">
        <w:rPr>
          <w:rFonts w:asciiTheme="minorHAnsi" w:hAnsiTheme="minorHAnsi"/>
        </w:rPr>
        <w:t xml:space="preserve">included in a single model </w:t>
      </w:r>
      <w:r>
        <w:rPr>
          <w:rFonts w:asciiTheme="minorHAnsi" w:hAnsiTheme="minorHAnsi"/>
        </w:rPr>
        <w:t>f</w:t>
      </w:r>
      <w:r w:rsidRPr="00E30443">
        <w:rPr>
          <w:rFonts w:asciiTheme="minorHAnsi" w:hAnsiTheme="minorHAnsi"/>
        </w:rPr>
        <w:t xml:space="preserve">or each IOU, </w:t>
      </w:r>
      <w:r w:rsidR="00E30443" w:rsidRPr="00E30443">
        <w:rPr>
          <w:rFonts w:asciiTheme="minorHAnsi" w:hAnsiTheme="minorHAnsi"/>
        </w:rPr>
        <w:t>with the following specification:</w:t>
      </w:r>
    </w:p>
    <w:p w:rsidR="00E30443" w:rsidRPr="00E11ADD" w:rsidRDefault="00E30443" w:rsidP="00E30443">
      <w:pPr>
        <w:rPr>
          <w:rFonts w:ascii="Times New Roman" w:hAnsi="Times New Roman"/>
          <w:szCs w:val="24"/>
        </w:rPr>
      </w:pPr>
    </w:p>
    <w:p w:rsidR="00E30443" w:rsidRPr="00CC6899" w:rsidRDefault="00867E9C" w:rsidP="00E30443">
      <w:pPr>
        <w:rPr>
          <w:rFonts w:ascii="Times New Roman" w:hAnsi="Times New Roman"/>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Post</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CDD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HDD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PostCDD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r>
            <w:rPr>
              <w:rFonts w:ascii="Cambria Math" w:hAnsi="Cambria Math"/>
              <w:sz w:val="20"/>
              <w:szCs w:val="20"/>
            </w:rPr>
            <m:t>Post</m:t>
          </m:r>
          <m:sSub>
            <m:sSubPr>
              <m:ctrlPr>
                <w:rPr>
                  <w:rFonts w:ascii="Cambria Math" w:hAnsi="Cambria Math"/>
                  <w:i/>
                  <w:sz w:val="20"/>
                  <w:szCs w:val="20"/>
                </w:rPr>
              </m:ctrlPr>
            </m:sSubPr>
            <m:e>
              <m:r>
                <w:rPr>
                  <w:rFonts w:ascii="Cambria Math" w:hAnsi="Cambria Math"/>
                  <w:sz w:val="20"/>
                  <w:szCs w:val="20"/>
                </w:rPr>
                <m:t>HDD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6</m:t>
              </m:r>
            </m:sub>
          </m:sSub>
          <m:sSub>
            <m:sSubPr>
              <m:ctrlPr>
                <w:rPr>
                  <w:rFonts w:ascii="Cambria Math" w:hAnsi="Cambria Math"/>
                  <w:i/>
                  <w:sz w:val="20"/>
                  <w:szCs w:val="20"/>
                </w:rPr>
              </m:ctrlPr>
            </m:sSubPr>
            <m:e>
              <m:r>
                <w:rPr>
                  <w:rFonts w:ascii="Cambria Math" w:hAnsi="Cambria Math"/>
                  <w:sz w:val="20"/>
                  <w:szCs w:val="20"/>
                </w:rPr>
                <m:t>TreatHDD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7</m:t>
              </m:r>
            </m:sub>
          </m:sSub>
          <m:r>
            <w:rPr>
              <w:rFonts w:ascii="Cambria Math" w:hAnsi="Cambria Math"/>
              <w:sz w:val="20"/>
              <w:szCs w:val="20"/>
            </w:rPr>
            <m:t>Treat</m:t>
          </m:r>
          <m:sSub>
            <m:sSubPr>
              <m:ctrlPr>
                <w:rPr>
                  <w:rFonts w:ascii="Cambria Math" w:hAnsi="Cambria Math"/>
                  <w:i/>
                  <w:sz w:val="20"/>
                  <w:szCs w:val="20"/>
                </w:rPr>
              </m:ctrlPr>
            </m:sSubPr>
            <m:e>
              <m:r>
                <w:rPr>
                  <w:rFonts w:ascii="Cambria Math" w:hAnsi="Cambria Math"/>
                  <w:sz w:val="20"/>
                  <w:szCs w:val="20"/>
                </w:rPr>
                <m:t>CDD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8</m:t>
              </m:r>
            </m:sub>
          </m:sSub>
          <m:r>
            <w:rPr>
              <w:rFonts w:ascii="Cambria Math" w:hAnsi="Cambria Math"/>
              <w:sz w:val="20"/>
              <w:szCs w:val="20"/>
            </w:rPr>
            <m:t>Treat</m:t>
          </m:r>
          <m:sSub>
            <m:sSubPr>
              <m:ctrlPr>
                <w:rPr>
                  <w:rFonts w:ascii="Cambria Math" w:hAnsi="Cambria Math"/>
                  <w:i/>
                  <w:sz w:val="20"/>
                  <w:szCs w:val="20"/>
                </w:rPr>
              </m:ctrlPr>
            </m:sSubPr>
            <m:e>
              <m:r>
                <w:rPr>
                  <w:rFonts w:ascii="Cambria Math" w:hAnsi="Cambria Math"/>
                  <w:sz w:val="20"/>
                  <w:szCs w:val="20"/>
                </w:rPr>
                <m:t>Post</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9</m:t>
              </m:r>
            </m:sub>
          </m:sSub>
          <m:r>
            <w:rPr>
              <w:rFonts w:ascii="Cambria Math" w:hAnsi="Cambria Math"/>
              <w:sz w:val="20"/>
              <w:szCs w:val="20"/>
            </w:rPr>
            <m:t>Treat</m:t>
          </m:r>
          <m:sSub>
            <m:sSubPr>
              <m:ctrlPr>
                <w:rPr>
                  <w:rFonts w:ascii="Cambria Math" w:hAnsi="Cambria Math"/>
                  <w:i/>
                  <w:sz w:val="20"/>
                  <w:szCs w:val="20"/>
                </w:rPr>
              </m:ctrlPr>
            </m:sSubPr>
            <m:e>
              <m:r>
                <w:rPr>
                  <w:rFonts w:ascii="Cambria Math" w:hAnsi="Cambria Math"/>
                  <w:sz w:val="20"/>
                  <w:szCs w:val="20"/>
                </w:rPr>
                <m:t>PostCDD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10</m:t>
              </m:r>
            </m:sub>
          </m:sSub>
          <m:r>
            <w:rPr>
              <w:rFonts w:ascii="Cambria Math" w:hAnsi="Cambria Math"/>
              <w:sz w:val="20"/>
              <w:szCs w:val="20"/>
            </w:rPr>
            <m:t>Treat</m:t>
          </m:r>
          <m:sSub>
            <m:sSubPr>
              <m:ctrlPr>
                <w:rPr>
                  <w:rFonts w:ascii="Cambria Math" w:hAnsi="Cambria Math"/>
                  <w:i/>
                  <w:sz w:val="20"/>
                  <w:szCs w:val="20"/>
                </w:rPr>
              </m:ctrlPr>
            </m:sSubPr>
            <m:e>
              <m:r>
                <w:rPr>
                  <w:rFonts w:ascii="Cambria Math" w:hAnsi="Cambria Math"/>
                  <w:sz w:val="20"/>
                  <w:szCs w:val="20"/>
                </w:rPr>
                <m:t>PostHDD</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m:t>
              </m:r>
            </m:sub>
          </m:sSub>
        </m:oMath>
      </m:oMathPara>
    </w:p>
    <w:p w:rsidR="00E30443" w:rsidRPr="00E11ADD" w:rsidRDefault="00E065FB" w:rsidP="00E30443">
      <w:pPr>
        <w:rPr>
          <w:rFonts w:ascii="Times New Roman" w:hAnsi="Times New Roman"/>
          <w:szCs w:val="24"/>
        </w:rPr>
      </w:pPr>
      <w:r>
        <w:rPr>
          <w:rFonts w:ascii="Times New Roman" w:hAnsi="Times New Roman"/>
          <w:szCs w:val="24"/>
        </w:rPr>
        <w:t>W</w:t>
      </w:r>
      <w:r w:rsidR="00E30443" w:rsidRPr="00E11ADD">
        <w:rPr>
          <w:rFonts w:ascii="Times New Roman" w:hAnsi="Times New Roman"/>
          <w:szCs w:val="24"/>
        </w:rPr>
        <w:t>here:</w:t>
      </w:r>
    </w:p>
    <w:p w:rsidR="00E30443" w:rsidRPr="00E11ADD" w:rsidRDefault="00E30443" w:rsidP="00E30443">
      <w:pPr>
        <w:rPr>
          <w:rFonts w:ascii="Times New Roman" w:hAnsi="Times New Roman"/>
          <w:szCs w:val="24"/>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896"/>
        <w:gridCol w:w="7916"/>
      </w:tblGrid>
      <w:tr w:rsidR="00E30443" w:rsidRPr="00E11ADD" w:rsidTr="00E30443">
        <w:tc>
          <w:tcPr>
            <w:tcW w:w="1896" w:type="dxa"/>
          </w:tcPr>
          <w:p w:rsidR="00E30443" w:rsidRPr="00E11ADD" w:rsidRDefault="00867E9C" w:rsidP="00E30443">
            <w:pPr>
              <w:jc w:val="right"/>
              <w:rPr>
                <w:rFonts w:asciiTheme="majorBidi" w:hAnsiTheme="majorBidi" w:cstheme="majorBidi"/>
                <w:i/>
                <w:iCs/>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E</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Average electric (or gas) consumption per day for participant </w:t>
            </w:r>
            <w:proofErr w:type="spellStart"/>
            <w:r w:rsidRPr="00E30443">
              <w:rPr>
                <w:rFonts w:asciiTheme="minorHAnsi" w:hAnsiTheme="minorHAnsi" w:cstheme="majorBidi"/>
                <w:i/>
                <w:iCs/>
                <w:sz w:val="22"/>
                <w:szCs w:val="22"/>
                <w:lang w:eastAsia="en-US"/>
              </w:rPr>
              <w:t>i</w:t>
            </w:r>
            <w:proofErr w:type="spellEnd"/>
            <w:r w:rsidRPr="00E30443">
              <w:rPr>
                <w:rFonts w:asciiTheme="minorHAnsi" w:hAnsiTheme="minorHAnsi" w:cstheme="majorBidi"/>
                <w:sz w:val="22"/>
                <w:szCs w:val="22"/>
                <w:lang w:eastAsia="en-US"/>
              </w:rPr>
              <w:t xml:space="preserve"> during billing period </w:t>
            </w:r>
            <w:r w:rsidRPr="00E30443">
              <w:rPr>
                <w:rFonts w:asciiTheme="minorHAnsi" w:hAnsiTheme="minorHAnsi" w:cstheme="majorBidi"/>
                <w:i/>
                <w:iCs/>
                <w:sz w:val="22"/>
                <w:szCs w:val="22"/>
                <w:lang w:eastAsia="en-US"/>
              </w:rPr>
              <w:t>m</w:t>
            </w:r>
          </w:p>
        </w:tc>
      </w:tr>
      <w:tr w:rsidR="00E30443" w:rsidRPr="00E11ADD" w:rsidTr="00E30443">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μ</m:t>
                    </m:r>
                  </m:e>
                  <m:sub>
                    <m:r>
                      <w:rPr>
                        <w:rFonts w:ascii="Cambria Math" w:hAnsi="Cambria Math" w:cstheme="majorBidi"/>
                        <w:sz w:val="22"/>
                        <w:szCs w:val="22"/>
                        <w:lang w:eastAsia="en-US"/>
                      </w:rPr>
                      <m:t>i</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Fixed effect (or specific intercept) for participant </w:t>
            </w:r>
            <w:proofErr w:type="spellStart"/>
            <w:r w:rsidRPr="00E30443">
              <w:rPr>
                <w:rFonts w:asciiTheme="minorHAnsi" w:hAnsiTheme="minorHAnsi" w:cstheme="majorBidi"/>
                <w:i/>
                <w:iCs/>
                <w:sz w:val="22"/>
                <w:szCs w:val="22"/>
                <w:lang w:eastAsia="en-US"/>
              </w:rPr>
              <w:t>i</w:t>
            </w:r>
            <w:proofErr w:type="spellEnd"/>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Post</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Post-retrofit period indicator (1 for post-installation and 0 for pre-installation period)</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CDD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i/>
                <w:iCs/>
                <w:sz w:val="22"/>
                <w:szCs w:val="22"/>
                <w:lang w:eastAsia="en-US"/>
              </w:rPr>
            </w:pPr>
            <w:r w:rsidRPr="00E30443">
              <w:rPr>
                <w:rFonts w:asciiTheme="minorHAnsi" w:hAnsiTheme="minorHAnsi" w:cstheme="majorBidi"/>
                <w:sz w:val="22"/>
                <w:szCs w:val="22"/>
                <w:lang w:eastAsia="en-US"/>
              </w:rPr>
              <w:t>Average daily cooling degree days (CDD) at 70</w:t>
            </w:r>
            <w:r w:rsidRPr="00E30443">
              <w:rPr>
                <w:rFonts w:ascii="Cambria Math" w:hAnsi="Cambria Math" w:cs="Cambria Math"/>
                <w:sz w:val="22"/>
                <w:szCs w:val="22"/>
                <w:lang w:eastAsia="en-US"/>
              </w:rPr>
              <w:t>⁰</w:t>
            </w:r>
            <w:r w:rsidRPr="00E30443">
              <w:rPr>
                <w:rFonts w:asciiTheme="minorHAnsi" w:hAnsiTheme="minorHAnsi" w:cstheme="majorBidi"/>
                <w:sz w:val="22"/>
                <w:szCs w:val="22"/>
                <w:lang w:eastAsia="en-US"/>
              </w:rPr>
              <w:t xml:space="preserve">F for participant </w:t>
            </w:r>
            <w:proofErr w:type="spellStart"/>
            <w:r w:rsidRPr="00E30443">
              <w:rPr>
                <w:rFonts w:asciiTheme="minorHAnsi" w:hAnsiTheme="minorHAnsi" w:cstheme="majorBidi"/>
                <w:i/>
                <w:iCs/>
                <w:sz w:val="22"/>
                <w:szCs w:val="22"/>
                <w:lang w:eastAsia="en-US"/>
              </w:rPr>
              <w:t>i</w:t>
            </w:r>
            <w:proofErr w:type="spellEnd"/>
            <w:r w:rsidRPr="00E30443">
              <w:rPr>
                <w:rFonts w:asciiTheme="minorHAnsi" w:hAnsiTheme="minorHAnsi" w:cstheme="majorBidi"/>
                <w:sz w:val="22"/>
                <w:szCs w:val="22"/>
                <w:lang w:eastAsia="en-US"/>
              </w:rPr>
              <w:t xml:space="preserve"> during billing period </w:t>
            </w:r>
            <w:r w:rsidRPr="00E30443">
              <w:rPr>
                <w:rFonts w:asciiTheme="minorHAnsi" w:hAnsiTheme="minorHAnsi" w:cstheme="majorBidi"/>
                <w:i/>
                <w:iCs/>
                <w:sz w:val="22"/>
                <w:szCs w:val="22"/>
                <w:lang w:eastAsia="en-US"/>
              </w:rPr>
              <w:t>m (not included in gas model)</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HDD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Average daily healing degree days (HDD) at 60</w:t>
            </w:r>
            <w:r w:rsidRPr="00E30443">
              <w:rPr>
                <w:rFonts w:ascii="Cambria Math" w:hAnsi="Cambria Math" w:cs="Cambria Math"/>
                <w:sz w:val="22"/>
                <w:szCs w:val="22"/>
                <w:lang w:eastAsia="en-US"/>
              </w:rPr>
              <w:t>⁰</w:t>
            </w:r>
            <w:r w:rsidRPr="00E30443">
              <w:rPr>
                <w:rFonts w:asciiTheme="minorHAnsi" w:hAnsiTheme="minorHAnsi" w:cstheme="majorBidi"/>
                <w:sz w:val="22"/>
                <w:szCs w:val="22"/>
                <w:lang w:eastAsia="en-US"/>
              </w:rPr>
              <w:t xml:space="preserve">F for participant </w:t>
            </w:r>
            <w:proofErr w:type="spellStart"/>
            <w:r w:rsidRPr="00E30443">
              <w:rPr>
                <w:rFonts w:asciiTheme="minorHAnsi" w:hAnsiTheme="minorHAnsi" w:cstheme="majorBidi"/>
                <w:i/>
                <w:iCs/>
                <w:sz w:val="22"/>
                <w:szCs w:val="22"/>
                <w:lang w:eastAsia="en-US"/>
              </w:rPr>
              <w:t>i</w:t>
            </w:r>
            <w:proofErr w:type="spellEnd"/>
            <w:r w:rsidRPr="00E30443">
              <w:rPr>
                <w:rFonts w:asciiTheme="minorHAnsi" w:hAnsiTheme="minorHAnsi" w:cstheme="majorBidi"/>
                <w:sz w:val="22"/>
                <w:szCs w:val="22"/>
                <w:lang w:eastAsia="en-US"/>
              </w:rPr>
              <w:t xml:space="preserve"> during billing period </w:t>
            </w:r>
            <w:r w:rsidRPr="00E30443">
              <w:rPr>
                <w:rFonts w:asciiTheme="minorHAnsi" w:hAnsiTheme="minorHAnsi" w:cstheme="majorBidi"/>
                <w:i/>
                <w:iCs/>
                <w:sz w:val="22"/>
                <w:szCs w:val="22"/>
                <w:lang w:eastAsia="en-US"/>
              </w:rPr>
              <w:t>m</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PostCDD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Interaction term between post indicator and CDD </w:t>
            </w:r>
            <w:r w:rsidRPr="00E30443">
              <w:rPr>
                <w:rFonts w:asciiTheme="minorHAnsi" w:hAnsiTheme="minorHAnsi" w:cstheme="majorBidi"/>
                <w:i/>
                <w:iCs/>
                <w:sz w:val="22"/>
                <w:szCs w:val="22"/>
                <w:lang w:eastAsia="en-US"/>
              </w:rPr>
              <w:t>(not included in gas model)</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PostHDD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Interaction term between post indicator and HDD</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TreatCDD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Interaction term between treatment indicator and CDD</w:t>
            </w:r>
            <w:r w:rsidRPr="00E30443">
              <w:rPr>
                <w:rFonts w:asciiTheme="minorHAnsi" w:hAnsiTheme="minorHAnsi" w:cstheme="majorBidi"/>
                <w:i/>
                <w:iCs/>
                <w:sz w:val="22"/>
                <w:szCs w:val="22"/>
                <w:lang w:eastAsia="en-US"/>
              </w:rPr>
              <w:t>(not included in gas model)</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Trea</m:t>
                    </m:r>
                    <m:r>
                      <w:rPr>
                        <w:rFonts w:ascii="Cambria Math" w:hAnsi="Cambria Math" w:cstheme="majorBidi"/>
                        <w:sz w:val="22"/>
                        <w:szCs w:val="22"/>
                        <w:lang w:eastAsia="en-US"/>
                      </w:rPr>
                      <m:t>tHDD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Interaction term between treatment indicator and HDD</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TreatPost</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Interaction term between treatment indicator and post indicator</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TreatPostCDD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Interaction term between treatment indicator and post indicator and CDD</w:t>
            </w:r>
          </w:p>
        </w:tc>
      </w:tr>
      <w:tr w:rsidR="00E30443" w:rsidRPr="00E11ADD" w:rsidTr="00E30443">
        <w:tc>
          <w:tcPr>
            <w:tcW w:w="1896" w:type="dxa"/>
          </w:tcPr>
          <w:p w:rsidR="00E30443" w:rsidRPr="00E11ADD" w:rsidRDefault="00867E9C" w:rsidP="00E3044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TreatPostHDD</m:t>
                    </m:r>
                  </m:e>
                  <m:sub>
                    <m:r>
                      <w:rPr>
                        <w:rFonts w:ascii="Cambria Math" w:hAnsi="Cambria Math" w:cstheme="majorBidi"/>
                        <w:sz w:val="22"/>
                        <w:szCs w:val="22"/>
                        <w:lang w:eastAsia="en-US"/>
                      </w:rPr>
                      <m:t>im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Interaction term between treatment indicator and post indicator and HDD</w:t>
            </w:r>
          </w:p>
        </w:tc>
      </w:tr>
      <w:tr w:rsidR="00E30443" w:rsidRPr="00E11ADD" w:rsidTr="00E30443">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θ</m:t>
                    </m:r>
                  </m:e>
                  <m:sub>
                    <m:r>
                      <w:rPr>
                        <w:rFonts w:ascii="Cambria Math" w:hAnsi="Cambria Math" w:cstheme="majorBidi"/>
                        <w:sz w:val="22"/>
                        <w:szCs w:val="22"/>
                        <w:lang w:eastAsia="en-US"/>
                      </w:rPr>
                      <m:t>m</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Monthly binary variables for each billing month</w:t>
            </w:r>
          </w:p>
        </w:tc>
      </w:tr>
      <w:tr w:rsidR="00E30443" w:rsidRPr="00E11ADD" w:rsidTr="00E30443">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1</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Change in energy consumption during post-installation period </w:t>
            </w:r>
          </w:p>
        </w:tc>
      </w:tr>
      <w:tr w:rsidR="00E30443" w:rsidRPr="00E11ADD" w:rsidTr="00E30443">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2</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Effect of cooling on energy consumption during pre-installation period</w:t>
            </w:r>
          </w:p>
        </w:tc>
      </w:tr>
      <w:tr w:rsidR="00E30443" w:rsidRPr="00E11ADD" w:rsidTr="00E30443">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3</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Effect of heating on energy consumption during pre-installation period</w:t>
            </w:r>
          </w:p>
        </w:tc>
      </w:tr>
      <w:tr w:rsidR="00E30443" w:rsidRPr="00E11ADD" w:rsidTr="00E30443">
        <w:trPr>
          <w:trHeight w:val="238"/>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4</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Change in the effect of cooling on energy consumption during post-installation period</w:t>
            </w:r>
          </w:p>
        </w:tc>
      </w:tr>
      <w:tr w:rsidR="00E30443" w:rsidRPr="00E11ADD" w:rsidTr="00E30443">
        <w:trPr>
          <w:trHeight w:val="106"/>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5</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Change in the effect of heating on energy consumption during post-installation period</w:t>
            </w:r>
          </w:p>
        </w:tc>
      </w:tr>
      <w:tr w:rsidR="00E30443" w:rsidRPr="00E11ADD" w:rsidTr="00E30443">
        <w:trPr>
          <w:trHeight w:val="214"/>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6</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Difference in HDD across the whole period between participant and comparison group </w:t>
            </w:r>
          </w:p>
        </w:tc>
      </w:tr>
      <w:tr w:rsidR="00E30443" w:rsidRPr="00E11ADD" w:rsidTr="00E30443">
        <w:trPr>
          <w:trHeight w:val="133"/>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7</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Difference in CDD across the whole period between participant and comparison group </w:t>
            </w:r>
          </w:p>
        </w:tc>
      </w:tr>
      <w:tr w:rsidR="00E30443" w:rsidRPr="00E11ADD" w:rsidTr="00E30443">
        <w:trPr>
          <w:trHeight w:val="223"/>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8</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The difference in the change in consumption during post-installation period between treatment and comparison group </w:t>
            </w:r>
          </w:p>
        </w:tc>
      </w:tr>
      <w:tr w:rsidR="00E30443" w:rsidRPr="00E11ADD" w:rsidTr="00E30443">
        <w:trPr>
          <w:trHeight w:val="151"/>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9</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The difference in the change in the effect of cooling on energy consumption during post-installation period between treatment and comparison group</w:t>
            </w:r>
          </w:p>
        </w:tc>
      </w:tr>
      <w:tr w:rsidR="00E30443" w:rsidRPr="00E11ADD" w:rsidTr="00E804D9">
        <w:trPr>
          <w:trHeight w:val="80"/>
        </w:trPr>
        <w:tc>
          <w:tcPr>
            <w:tcW w:w="1896" w:type="dxa"/>
          </w:tcPr>
          <w:p w:rsidR="00E30443" w:rsidRPr="00E11ADD" w:rsidRDefault="00867E9C" w:rsidP="00E3044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10</m:t>
                    </m:r>
                  </m:sub>
                </m:sSub>
              </m:oMath>
            </m:oMathPara>
          </w:p>
        </w:tc>
        <w:tc>
          <w:tcPr>
            <w:tcW w:w="7916" w:type="dxa"/>
          </w:tcPr>
          <w:p w:rsidR="00E30443" w:rsidRPr="00E30443" w:rsidRDefault="00E30443" w:rsidP="00E30443">
            <w:pPr>
              <w:rPr>
                <w:rFonts w:asciiTheme="minorHAnsi" w:hAnsiTheme="minorHAnsi" w:cstheme="majorBidi"/>
                <w:sz w:val="22"/>
                <w:szCs w:val="22"/>
                <w:lang w:eastAsia="en-US"/>
              </w:rPr>
            </w:pPr>
            <w:r w:rsidRPr="00E30443">
              <w:rPr>
                <w:rFonts w:asciiTheme="minorHAnsi" w:hAnsiTheme="minorHAnsi" w:cstheme="majorBidi"/>
                <w:sz w:val="22"/>
                <w:szCs w:val="22"/>
                <w:lang w:eastAsia="en-US"/>
              </w:rPr>
              <w:t>The difference in the change in the effect of heating on energy consumption during post-installation period between treatment and comparison group</w:t>
            </w:r>
          </w:p>
        </w:tc>
      </w:tr>
      <w:tr w:rsidR="00E804D9" w:rsidRPr="00E11ADD" w:rsidTr="00E804D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449"/>
        </w:trPr>
        <w:tc>
          <w:tcPr>
            <w:tcW w:w="1896" w:type="dxa"/>
            <w:tcBorders>
              <w:top w:val="nil"/>
              <w:left w:val="nil"/>
              <w:bottom w:val="nil"/>
              <w:right w:val="nil"/>
            </w:tcBorders>
          </w:tcPr>
          <w:p w:rsidR="00E804D9" w:rsidRDefault="00867E9C" w:rsidP="007D625B">
            <w:pPr>
              <w:jc w:val="right"/>
            </w:pPr>
            <m:oMathPara>
              <m:oMath>
                <m:sSub>
                  <m:sSubPr>
                    <m:ctrlPr>
                      <w:rPr>
                        <w:rFonts w:ascii="Cambria Math" w:hAnsi="Cambria Math"/>
                        <w:i/>
                      </w:rPr>
                    </m:ctrlPr>
                  </m:sSubPr>
                  <m:e>
                    <m:r>
                      <w:rPr>
                        <w:rFonts w:ascii="Cambria Math" w:hAnsi="Cambria Math"/>
                      </w:rPr>
                      <m:t>ε</m:t>
                    </m:r>
                  </m:e>
                  <m:sub>
                    <m:r>
                      <w:rPr>
                        <w:rFonts w:ascii="Cambria Math" w:hAnsi="Cambria Math"/>
                      </w:rPr>
                      <m:t>im</m:t>
                    </m:r>
                  </m:sub>
                </m:sSub>
              </m:oMath>
            </m:oMathPara>
          </w:p>
        </w:tc>
        <w:tc>
          <w:tcPr>
            <w:tcW w:w="7916" w:type="dxa"/>
            <w:tcBorders>
              <w:top w:val="nil"/>
              <w:left w:val="nil"/>
              <w:bottom w:val="nil"/>
              <w:right w:val="nil"/>
            </w:tcBorders>
          </w:tcPr>
          <w:p w:rsidR="00E804D9" w:rsidRPr="00E30443" w:rsidRDefault="00E804D9" w:rsidP="007D625B">
            <w:pPr>
              <w:rPr>
                <w:rFonts w:asciiTheme="minorHAnsi" w:hAnsiTheme="minorHAnsi" w:cstheme="majorBidi"/>
              </w:rPr>
            </w:pPr>
            <w:r>
              <w:rPr>
                <w:rFonts w:asciiTheme="minorHAnsi" w:hAnsiTheme="minorHAnsi" w:cstheme="majorBidi"/>
              </w:rPr>
              <w:t xml:space="preserve">Error term for participant </w:t>
            </w:r>
            <w:proofErr w:type="spellStart"/>
            <w:r w:rsidRPr="007F0C73">
              <w:rPr>
                <w:rFonts w:asciiTheme="minorHAnsi" w:hAnsiTheme="minorHAnsi" w:cstheme="majorBidi"/>
                <w:i/>
                <w:iCs/>
              </w:rPr>
              <w:t>i</w:t>
            </w:r>
            <w:proofErr w:type="spellEnd"/>
            <w:r>
              <w:rPr>
                <w:rFonts w:asciiTheme="minorHAnsi" w:hAnsiTheme="minorHAnsi" w:cstheme="majorBidi"/>
              </w:rPr>
              <w:t xml:space="preserve"> in month </w:t>
            </w:r>
            <w:r w:rsidRPr="007F0C73">
              <w:rPr>
                <w:rFonts w:asciiTheme="minorHAnsi" w:hAnsiTheme="minorHAnsi" w:cstheme="majorBidi"/>
                <w:i/>
                <w:iCs/>
              </w:rPr>
              <w:t>m</w:t>
            </w:r>
            <w:r>
              <w:rPr>
                <w:rFonts w:asciiTheme="minorHAnsi" w:hAnsiTheme="minorHAnsi" w:cstheme="majorBidi"/>
              </w:rPr>
              <w:t xml:space="preserve"> </w:t>
            </w:r>
          </w:p>
        </w:tc>
      </w:tr>
    </w:tbl>
    <w:p w:rsidR="00E30443" w:rsidRPr="00E11ADD" w:rsidRDefault="00E30443" w:rsidP="00E30443">
      <w:pPr>
        <w:ind w:left="720" w:hanging="720"/>
        <w:rPr>
          <w:rFonts w:ascii="Cambria Math" w:hAnsi="Cambria Math"/>
          <w:szCs w:val="24"/>
        </w:rPr>
      </w:pPr>
    </w:p>
    <w:p w:rsidR="00E30443" w:rsidRPr="00E30443" w:rsidRDefault="00E30443" w:rsidP="006F6321">
      <w:pPr>
        <w:keepNext/>
        <w:ind w:left="720" w:hanging="720"/>
        <w:rPr>
          <w:rFonts w:asciiTheme="minorHAnsi" w:hAnsiTheme="minorHAnsi"/>
        </w:rPr>
      </w:pPr>
      <w:r w:rsidRPr="00E30443">
        <w:rPr>
          <w:rFonts w:asciiTheme="minorHAnsi" w:hAnsiTheme="minorHAnsi"/>
        </w:rPr>
        <w:t xml:space="preserve">Weather-normalized savings </w:t>
      </w:r>
      <w:r w:rsidR="006F6321">
        <w:rPr>
          <w:rFonts w:asciiTheme="minorHAnsi" w:hAnsiTheme="minorHAnsi"/>
        </w:rPr>
        <w:t>were</w:t>
      </w:r>
      <w:r w:rsidR="006F6321" w:rsidRPr="00E30443">
        <w:rPr>
          <w:rFonts w:asciiTheme="minorHAnsi" w:hAnsiTheme="minorHAnsi"/>
        </w:rPr>
        <w:t xml:space="preserve"> </w:t>
      </w:r>
      <w:r w:rsidRPr="00E30443">
        <w:rPr>
          <w:rFonts w:asciiTheme="minorHAnsi" w:hAnsiTheme="minorHAnsi"/>
        </w:rPr>
        <w:t>calculated as:</w:t>
      </w:r>
    </w:p>
    <w:p w:rsidR="00E30443" w:rsidRPr="00E11ADD" w:rsidRDefault="00E30443" w:rsidP="00E30443">
      <w:pPr>
        <w:keepNext/>
        <w:ind w:left="720" w:hanging="720"/>
        <w:rPr>
          <w:rFonts w:ascii="Cambria Math" w:hAnsi="Cambria Math"/>
        </w:rPr>
      </w:pPr>
    </w:p>
    <w:p w:rsidR="00E30443" w:rsidRPr="00E11ADD" w:rsidRDefault="00E30443" w:rsidP="00E30443">
      <w:pPr>
        <w:keepNext/>
        <w:rPr>
          <w:rFonts w:ascii="Cambria Math" w:hAnsi="Cambria Math"/>
        </w:rPr>
      </w:pPr>
      <m:oMathPara>
        <m:oMath>
          <m:r>
            <w:rPr>
              <w:rFonts w:ascii="Cambria Math" w:hAnsi="Cambria Math" w:cs="Calibri"/>
            </w:rPr>
            <m:t>Average Normalized Daily Savings=</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β</m:t>
                  </m:r>
                </m:e>
              </m:acc>
            </m:e>
            <m:sub>
              <m:r>
                <w:rPr>
                  <w:rFonts w:ascii="Cambria Math" w:hAnsi="Cambria Math" w:cs="Calibri"/>
                </w:rPr>
                <m:t>8</m:t>
              </m:r>
            </m:sub>
          </m:sSub>
          <m:r>
            <w:rPr>
              <w:rFonts w:ascii="Cambria Math" w:hAnsi="Cambria Math" w:cs="Calibri"/>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9</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CDD70</m:t>
                      </m:r>
                    </m:e>
                  </m:acc>
                </m:e>
                <m:sub>
                  <m:r>
                    <w:rPr>
                      <w:rFonts w:ascii="Cambria Math" w:hAnsi="Cambria Math"/>
                    </w:rPr>
                    <m:t>norm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10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HDD60</m:t>
                      </m:r>
                    </m:e>
                  </m:acc>
                </m:e>
                <m:sub>
                  <m:r>
                    <w:rPr>
                      <w:rFonts w:ascii="Cambria Math" w:hAnsi="Cambria Math"/>
                    </w:rPr>
                    <m:t>norm</m:t>
                  </m:r>
                </m:sub>
              </m:sSub>
            </m:e>
          </m:d>
        </m:oMath>
      </m:oMathPara>
    </w:p>
    <w:p w:rsidR="00E30443" w:rsidRPr="00E11ADD" w:rsidRDefault="00E30443" w:rsidP="009558FA">
      <w:pPr>
        <w:rPr>
          <w:rFonts w:ascii="Times New Roman" w:hAnsi="Times New Roman"/>
        </w:rPr>
      </w:pPr>
    </w:p>
    <w:p w:rsidR="00E30443" w:rsidRPr="00E11ADD" w:rsidRDefault="00E30443" w:rsidP="00E30443">
      <w:pPr>
        <w:keepNext/>
        <w:rPr>
          <w:rFonts w:ascii="Times New Roman" w:hAnsi="Times New Roman"/>
        </w:rPr>
      </w:pPr>
      <w:r w:rsidRPr="00E11ADD">
        <w:rPr>
          <w:rFonts w:ascii="Times New Roman" w:hAnsi="Times New Roman"/>
        </w:rPr>
        <w:t>Where:</w:t>
      </w:r>
    </w:p>
    <w:p w:rsidR="00E30443" w:rsidRPr="00E11ADD" w:rsidRDefault="00E30443" w:rsidP="00E30443">
      <w:pPr>
        <w:keepNext/>
        <w:rPr>
          <w:rFonts w:ascii="Times New Roman" w:hAnsi="Times New Roman"/>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558"/>
      </w:tblGrid>
      <w:tr w:rsidR="00E30443" w:rsidRPr="00E11ADD" w:rsidTr="00E30443">
        <w:tc>
          <w:tcPr>
            <w:tcW w:w="1728" w:type="dxa"/>
          </w:tcPr>
          <w:p w:rsidR="00E30443" w:rsidRPr="00E11ADD" w:rsidRDefault="00867E9C" w:rsidP="009558FA">
            <w:pPr>
              <w:keepNext/>
              <w:jc w:val="right"/>
              <w:rPr>
                <w:rFonts w:asciiTheme="majorBidi" w:eastAsia="SimSun" w:hAnsiTheme="majorBidi" w:cstheme="majorBidi"/>
                <w:sz w:val="22"/>
                <w:szCs w:val="22"/>
                <w:lang w:eastAsia="en-US"/>
              </w:rPr>
            </w:pPr>
            <m:oMathPara>
              <m:oMath>
                <m:acc>
                  <m:accPr>
                    <m:ctrlPr>
                      <w:rPr>
                        <w:rFonts w:ascii="Cambria Math" w:hAnsi="Cambria Math" w:cstheme="majorBidi"/>
                        <w:i/>
                        <w:sz w:val="22"/>
                        <w:szCs w:val="22"/>
                        <w:lang w:eastAsia="en-US"/>
                      </w:rPr>
                    </m:ctrlPr>
                  </m:accPr>
                  <m:e>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8</m:t>
                        </m:r>
                      </m:sub>
                    </m:sSub>
                  </m:e>
                </m:acc>
                <m:r>
                  <w:rPr>
                    <w:rFonts w:ascii="Cambria Math" w:hAnsi="Cambria Math" w:cstheme="majorBidi"/>
                    <w:sz w:val="22"/>
                    <w:szCs w:val="22"/>
                    <w:lang w:eastAsia="en-US"/>
                  </w:rPr>
                  <m:t xml:space="preserve">, </m:t>
                </m:r>
                <m:acc>
                  <m:accPr>
                    <m:ctrlPr>
                      <w:rPr>
                        <w:rFonts w:ascii="Cambria Math" w:hAnsi="Cambria Math" w:cstheme="majorBidi"/>
                        <w:i/>
                        <w:sz w:val="22"/>
                        <w:szCs w:val="22"/>
                        <w:lang w:eastAsia="en-US"/>
                      </w:rPr>
                    </m:ctrlPr>
                  </m:accPr>
                  <m:e>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9</m:t>
                        </m:r>
                      </m:sub>
                    </m:sSub>
                  </m:e>
                </m:acc>
                <m:r>
                  <w:rPr>
                    <w:rFonts w:ascii="Cambria Math" w:hAnsi="Cambria Math" w:cstheme="majorBidi"/>
                    <w:sz w:val="22"/>
                    <w:szCs w:val="22"/>
                    <w:lang w:eastAsia="en-US"/>
                  </w:rPr>
                  <m:t xml:space="preserve">, </m:t>
                </m:r>
                <m:acc>
                  <m:accPr>
                    <m:ctrlPr>
                      <w:rPr>
                        <w:rFonts w:ascii="Cambria Math" w:hAnsi="Cambria Math" w:cstheme="majorBidi"/>
                        <w:i/>
                        <w:sz w:val="22"/>
                        <w:szCs w:val="22"/>
                        <w:lang w:eastAsia="en-US"/>
                      </w:rPr>
                    </m:ctrlPr>
                  </m:accPr>
                  <m:e>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10</m:t>
                        </m:r>
                      </m:sub>
                    </m:sSub>
                  </m:e>
                </m:acc>
              </m:oMath>
            </m:oMathPara>
          </w:p>
        </w:tc>
        <w:tc>
          <w:tcPr>
            <w:tcW w:w="7558" w:type="dxa"/>
          </w:tcPr>
          <w:p w:rsidR="00E30443" w:rsidRPr="00E30443" w:rsidRDefault="00E30443" w:rsidP="009558FA">
            <w:pPr>
              <w:keepNext/>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Coefficients determined by the fixed effects model </w:t>
            </w:r>
          </w:p>
        </w:tc>
      </w:tr>
      <w:tr w:rsidR="00E30443" w:rsidRPr="00E11ADD" w:rsidTr="00E30443">
        <w:tc>
          <w:tcPr>
            <w:tcW w:w="1728" w:type="dxa"/>
          </w:tcPr>
          <w:p w:rsidR="00E30443" w:rsidRPr="00E11ADD" w:rsidRDefault="00867E9C" w:rsidP="009558FA">
            <w:pPr>
              <w:keepNext/>
              <w:jc w:val="right"/>
              <w:rPr>
                <w:rFonts w:asciiTheme="majorBidi" w:hAnsiTheme="majorBidi" w:cstheme="majorBidi"/>
                <w:i/>
                <w:iCs/>
                <w:sz w:val="22"/>
                <w:szCs w:val="22"/>
                <w:lang w:eastAsia="en-US"/>
              </w:rPr>
            </w:pPr>
            <m:oMathPara>
              <m:oMath>
                <m:sSub>
                  <m:sSubPr>
                    <m:ctrlPr>
                      <w:rPr>
                        <w:rFonts w:ascii="Cambria Math" w:hAnsi="Cambria Math" w:cstheme="majorBidi"/>
                        <w:i/>
                        <w:sz w:val="22"/>
                        <w:szCs w:val="22"/>
                        <w:lang w:eastAsia="en-US"/>
                      </w:rPr>
                    </m:ctrlPr>
                  </m:sSubPr>
                  <m:e>
                    <m:acc>
                      <m:accPr>
                        <m:chr m:val="̅"/>
                        <m:ctrlPr>
                          <w:rPr>
                            <w:rFonts w:ascii="Cambria Math" w:hAnsi="Cambria Math" w:cstheme="majorBidi"/>
                            <w:i/>
                            <w:sz w:val="22"/>
                            <w:szCs w:val="22"/>
                            <w:lang w:eastAsia="en-US"/>
                          </w:rPr>
                        </m:ctrlPr>
                      </m:accPr>
                      <m:e>
                        <m:r>
                          <w:rPr>
                            <w:rFonts w:ascii="Cambria Math" w:hAnsi="Cambria Math" w:cstheme="majorBidi"/>
                            <w:sz w:val="22"/>
                            <w:szCs w:val="22"/>
                            <w:lang w:eastAsia="en-US"/>
                          </w:rPr>
                          <m:t>CDD70</m:t>
                        </m:r>
                      </m:e>
                    </m:acc>
                  </m:e>
                  <m:sub>
                    <m:r>
                      <w:rPr>
                        <w:rFonts w:ascii="Cambria Math" w:hAnsi="Cambria Math" w:cstheme="majorBidi"/>
                        <w:sz w:val="22"/>
                        <w:szCs w:val="22"/>
                        <w:lang w:eastAsia="en-US"/>
                      </w:rPr>
                      <m:t>norm</m:t>
                    </m:r>
                  </m:sub>
                </m:sSub>
              </m:oMath>
            </m:oMathPara>
          </w:p>
        </w:tc>
        <w:tc>
          <w:tcPr>
            <w:tcW w:w="7558" w:type="dxa"/>
          </w:tcPr>
          <w:p w:rsidR="00E30443" w:rsidRPr="00E30443" w:rsidRDefault="00E30443" w:rsidP="009558FA">
            <w:pPr>
              <w:keepNext/>
              <w:rPr>
                <w:rFonts w:asciiTheme="minorHAnsi" w:hAnsiTheme="minorHAnsi" w:cstheme="majorBidi"/>
                <w:sz w:val="22"/>
                <w:szCs w:val="22"/>
                <w:lang w:eastAsia="en-US"/>
              </w:rPr>
            </w:pPr>
            <w:r w:rsidRPr="00E30443">
              <w:rPr>
                <w:rFonts w:asciiTheme="minorHAnsi" w:hAnsiTheme="minorHAnsi" w:cstheme="majorBidi"/>
                <w:sz w:val="22"/>
                <w:szCs w:val="22"/>
                <w:lang w:eastAsia="en-US"/>
              </w:rPr>
              <w:t xml:space="preserve">Average daily CDD calculated using temperature data from TMY3 or CTZ2 of the participants </w:t>
            </w:r>
            <w:r w:rsidRPr="00E30443">
              <w:rPr>
                <w:rFonts w:asciiTheme="minorHAnsi" w:hAnsiTheme="minorHAnsi" w:cstheme="majorBidi"/>
                <w:i/>
                <w:iCs/>
                <w:sz w:val="22"/>
                <w:szCs w:val="22"/>
                <w:lang w:eastAsia="en-US"/>
              </w:rPr>
              <w:t>(not included when estimating gas savings)</w:t>
            </w:r>
          </w:p>
        </w:tc>
      </w:tr>
      <w:tr w:rsidR="00E30443" w:rsidRPr="00E11ADD" w:rsidTr="00E30443">
        <w:tc>
          <w:tcPr>
            <w:tcW w:w="1728" w:type="dxa"/>
          </w:tcPr>
          <w:p w:rsidR="00E30443" w:rsidRPr="00E11ADD" w:rsidRDefault="00867E9C" w:rsidP="009558FA">
            <w:pPr>
              <w:keepNext/>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acc>
                      <m:accPr>
                        <m:chr m:val="̅"/>
                        <m:ctrlPr>
                          <w:rPr>
                            <w:rFonts w:ascii="Cambria Math" w:hAnsi="Cambria Math" w:cstheme="majorBidi"/>
                            <w:i/>
                            <w:sz w:val="22"/>
                            <w:szCs w:val="22"/>
                            <w:lang w:eastAsia="en-US"/>
                          </w:rPr>
                        </m:ctrlPr>
                      </m:accPr>
                      <m:e>
                        <m:r>
                          <w:rPr>
                            <w:rFonts w:ascii="Cambria Math" w:hAnsi="Cambria Math" w:cstheme="majorBidi"/>
                            <w:sz w:val="22"/>
                            <w:szCs w:val="22"/>
                            <w:lang w:eastAsia="en-US"/>
                          </w:rPr>
                          <m:t>HDD60</m:t>
                        </m:r>
                      </m:e>
                    </m:acc>
                  </m:e>
                  <m:sub>
                    <m:r>
                      <w:rPr>
                        <w:rFonts w:ascii="Cambria Math" w:hAnsi="Cambria Math" w:cstheme="majorBidi"/>
                        <w:sz w:val="22"/>
                        <w:szCs w:val="22"/>
                        <w:lang w:eastAsia="en-US"/>
                      </w:rPr>
                      <m:t>norm</m:t>
                    </m:r>
                  </m:sub>
                </m:sSub>
              </m:oMath>
            </m:oMathPara>
          </w:p>
        </w:tc>
        <w:tc>
          <w:tcPr>
            <w:tcW w:w="7558" w:type="dxa"/>
          </w:tcPr>
          <w:p w:rsidR="00E30443" w:rsidRPr="00E30443" w:rsidRDefault="00E30443" w:rsidP="009558FA">
            <w:pPr>
              <w:keepNext/>
              <w:rPr>
                <w:rFonts w:asciiTheme="minorHAnsi" w:hAnsiTheme="minorHAnsi" w:cstheme="majorBidi"/>
                <w:sz w:val="22"/>
                <w:szCs w:val="22"/>
                <w:lang w:eastAsia="en-US"/>
              </w:rPr>
            </w:pPr>
            <w:r w:rsidRPr="00E30443">
              <w:rPr>
                <w:rFonts w:asciiTheme="minorHAnsi" w:hAnsiTheme="minorHAnsi" w:cstheme="majorBidi"/>
                <w:sz w:val="22"/>
                <w:szCs w:val="22"/>
                <w:lang w:eastAsia="en-US"/>
              </w:rPr>
              <w:t>Average daily HDD calculated using temperature data from TMY3 or CTZ2 of the participants</w:t>
            </w:r>
          </w:p>
        </w:tc>
      </w:tr>
    </w:tbl>
    <w:p w:rsidR="00185E68" w:rsidRDefault="00185E68" w:rsidP="009558FA">
      <w:pPr>
        <w:pStyle w:val="BodyText"/>
      </w:pPr>
      <w:bookmarkStart w:id="95" w:name="_Toc386628474"/>
      <w:bookmarkStart w:id="96" w:name="_Toc389644990"/>
    </w:p>
    <w:p w:rsidR="00E30443" w:rsidRDefault="00E30443" w:rsidP="00A349C4">
      <w:pPr>
        <w:pStyle w:val="Heading2"/>
      </w:pPr>
      <w:bookmarkStart w:id="97" w:name="_Toc393446027"/>
      <w:r w:rsidRPr="007A1AAB">
        <w:t xml:space="preserve">Data </w:t>
      </w:r>
      <w:r w:rsidR="003E74B0">
        <w:t>S</w:t>
      </w:r>
      <w:r w:rsidRPr="007A1AAB">
        <w:t>ummary</w:t>
      </w:r>
      <w:bookmarkEnd w:id="95"/>
      <w:bookmarkEnd w:id="97"/>
      <w:r>
        <w:t xml:space="preserve"> </w:t>
      </w:r>
      <w:bookmarkEnd w:id="96"/>
    </w:p>
    <w:p w:rsidR="00E30443" w:rsidRPr="008B2DE2" w:rsidRDefault="00E30443" w:rsidP="002273C8">
      <w:pPr>
        <w:pStyle w:val="BodyText"/>
      </w:pPr>
      <w:bookmarkStart w:id="98" w:name="_Toc386628475"/>
      <w:r w:rsidRPr="008B2DE2">
        <w:t>This section describes the data used in the impact evaluation of the Whole House Upgrade program. DNV GL collected information from the CPUC’s program tracking database, IOU billing data, and weather data from NOAA</w:t>
      </w:r>
      <w:r w:rsidRPr="00E804D9">
        <w:rPr>
          <w:rStyle w:val="FootnoteReference"/>
        </w:rPr>
        <w:footnoteReference w:id="14"/>
      </w:r>
      <w:r w:rsidRPr="008B2DE2">
        <w:t xml:space="preserve"> </w:t>
      </w:r>
      <w:r w:rsidR="002273C8">
        <w:t xml:space="preserve">and </w:t>
      </w:r>
      <w:r w:rsidRPr="008B2DE2">
        <w:t>NREL</w:t>
      </w:r>
      <w:r w:rsidRPr="00E804D9">
        <w:rPr>
          <w:rStyle w:val="FootnoteReference"/>
        </w:rPr>
        <w:footnoteReference w:id="15"/>
      </w:r>
      <w:r w:rsidRPr="008B2DE2">
        <w:t xml:space="preserve"> and CTZ2</w:t>
      </w:r>
      <w:r w:rsidR="00F124D7" w:rsidRPr="008B2DE2">
        <w:t>.</w:t>
      </w:r>
      <w:r w:rsidRPr="00E804D9">
        <w:rPr>
          <w:rStyle w:val="FootnoteReference"/>
        </w:rPr>
        <w:footnoteReference w:id="16"/>
      </w:r>
      <w:r w:rsidRPr="008B2DE2">
        <w:t xml:space="preserve">  Prior to analysis, we examined all data for completeness and potential data issues such as duplicates, extreme values, missing observations and other inconsistencies.</w:t>
      </w:r>
    </w:p>
    <w:p w:rsidR="00E30443" w:rsidRPr="008B2DE2" w:rsidRDefault="00E30443" w:rsidP="008B2DE2">
      <w:pPr>
        <w:pStyle w:val="BodyText"/>
      </w:pPr>
    </w:p>
    <w:p w:rsidR="00E27B35" w:rsidRDefault="00E30443" w:rsidP="00E27B35">
      <w:pPr>
        <w:pStyle w:val="BodyText"/>
      </w:pPr>
      <w:r w:rsidRPr="008B2DE2">
        <w:fldChar w:fldCharType="begin"/>
      </w:r>
      <w:r w:rsidRPr="008B2DE2">
        <w:instrText xml:space="preserve"> REF _Ref366832752 \h  \* MERGEFORMAT </w:instrText>
      </w:r>
      <w:r w:rsidRPr="008B2DE2">
        <w:fldChar w:fldCharType="separate"/>
      </w:r>
      <w:r w:rsidR="000C56BE" w:rsidRPr="003340E5">
        <w:t xml:space="preserve">Table </w:t>
      </w:r>
      <w:r w:rsidR="000C56BE">
        <w:t>8</w:t>
      </w:r>
      <w:r w:rsidRPr="008B2DE2">
        <w:fldChar w:fldCharType="end"/>
      </w:r>
      <w:r w:rsidRPr="008B2DE2">
        <w:t xml:space="preserve"> describes the </w:t>
      </w:r>
      <w:r w:rsidR="00210FF3" w:rsidRPr="008B2DE2">
        <w:t xml:space="preserve">tracking, billing, customer, and weather </w:t>
      </w:r>
      <w:r w:rsidRPr="008B2DE2">
        <w:t>datasets used in</w:t>
      </w:r>
      <w:r w:rsidR="00E27B35">
        <w:t xml:space="preserve"> this evaluation</w:t>
      </w:r>
      <w:r w:rsidRPr="008B2DE2">
        <w:t>.</w:t>
      </w:r>
    </w:p>
    <w:p w:rsidR="007B5F6B" w:rsidRPr="00BF0FFA" w:rsidRDefault="00E30443" w:rsidP="00342634">
      <w:pPr>
        <w:pStyle w:val="Caption"/>
        <w:rPr>
          <w:bCs/>
        </w:rPr>
      </w:pPr>
      <w:r w:rsidRPr="008B2DE2">
        <w:lastRenderedPageBreak/>
        <w:t xml:space="preserve"> </w:t>
      </w:r>
      <w:bookmarkStart w:id="99" w:name="_Ref366832752"/>
      <w:bookmarkStart w:id="100" w:name="_Toc393446077"/>
      <w:bookmarkStart w:id="101" w:name="_Toc390102287"/>
      <w:r w:rsidR="007B5F6B" w:rsidRPr="003340E5">
        <w:t xml:space="preserve">Table </w:t>
      </w:r>
      <w:r w:rsidR="00867E9C">
        <w:fldChar w:fldCharType="begin"/>
      </w:r>
      <w:r w:rsidR="00867E9C">
        <w:instrText xml:space="preserve"> SEQ Table \* ARABIC </w:instrText>
      </w:r>
      <w:r w:rsidR="00867E9C">
        <w:fldChar w:fldCharType="separate"/>
      </w:r>
      <w:r w:rsidR="00342634">
        <w:rPr>
          <w:noProof/>
        </w:rPr>
        <w:t>8</w:t>
      </w:r>
      <w:r w:rsidR="00867E9C">
        <w:rPr>
          <w:noProof/>
        </w:rPr>
        <w:fldChar w:fldCharType="end"/>
      </w:r>
      <w:bookmarkEnd w:id="99"/>
      <w:r w:rsidR="007B5F6B">
        <w:t>:</w:t>
      </w:r>
      <w:r w:rsidR="009835C9">
        <w:t xml:space="preserve"> </w:t>
      </w:r>
      <w:r w:rsidR="007B5F6B" w:rsidRPr="003340E5">
        <w:t xml:space="preserve">Datasets </w:t>
      </w:r>
      <w:r w:rsidR="007B5F6B">
        <w:t>U</w:t>
      </w:r>
      <w:r w:rsidR="007B5F6B" w:rsidRPr="003340E5">
        <w:t xml:space="preserve">sed in </w:t>
      </w:r>
      <w:r w:rsidR="00E27B35">
        <w:t>this Whole House Retrofit Impact Evaluation</w:t>
      </w:r>
      <w:bookmarkEnd w:id="100"/>
      <w:r w:rsidR="00E27B35">
        <w:t xml:space="preserve"> </w:t>
      </w:r>
      <w:bookmarkEnd w:id="101"/>
    </w:p>
    <w:tbl>
      <w:tblPr>
        <w:tblW w:w="9832" w:type="dxa"/>
        <w:jc w:val="center"/>
        <w:tblInd w:w="93" w:type="dxa"/>
        <w:tblLayout w:type="fixed"/>
        <w:tblCellMar>
          <w:left w:w="115" w:type="dxa"/>
          <w:right w:w="115" w:type="dxa"/>
        </w:tblCellMar>
        <w:tblLook w:val="04A0" w:firstRow="1" w:lastRow="0" w:firstColumn="1" w:lastColumn="0" w:noHBand="0" w:noVBand="1"/>
      </w:tblPr>
      <w:tblGrid>
        <w:gridCol w:w="1552"/>
        <w:gridCol w:w="1890"/>
        <w:gridCol w:w="1690"/>
        <w:gridCol w:w="1550"/>
        <w:gridCol w:w="1530"/>
        <w:gridCol w:w="1620"/>
      </w:tblGrid>
      <w:tr w:rsidR="00715EC5" w:rsidRPr="00715EC5" w:rsidTr="00196AB5">
        <w:trPr>
          <w:trHeight w:val="658"/>
          <w:tblHeader/>
          <w:jc w:val="center"/>
        </w:trPr>
        <w:tc>
          <w:tcPr>
            <w:tcW w:w="1552" w:type="dxa"/>
            <w:tcBorders>
              <w:top w:val="single" w:sz="8" w:space="0" w:color="808080"/>
              <w:left w:val="single" w:sz="8" w:space="0" w:color="808080"/>
              <w:bottom w:val="single" w:sz="8" w:space="0" w:color="808080"/>
              <w:right w:val="single" w:sz="8" w:space="0" w:color="808080"/>
            </w:tcBorders>
            <w:shd w:val="clear" w:color="000000" w:fill="002776"/>
            <w:vAlign w:val="center"/>
            <w:hideMark/>
          </w:tcPr>
          <w:p w:rsidR="00715EC5" w:rsidRPr="00715EC5" w:rsidRDefault="00715EC5" w:rsidP="00715EC5">
            <w:pPr>
              <w:keepNext/>
              <w:spacing w:line="240" w:lineRule="auto"/>
              <w:jc w:val="center"/>
              <w:rPr>
                <w:rFonts w:ascii="Arial" w:hAnsi="Arial" w:cs="Arial"/>
                <w:b/>
                <w:bCs/>
                <w:color w:val="FFFFFF"/>
                <w:sz w:val="20"/>
                <w:szCs w:val="20"/>
                <w:lang w:eastAsia="zh-CN"/>
              </w:rPr>
            </w:pPr>
            <w:r w:rsidRPr="00715EC5">
              <w:rPr>
                <w:rFonts w:ascii="Arial" w:hAnsi="Arial" w:cs="Arial"/>
                <w:b/>
                <w:bCs/>
                <w:color w:val="FFFFFF"/>
                <w:sz w:val="20"/>
                <w:szCs w:val="20"/>
                <w:lang w:eastAsia="zh-CN"/>
              </w:rPr>
              <w:t>Data</w:t>
            </w:r>
          </w:p>
        </w:tc>
        <w:tc>
          <w:tcPr>
            <w:tcW w:w="1890" w:type="dxa"/>
            <w:tcBorders>
              <w:top w:val="single" w:sz="8" w:space="0" w:color="808080"/>
              <w:left w:val="nil"/>
              <w:bottom w:val="single" w:sz="8" w:space="0" w:color="808080"/>
              <w:right w:val="single" w:sz="8" w:space="0" w:color="808080"/>
            </w:tcBorders>
            <w:shd w:val="clear" w:color="auto" w:fill="002776"/>
            <w:vAlign w:val="center"/>
            <w:hideMark/>
          </w:tcPr>
          <w:p w:rsidR="00715EC5" w:rsidRPr="00715EC5" w:rsidRDefault="00715EC5" w:rsidP="00715EC5">
            <w:pPr>
              <w:keepNext/>
              <w:spacing w:line="240" w:lineRule="auto"/>
              <w:jc w:val="center"/>
              <w:rPr>
                <w:rFonts w:ascii="Arial" w:hAnsi="Arial" w:cs="Arial"/>
                <w:b/>
                <w:bCs/>
                <w:color w:val="FFFFFF"/>
                <w:sz w:val="20"/>
                <w:szCs w:val="20"/>
                <w:lang w:eastAsia="zh-CN"/>
              </w:rPr>
            </w:pPr>
            <w:r w:rsidRPr="00715EC5">
              <w:rPr>
                <w:rFonts w:ascii="Arial" w:hAnsi="Arial" w:cs="Arial"/>
                <w:b/>
                <w:bCs/>
                <w:color w:val="FFFFFF"/>
                <w:sz w:val="20"/>
                <w:szCs w:val="20"/>
                <w:lang w:eastAsia="zh-CN"/>
              </w:rPr>
              <w:t> </w:t>
            </w:r>
          </w:p>
        </w:tc>
        <w:tc>
          <w:tcPr>
            <w:tcW w:w="1690" w:type="dxa"/>
            <w:tcBorders>
              <w:top w:val="single" w:sz="8" w:space="0" w:color="808080"/>
              <w:left w:val="nil"/>
              <w:bottom w:val="single" w:sz="8" w:space="0" w:color="808080"/>
              <w:right w:val="single" w:sz="8" w:space="0" w:color="808080"/>
            </w:tcBorders>
            <w:shd w:val="clear" w:color="000000" w:fill="002776"/>
            <w:vAlign w:val="center"/>
            <w:hideMark/>
          </w:tcPr>
          <w:p w:rsidR="00715EC5" w:rsidRPr="00715EC5" w:rsidRDefault="00715EC5" w:rsidP="00715EC5">
            <w:pPr>
              <w:keepNext/>
              <w:spacing w:line="240" w:lineRule="auto"/>
              <w:jc w:val="center"/>
              <w:rPr>
                <w:rFonts w:ascii="Arial" w:hAnsi="Arial" w:cs="Arial"/>
                <w:b/>
                <w:bCs/>
                <w:color w:val="FFFFFF"/>
                <w:sz w:val="20"/>
                <w:szCs w:val="20"/>
                <w:lang w:eastAsia="zh-CN"/>
              </w:rPr>
            </w:pPr>
            <w:r w:rsidRPr="00715EC5">
              <w:rPr>
                <w:rFonts w:ascii="Arial" w:hAnsi="Arial" w:cs="Arial"/>
                <w:b/>
                <w:bCs/>
                <w:color w:val="FFFFFF"/>
                <w:sz w:val="20"/>
                <w:szCs w:val="20"/>
                <w:lang w:eastAsia="zh-CN"/>
              </w:rPr>
              <w:t>PG&amp;E</w:t>
            </w:r>
          </w:p>
        </w:tc>
        <w:tc>
          <w:tcPr>
            <w:tcW w:w="1550" w:type="dxa"/>
            <w:tcBorders>
              <w:top w:val="single" w:sz="8" w:space="0" w:color="808080"/>
              <w:left w:val="nil"/>
              <w:bottom w:val="single" w:sz="8" w:space="0" w:color="808080"/>
              <w:right w:val="single" w:sz="8" w:space="0" w:color="808080"/>
            </w:tcBorders>
            <w:shd w:val="clear" w:color="000000" w:fill="002776"/>
            <w:vAlign w:val="center"/>
            <w:hideMark/>
          </w:tcPr>
          <w:p w:rsidR="00715EC5" w:rsidRPr="00715EC5" w:rsidRDefault="00715EC5" w:rsidP="00715EC5">
            <w:pPr>
              <w:keepNext/>
              <w:spacing w:line="240" w:lineRule="auto"/>
              <w:jc w:val="center"/>
              <w:rPr>
                <w:rFonts w:ascii="Arial" w:hAnsi="Arial" w:cs="Arial"/>
                <w:b/>
                <w:bCs/>
                <w:color w:val="FFFFFF"/>
                <w:sz w:val="20"/>
                <w:szCs w:val="20"/>
                <w:lang w:eastAsia="zh-CN"/>
              </w:rPr>
            </w:pPr>
            <w:r w:rsidRPr="00715EC5">
              <w:rPr>
                <w:rFonts w:ascii="Arial" w:hAnsi="Arial" w:cs="Arial"/>
                <w:b/>
                <w:bCs/>
                <w:color w:val="FFFFFF"/>
                <w:sz w:val="20"/>
                <w:szCs w:val="20"/>
                <w:lang w:eastAsia="zh-CN"/>
              </w:rPr>
              <w:t>SCE</w:t>
            </w:r>
          </w:p>
        </w:tc>
        <w:tc>
          <w:tcPr>
            <w:tcW w:w="1530" w:type="dxa"/>
            <w:tcBorders>
              <w:top w:val="single" w:sz="8" w:space="0" w:color="808080"/>
              <w:left w:val="nil"/>
              <w:bottom w:val="single" w:sz="8" w:space="0" w:color="808080"/>
              <w:right w:val="single" w:sz="8" w:space="0" w:color="808080"/>
            </w:tcBorders>
            <w:shd w:val="clear" w:color="000000" w:fill="002776"/>
            <w:vAlign w:val="center"/>
            <w:hideMark/>
          </w:tcPr>
          <w:p w:rsidR="00715EC5" w:rsidRPr="00715EC5" w:rsidRDefault="00715EC5" w:rsidP="00715EC5">
            <w:pPr>
              <w:keepNext/>
              <w:spacing w:line="240" w:lineRule="auto"/>
              <w:jc w:val="center"/>
              <w:rPr>
                <w:rFonts w:ascii="Arial" w:hAnsi="Arial" w:cs="Arial"/>
                <w:b/>
                <w:bCs/>
                <w:color w:val="FFFFFF"/>
                <w:sz w:val="20"/>
                <w:szCs w:val="20"/>
                <w:lang w:eastAsia="zh-CN"/>
              </w:rPr>
            </w:pPr>
            <w:r w:rsidRPr="00715EC5">
              <w:rPr>
                <w:rFonts w:ascii="Arial" w:hAnsi="Arial" w:cs="Arial"/>
                <w:b/>
                <w:bCs/>
                <w:color w:val="FFFFFF"/>
                <w:sz w:val="20"/>
                <w:szCs w:val="20"/>
                <w:lang w:eastAsia="zh-CN"/>
              </w:rPr>
              <w:t>SCG</w:t>
            </w:r>
          </w:p>
        </w:tc>
        <w:tc>
          <w:tcPr>
            <w:tcW w:w="1620" w:type="dxa"/>
            <w:tcBorders>
              <w:top w:val="single" w:sz="8" w:space="0" w:color="808080"/>
              <w:left w:val="nil"/>
              <w:bottom w:val="single" w:sz="8" w:space="0" w:color="808080"/>
              <w:right w:val="single" w:sz="8" w:space="0" w:color="808080"/>
            </w:tcBorders>
            <w:shd w:val="clear" w:color="000000" w:fill="002776"/>
            <w:vAlign w:val="center"/>
            <w:hideMark/>
          </w:tcPr>
          <w:p w:rsidR="00715EC5" w:rsidRPr="00715EC5" w:rsidRDefault="00715EC5" w:rsidP="00715EC5">
            <w:pPr>
              <w:keepNext/>
              <w:spacing w:line="240" w:lineRule="auto"/>
              <w:jc w:val="center"/>
              <w:rPr>
                <w:rFonts w:ascii="Arial" w:hAnsi="Arial" w:cs="Arial"/>
                <w:b/>
                <w:bCs/>
                <w:color w:val="FFFFFF"/>
                <w:sz w:val="20"/>
                <w:szCs w:val="20"/>
                <w:lang w:eastAsia="zh-CN"/>
              </w:rPr>
            </w:pPr>
            <w:r w:rsidRPr="00715EC5">
              <w:rPr>
                <w:rFonts w:ascii="Arial" w:hAnsi="Arial" w:cs="Arial"/>
                <w:b/>
                <w:bCs/>
                <w:color w:val="FFFFFF"/>
                <w:sz w:val="20"/>
                <w:szCs w:val="20"/>
                <w:lang w:eastAsia="zh-CN"/>
              </w:rPr>
              <w:t>SDG&amp;E</w:t>
            </w:r>
          </w:p>
        </w:tc>
      </w:tr>
      <w:tr w:rsidR="00196AB5" w:rsidRPr="00715EC5" w:rsidTr="00196AB5">
        <w:trPr>
          <w:trHeight w:val="765"/>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b/>
                <w:bCs/>
                <w:color w:val="000000"/>
                <w:sz w:val="20"/>
                <w:szCs w:val="20"/>
                <w:lang w:eastAsia="zh-CN"/>
              </w:rPr>
            </w:pPr>
            <w:r w:rsidRPr="00715EC5">
              <w:rPr>
                <w:rFonts w:ascii="Arial" w:hAnsi="Arial" w:cs="Arial"/>
                <w:b/>
                <w:bCs/>
                <w:color w:val="000000"/>
                <w:sz w:val="20"/>
                <w:szCs w:val="20"/>
                <w:lang w:eastAsia="zh-CN"/>
              </w:rPr>
              <w:t>Tracking Data</w:t>
            </w:r>
          </w:p>
        </w:tc>
        <w:tc>
          <w:tcPr>
            <w:tcW w:w="18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Program name</w:t>
            </w:r>
          </w:p>
        </w:tc>
        <w:tc>
          <w:tcPr>
            <w:tcW w:w="16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Whole House Performance Program</w:t>
            </w:r>
          </w:p>
        </w:tc>
        <w:tc>
          <w:tcPr>
            <w:tcW w:w="155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Whole House Prescriptive Program/</w:t>
            </w:r>
          </w:p>
        </w:tc>
        <w:tc>
          <w:tcPr>
            <w:tcW w:w="153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Prescriptive Whole House Retrofit/</w:t>
            </w:r>
          </w:p>
        </w:tc>
        <w:tc>
          <w:tcPr>
            <w:tcW w:w="162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Prescriptive Whole House Retrofit/</w:t>
            </w:r>
          </w:p>
        </w:tc>
      </w:tr>
      <w:tr w:rsidR="00196AB5" w:rsidRPr="00715EC5" w:rsidTr="00196AB5">
        <w:trPr>
          <w:cantSplit/>
          <w:trHeight w:val="1279"/>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(Source: CPUC Tracking Data 2010-2012)</w:t>
            </w:r>
          </w:p>
        </w:tc>
        <w:tc>
          <w:tcPr>
            <w:tcW w:w="18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5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Comprehensive Home Performance</w:t>
            </w:r>
          </w:p>
        </w:tc>
        <w:tc>
          <w:tcPr>
            <w:tcW w:w="153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Local Whole Home Performance</w:t>
            </w:r>
          </w:p>
        </w:tc>
        <w:tc>
          <w:tcPr>
            <w:tcW w:w="162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Local Whole Home</w:t>
            </w:r>
          </w:p>
        </w:tc>
      </w:tr>
      <w:tr w:rsidR="00196AB5" w:rsidRPr="00715EC5" w:rsidTr="00196AB5">
        <w:trPr>
          <w:trHeight w:val="163"/>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Performance</w:t>
            </w:r>
          </w:p>
        </w:tc>
      </w:tr>
      <w:tr w:rsidR="00196AB5" w:rsidRPr="00715EC5" w:rsidTr="00196AB5">
        <w:trPr>
          <w:trHeight w:val="901"/>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9754DB" w:rsidP="00715EC5">
            <w:pPr>
              <w:keepNext/>
              <w:spacing w:line="240" w:lineRule="auto"/>
              <w:jc w:val="center"/>
              <w:rPr>
                <w:rFonts w:ascii="Arial" w:hAnsi="Arial" w:cs="Arial"/>
                <w:color w:val="0000FF"/>
                <w:sz w:val="20"/>
                <w:szCs w:val="20"/>
                <w:u w:val="single"/>
                <w:lang w:eastAsia="zh-CN"/>
              </w:rPr>
            </w:pPr>
            <w:r w:rsidRPr="00715EC5">
              <w:rPr>
                <w:rFonts w:ascii="Arial" w:hAnsi="Arial" w:cs="Arial"/>
                <w:color w:val="0000FF"/>
                <w:sz w:val="20"/>
                <w:szCs w:val="20"/>
                <w:u w:val="single"/>
                <w:lang w:eastAsia="zh-CN"/>
              </w:rPr>
              <w:t>Number of Program Participants [1]</w:t>
            </w:r>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3,823</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2,231</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828</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720</w:t>
            </w:r>
          </w:p>
        </w:tc>
      </w:tr>
      <w:tr w:rsidR="00196AB5" w:rsidRPr="00715EC5" w:rsidTr="00196AB5">
        <w:trPr>
          <w:trHeight w:val="604"/>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Installation period</w:t>
            </w:r>
          </w:p>
        </w:tc>
        <w:tc>
          <w:tcPr>
            <w:tcW w:w="16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July 2010-December 2012</w:t>
            </w:r>
          </w:p>
        </w:tc>
        <w:tc>
          <w:tcPr>
            <w:tcW w:w="155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December 2010-</w:t>
            </w:r>
          </w:p>
        </w:tc>
        <w:tc>
          <w:tcPr>
            <w:tcW w:w="153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March 2011- December 2012</w:t>
            </w:r>
          </w:p>
        </w:tc>
        <w:tc>
          <w:tcPr>
            <w:tcW w:w="16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November 2010- December 2012</w:t>
            </w:r>
          </w:p>
        </w:tc>
      </w:tr>
      <w:tr w:rsidR="00196AB5" w:rsidRPr="00715EC5" w:rsidTr="00196AB5">
        <w:trPr>
          <w:trHeight w:val="270"/>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Dec-12</w:t>
            </w:r>
          </w:p>
        </w:tc>
        <w:tc>
          <w:tcPr>
            <w:tcW w:w="153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2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r>
      <w:tr w:rsidR="00196AB5" w:rsidRPr="00715EC5" w:rsidTr="00196AB5">
        <w:trPr>
          <w:trHeight w:val="1279"/>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Total electric (kWh) savings - Basic and Advanced (unadjusted)</w:t>
            </w:r>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7,044,372</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2,331,032</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8,658</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1,170,699</w:t>
            </w:r>
          </w:p>
        </w:tc>
      </w:tr>
      <w:tr w:rsidR="00196AB5" w:rsidRPr="00715EC5" w:rsidTr="00196AB5">
        <w:trPr>
          <w:trHeight w:val="1243"/>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 xml:space="preserve">Advanced Path Total electric (kWh) savings - </w:t>
            </w:r>
            <w:proofErr w:type="spellStart"/>
            <w:r w:rsidRPr="00715EC5">
              <w:rPr>
                <w:rFonts w:ascii="Arial" w:hAnsi="Arial" w:cs="Arial"/>
                <w:color w:val="000000"/>
                <w:sz w:val="20"/>
                <w:szCs w:val="20"/>
                <w:lang w:eastAsia="zh-CN"/>
              </w:rPr>
              <w:t>EnergyPro</w:t>
            </w:r>
            <w:proofErr w:type="spellEnd"/>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7,031,903</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1,693,172</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0</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824,170</w:t>
            </w:r>
          </w:p>
        </w:tc>
      </w:tr>
      <w:tr w:rsidR="00196AB5" w:rsidRPr="00715EC5" w:rsidTr="00196AB5">
        <w:trPr>
          <w:trHeight w:val="1063"/>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Total electric (kWh) savings – claimed with adjustment</w:t>
            </w:r>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4,231,610</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1,315,129</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8,658</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676,197</w:t>
            </w:r>
          </w:p>
        </w:tc>
      </w:tr>
      <w:tr w:rsidR="00196AB5" w:rsidRPr="00715EC5" w:rsidTr="00196AB5">
        <w:trPr>
          <w:cantSplit/>
          <w:trHeight w:val="1234"/>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Total gas (</w:t>
            </w:r>
            <w:proofErr w:type="spellStart"/>
            <w:r w:rsidRPr="00715EC5">
              <w:rPr>
                <w:rFonts w:ascii="Arial" w:hAnsi="Arial" w:cs="Arial"/>
                <w:color w:val="000000"/>
                <w:sz w:val="20"/>
                <w:szCs w:val="20"/>
                <w:lang w:eastAsia="zh-CN"/>
              </w:rPr>
              <w:t>therms</w:t>
            </w:r>
            <w:proofErr w:type="spellEnd"/>
            <w:r w:rsidRPr="00715EC5">
              <w:rPr>
                <w:rFonts w:ascii="Arial" w:hAnsi="Arial" w:cs="Arial"/>
                <w:color w:val="000000"/>
                <w:sz w:val="20"/>
                <w:szCs w:val="20"/>
                <w:lang w:eastAsia="zh-CN"/>
              </w:rPr>
              <w:t>) savings - Basic and Advanced (unadjusted)</w:t>
            </w:r>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1,251,441</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-1,334</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176,340</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90,605</w:t>
            </w:r>
          </w:p>
        </w:tc>
      </w:tr>
      <w:tr w:rsidR="00196AB5" w:rsidRPr="00715EC5" w:rsidTr="00196AB5">
        <w:trPr>
          <w:trHeight w:val="973"/>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Advanced Path Total gas (</w:t>
            </w:r>
            <w:proofErr w:type="spellStart"/>
            <w:r w:rsidRPr="00715EC5">
              <w:rPr>
                <w:rFonts w:ascii="Arial" w:hAnsi="Arial" w:cs="Arial"/>
                <w:color w:val="000000"/>
                <w:sz w:val="20"/>
                <w:szCs w:val="20"/>
                <w:lang w:eastAsia="zh-CN"/>
              </w:rPr>
              <w:t>therms</w:t>
            </w:r>
            <w:proofErr w:type="spellEnd"/>
            <w:r w:rsidRPr="00715EC5">
              <w:rPr>
                <w:rFonts w:ascii="Arial" w:hAnsi="Arial" w:cs="Arial"/>
                <w:color w:val="000000"/>
                <w:sz w:val="20"/>
                <w:szCs w:val="20"/>
                <w:lang w:eastAsia="zh-CN"/>
              </w:rPr>
              <w:t xml:space="preserve">) savings - </w:t>
            </w:r>
            <w:proofErr w:type="spellStart"/>
            <w:r w:rsidRPr="00715EC5">
              <w:rPr>
                <w:rFonts w:ascii="Arial" w:hAnsi="Arial" w:cs="Arial"/>
                <w:color w:val="000000"/>
                <w:sz w:val="20"/>
                <w:szCs w:val="20"/>
                <w:lang w:eastAsia="zh-CN"/>
              </w:rPr>
              <w:t>EnergyPro</w:t>
            </w:r>
            <w:proofErr w:type="spellEnd"/>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1,249,183</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0</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174,091</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67,140</w:t>
            </w:r>
          </w:p>
        </w:tc>
      </w:tr>
      <w:tr w:rsidR="00196AB5" w:rsidRPr="00715EC5" w:rsidTr="00196AB5">
        <w:trPr>
          <w:trHeight w:val="1153"/>
          <w:tblHeader/>
          <w:jc w:val="center"/>
        </w:trPr>
        <w:tc>
          <w:tcPr>
            <w:tcW w:w="1552" w:type="dxa"/>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rPr>
                <w:rFonts w:ascii="Arial" w:hAnsi="Arial" w:cs="Arial"/>
                <w:color w:val="000000"/>
                <w:sz w:val="20"/>
                <w:szCs w:val="20"/>
                <w:lang w:eastAsia="zh-CN"/>
              </w:rPr>
            </w:pPr>
            <w:r w:rsidRPr="00715EC5">
              <w:rPr>
                <w:rFonts w:ascii="Arial" w:hAnsi="Arial" w:cs="Arial"/>
                <w:color w:val="000000"/>
                <w:sz w:val="20"/>
                <w:szCs w:val="20"/>
                <w:lang w:eastAsia="zh-CN"/>
              </w:rPr>
              <w:t> </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Total gas (</w:t>
            </w:r>
            <w:proofErr w:type="spellStart"/>
            <w:r w:rsidRPr="00715EC5">
              <w:rPr>
                <w:rFonts w:ascii="Arial" w:hAnsi="Arial" w:cs="Arial"/>
                <w:color w:val="000000"/>
                <w:sz w:val="20"/>
                <w:szCs w:val="20"/>
                <w:lang w:eastAsia="zh-CN"/>
              </w:rPr>
              <w:t>therms</w:t>
            </w:r>
            <w:proofErr w:type="spellEnd"/>
            <w:r w:rsidRPr="00715EC5">
              <w:rPr>
                <w:rFonts w:ascii="Arial" w:hAnsi="Arial" w:cs="Arial"/>
                <w:color w:val="000000"/>
                <w:sz w:val="20"/>
                <w:szCs w:val="20"/>
                <w:lang w:eastAsia="zh-CN"/>
              </w:rPr>
              <w:t>) savings - claimed with adjustment</w:t>
            </w:r>
          </w:p>
        </w:tc>
        <w:tc>
          <w:tcPr>
            <w:tcW w:w="16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751,768</w:t>
            </w:r>
          </w:p>
        </w:tc>
        <w:tc>
          <w:tcPr>
            <w:tcW w:w="155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-1,334</w:t>
            </w:r>
          </w:p>
        </w:tc>
        <w:tc>
          <w:tcPr>
            <w:tcW w:w="153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141,522</w:t>
            </w:r>
          </w:p>
        </w:tc>
        <w:tc>
          <w:tcPr>
            <w:tcW w:w="162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right"/>
              <w:rPr>
                <w:rFonts w:ascii="Arial" w:hAnsi="Arial" w:cs="Arial"/>
                <w:color w:val="000000"/>
                <w:sz w:val="20"/>
                <w:szCs w:val="20"/>
                <w:lang w:eastAsia="zh-CN"/>
              </w:rPr>
            </w:pPr>
            <w:r w:rsidRPr="00715EC5">
              <w:rPr>
                <w:rFonts w:ascii="Arial" w:hAnsi="Arial" w:cs="Arial"/>
                <w:color w:val="000000"/>
                <w:sz w:val="20"/>
                <w:szCs w:val="20"/>
                <w:lang w:eastAsia="zh-CN"/>
              </w:rPr>
              <w:t>62,656</w:t>
            </w:r>
          </w:p>
        </w:tc>
      </w:tr>
    </w:tbl>
    <w:p w:rsidR="00196AB5" w:rsidRDefault="00196AB5"/>
    <w:tbl>
      <w:tblPr>
        <w:tblW w:w="9832" w:type="dxa"/>
        <w:jc w:val="center"/>
        <w:tblInd w:w="93" w:type="dxa"/>
        <w:tblLayout w:type="fixed"/>
        <w:tblCellMar>
          <w:left w:w="115" w:type="dxa"/>
          <w:right w:w="115" w:type="dxa"/>
        </w:tblCellMar>
        <w:tblLook w:val="04A0" w:firstRow="1" w:lastRow="0" w:firstColumn="1" w:lastColumn="0" w:noHBand="0" w:noVBand="1"/>
      </w:tblPr>
      <w:tblGrid>
        <w:gridCol w:w="1552"/>
        <w:gridCol w:w="1890"/>
        <w:gridCol w:w="1690"/>
        <w:gridCol w:w="1550"/>
        <w:gridCol w:w="1530"/>
        <w:gridCol w:w="1620"/>
      </w:tblGrid>
      <w:tr w:rsidR="00196AB5" w:rsidRPr="00715EC5" w:rsidTr="00196AB5">
        <w:trPr>
          <w:trHeight w:val="662"/>
          <w:tblHeader/>
          <w:jc w:val="center"/>
        </w:trPr>
        <w:tc>
          <w:tcPr>
            <w:tcW w:w="1552" w:type="dxa"/>
            <w:tcBorders>
              <w:top w:val="nil"/>
              <w:left w:val="single" w:sz="8" w:space="0" w:color="808080"/>
              <w:bottom w:val="nil"/>
              <w:right w:val="single" w:sz="8" w:space="0" w:color="808080"/>
            </w:tcBorders>
            <w:shd w:val="clear" w:color="auto" w:fill="002776"/>
            <w:vAlign w:val="center"/>
          </w:tcPr>
          <w:p w:rsidR="00196AB5" w:rsidRPr="00196AB5" w:rsidRDefault="00196AB5" w:rsidP="00196AB5">
            <w:pPr>
              <w:jc w:val="center"/>
              <w:rPr>
                <w:rFonts w:ascii="Arial" w:hAnsi="Arial" w:cs="Arial"/>
                <w:b/>
                <w:bCs/>
                <w:color w:val="FFFFFF" w:themeColor="background1"/>
                <w:sz w:val="20"/>
                <w:szCs w:val="20"/>
              </w:rPr>
            </w:pPr>
            <w:r w:rsidRPr="00196AB5">
              <w:rPr>
                <w:rFonts w:ascii="Arial" w:hAnsi="Arial" w:cs="Arial"/>
                <w:b/>
                <w:bCs/>
                <w:color w:val="FFFFFF" w:themeColor="background1"/>
                <w:sz w:val="20"/>
                <w:szCs w:val="20"/>
              </w:rPr>
              <w:lastRenderedPageBreak/>
              <w:t>Data</w:t>
            </w:r>
          </w:p>
        </w:tc>
        <w:tc>
          <w:tcPr>
            <w:tcW w:w="1890" w:type="dxa"/>
            <w:tcBorders>
              <w:top w:val="nil"/>
              <w:left w:val="single" w:sz="8" w:space="0" w:color="808080"/>
              <w:bottom w:val="single" w:sz="8" w:space="0" w:color="808080"/>
              <w:right w:val="single" w:sz="8" w:space="0" w:color="808080"/>
            </w:tcBorders>
            <w:shd w:val="clear" w:color="auto" w:fill="002776"/>
            <w:vAlign w:val="center"/>
          </w:tcPr>
          <w:p w:rsidR="00196AB5" w:rsidRPr="00196AB5" w:rsidRDefault="00196AB5" w:rsidP="00196AB5">
            <w:pPr>
              <w:jc w:val="center"/>
              <w:rPr>
                <w:rFonts w:ascii="Arial" w:hAnsi="Arial" w:cs="Arial"/>
                <w:b/>
                <w:bCs/>
                <w:color w:val="FFFFFF" w:themeColor="background1"/>
                <w:sz w:val="20"/>
                <w:szCs w:val="20"/>
              </w:rPr>
            </w:pPr>
          </w:p>
        </w:tc>
        <w:tc>
          <w:tcPr>
            <w:tcW w:w="1690" w:type="dxa"/>
            <w:tcBorders>
              <w:top w:val="nil"/>
              <w:left w:val="single" w:sz="8" w:space="0" w:color="808080"/>
              <w:bottom w:val="single" w:sz="8" w:space="0" w:color="808080"/>
              <w:right w:val="single" w:sz="8" w:space="0" w:color="808080"/>
            </w:tcBorders>
            <w:shd w:val="clear" w:color="auto" w:fill="002776"/>
            <w:vAlign w:val="center"/>
          </w:tcPr>
          <w:p w:rsidR="00196AB5" w:rsidRPr="00196AB5" w:rsidRDefault="00196AB5" w:rsidP="00196AB5">
            <w:pPr>
              <w:jc w:val="center"/>
              <w:rPr>
                <w:rFonts w:ascii="Arial" w:hAnsi="Arial" w:cs="Arial"/>
                <w:b/>
                <w:bCs/>
                <w:color w:val="FFFFFF" w:themeColor="background1"/>
                <w:sz w:val="20"/>
                <w:szCs w:val="20"/>
              </w:rPr>
            </w:pPr>
            <w:r w:rsidRPr="00196AB5">
              <w:rPr>
                <w:rFonts w:ascii="Arial" w:hAnsi="Arial" w:cs="Arial"/>
                <w:b/>
                <w:bCs/>
                <w:color w:val="FFFFFF" w:themeColor="background1"/>
                <w:sz w:val="20"/>
                <w:szCs w:val="20"/>
              </w:rPr>
              <w:t>PG&amp;E</w:t>
            </w:r>
          </w:p>
        </w:tc>
        <w:tc>
          <w:tcPr>
            <w:tcW w:w="1550" w:type="dxa"/>
            <w:tcBorders>
              <w:top w:val="nil"/>
              <w:left w:val="single" w:sz="8" w:space="0" w:color="808080"/>
              <w:bottom w:val="single" w:sz="8" w:space="0" w:color="808080"/>
              <w:right w:val="single" w:sz="8" w:space="0" w:color="808080"/>
            </w:tcBorders>
            <w:shd w:val="clear" w:color="auto" w:fill="002776"/>
            <w:vAlign w:val="center"/>
          </w:tcPr>
          <w:p w:rsidR="00196AB5" w:rsidRPr="00196AB5" w:rsidRDefault="00196AB5" w:rsidP="00196AB5">
            <w:pPr>
              <w:jc w:val="center"/>
              <w:rPr>
                <w:rFonts w:ascii="Arial" w:hAnsi="Arial" w:cs="Arial"/>
                <w:b/>
                <w:bCs/>
                <w:color w:val="FFFFFF" w:themeColor="background1"/>
                <w:sz w:val="20"/>
                <w:szCs w:val="20"/>
              </w:rPr>
            </w:pPr>
            <w:r w:rsidRPr="00196AB5">
              <w:rPr>
                <w:rFonts w:ascii="Arial" w:hAnsi="Arial" w:cs="Arial"/>
                <w:b/>
                <w:bCs/>
                <w:color w:val="FFFFFF" w:themeColor="background1"/>
                <w:sz w:val="20"/>
                <w:szCs w:val="20"/>
              </w:rPr>
              <w:t>SCE</w:t>
            </w:r>
          </w:p>
        </w:tc>
        <w:tc>
          <w:tcPr>
            <w:tcW w:w="1530" w:type="dxa"/>
            <w:tcBorders>
              <w:top w:val="nil"/>
              <w:left w:val="single" w:sz="8" w:space="0" w:color="808080"/>
              <w:bottom w:val="single" w:sz="8" w:space="0" w:color="808080"/>
              <w:right w:val="single" w:sz="8" w:space="0" w:color="808080"/>
            </w:tcBorders>
            <w:shd w:val="clear" w:color="auto" w:fill="002776"/>
            <w:vAlign w:val="center"/>
          </w:tcPr>
          <w:p w:rsidR="00196AB5" w:rsidRPr="00196AB5" w:rsidRDefault="00196AB5" w:rsidP="00196AB5">
            <w:pPr>
              <w:jc w:val="center"/>
              <w:rPr>
                <w:rFonts w:ascii="Arial" w:hAnsi="Arial" w:cs="Arial"/>
                <w:b/>
                <w:bCs/>
                <w:color w:val="FFFFFF" w:themeColor="background1"/>
                <w:sz w:val="20"/>
                <w:szCs w:val="20"/>
              </w:rPr>
            </w:pPr>
            <w:r w:rsidRPr="00196AB5">
              <w:rPr>
                <w:rFonts w:ascii="Arial" w:hAnsi="Arial" w:cs="Arial"/>
                <w:b/>
                <w:bCs/>
                <w:color w:val="FFFFFF" w:themeColor="background1"/>
                <w:sz w:val="20"/>
                <w:szCs w:val="20"/>
              </w:rPr>
              <w:t>SCG</w:t>
            </w:r>
          </w:p>
        </w:tc>
        <w:tc>
          <w:tcPr>
            <w:tcW w:w="1620" w:type="dxa"/>
            <w:tcBorders>
              <w:top w:val="nil"/>
              <w:left w:val="single" w:sz="8" w:space="0" w:color="808080"/>
              <w:bottom w:val="single" w:sz="8" w:space="0" w:color="808080"/>
              <w:right w:val="single" w:sz="8" w:space="0" w:color="808080"/>
            </w:tcBorders>
            <w:shd w:val="clear" w:color="auto" w:fill="002776"/>
            <w:vAlign w:val="center"/>
          </w:tcPr>
          <w:p w:rsidR="00196AB5" w:rsidRPr="00196AB5" w:rsidRDefault="00196AB5" w:rsidP="00196AB5">
            <w:pPr>
              <w:jc w:val="center"/>
              <w:rPr>
                <w:rFonts w:ascii="Arial" w:hAnsi="Arial" w:cs="Arial"/>
                <w:b/>
                <w:bCs/>
                <w:color w:val="FFFFFF" w:themeColor="background1"/>
                <w:sz w:val="20"/>
                <w:szCs w:val="20"/>
              </w:rPr>
            </w:pPr>
            <w:r w:rsidRPr="00196AB5">
              <w:rPr>
                <w:rFonts w:ascii="Arial" w:hAnsi="Arial" w:cs="Arial"/>
                <w:b/>
                <w:bCs/>
                <w:color w:val="FFFFFF" w:themeColor="background1"/>
                <w:sz w:val="20"/>
                <w:szCs w:val="20"/>
              </w:rPr>
              <w:t>SDG&amp;E</w:t>
            </w:r>
          </w:p>
        </w:tc>
      </w:tr>
      <w:tr w:rsidR="00196AB5" w:rsidRPr="00715EC5" w:rsidTr="00196AB5">
        <w:trPr>
          <w:trHeight w:val="1468"/>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196AB5">
            <w:pPr>
              <w:keepNext/>
              <w:spacing w:line="240" w:lineRule="auto"/>
              <w:jc w:val="center"/>
              <w:rPr>
                <w:rFonts w:ascii="Arial" w:hAnsi="Arial" w:cs="Arial"/>
                <w:b/>
                <w:bCs/>
                <w:color w:val="000000"/>
                <w:sz w:val="20"/>
                <w:szCs w:val="20"/>
                <w:lang w:eastAsia="zh-CN"/>
              </w:rPr>
            </w:pPr>
            <w:r w:rsidRPr="00715EC5">
              <w:rPr>
                <w:rFonts w:ascii="Arial" w:hAnsi="Arial" w:cs="Arial"/>
                <w:b/>
                <w:bCs/>
                <w:color w:val="000000"/>
                <w:sz w:val="20"/>
                <w:szCs w:val="20"/>
                <w:lang w:eastAsia="zh-CN"/>
              </w:rPr>
              <w:t>Billing Data</w:t>
            </w:r>
          </w:p>
        </w:tc>
        <w:tc>
          <w:tcPr>
            <w:tcW w:w="18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196AB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Billing periods available</w:t>
            </w:r>
          </w:p>
        </w:tc>
        <w:tc>
          <w:tcPr>
            <w:tcW w:w="16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196AB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Monthly billing data from Jan. 2009-Dec. 2012</w:t>
            </w:r>
          </w:p>
        </w:tc>
        <w:tc>
          <w:tcPr>
            <w:tcW w:w="155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196AB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Monthly billing data from Jan. 2009-Feb. 2013</w:t>
            </w:r>
          </w:p>
        </w:tc>
        <w:tc>
          <w:tcPr>
            <w:tcW w:w="153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196AB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Monthly billing data from Jan. 2009-Dec. 2012</w:t>
            </w:r>
          </w:p>
        </w:tc>
        <w:tc>
          <w:tcPr>
            <w:tcW w:w="16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196AB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Monthly billing data from Jan. 2009-Feb. 2013</w:t>
            </w:r>
          </w:p>
        </w:tc>
      </w:tr>
      <w:tr w:rsidR="00196AB5" w:rsidRPr="00715EC5" w:rsidTr="00196AB5">
        <w:trPr>
          <w:trHeight w:val="496"/>
          <w:tblHeader/>
          <w:jc w:val="center"/>
        </w:trPr>
        <w:tc>
          <w:tcPr>
            <w:tcW w:w="1552" w:type="dxa"/>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(Source: IOU)</w:t>
            </w:r>
          </w:p>
        </w:tc>
        <w:tc>
          <w:tcPr>
            <w:tcW w:w="18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5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3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2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r>
      <w:tr w:rsidR="00196AB5" w:rsidRPr="00715EC5" w:rsidTr="00196AB5">
        <w:trPr>
          <w:trHeight w:val="510"/>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b/>
                <w:bCs/>
                <w:color w:val="000000"/>
                <w:sz w:val="20"/>
                <w:szCs w:val="20"/>
                <w:lang w:eastAsia="zh-CN"/>
              </w:rPr>
            </w:pPr>
            <w:r w:rsidRPr="00715EC5">
              <w:rPr>
                <w:rFonts w:ascii="Arial" w:hAnsi="Arial" w:cs="Arial"/>
                <w:b/>
                <w:bCs/>
                <w:color w:val="000000"/>
                <w:sz w:val="20"/>
                <w:szCs w:val="20"/>
                <w:lang w:eastAsia="zh-CN"/>
              </w:rPr>
              <w:t>Customer Data</w:t>
            </w:r>
          </w:p>
        </w:tc>
        <w:tc>
          <w:tcPr>
            <w:tcW w:w="18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Available</w:t>
            </w:r>
          </w:p>
        </w:tc>
        <w:tc>
          <w:tcPr>
            <w:tcW w:w="16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c>
          <w:tcPr>
            <w:tcW w:w="155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c>
          <w:tcPr>
            <w:tcW w:w="153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Included in billing data</w:t>
            </w:r>
          </w:p>
        </w:tc>
        <w:tc>
          <w:tcPr>
            <w:tcW w:w="16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r>
      <w:tr w:rsidR="00196AB5" w:rsidRPr="00715EC5" w:rsidTr="00196AB5">
        <w:trPr>
          <w:trHeight w:val="525"/>
          <w:tblHeader/>
          <w:jc w:val="center"/>
        </w:trPr>
        <w:tc>
          <w:tcPr>
            <w:tcW w:w="1552" w:type="dxa"/>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(Source: IOU)</w:t>
            </w:r>
          </w:p>
        </w:tc>
        <w:tc>
          <w:tcPr>
            <w:tcW w:w="18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5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3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2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r>
      <w:tr w:rsidR="00196AB5" w:rsidRPr="00715EC5" w:rsidTr="00196AB5">
        <w:trPr>
          <w:trHeight w:val="510"/>
          <w:tblHeader/>
          <w:jc w:val="center"/>
        </w:trPr>
        <w:tc>
          <w:tcPr>
            <w:tcW w:w="1552" w:type="dxa"/>
            <w:tcBorders>
              <w:top w:val="nil"/>
              <w:left w:val="single" w:sz="8" w:space="0" w:color="808080"/>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b/>
                <w:bCs/>
                <w:color w:val="000000"/>
                <w:sz w:val="20"/>
                <w:szCs w:val="20"/>
                <w:lang w:eastAsia="zh-CN"/>
              </w:rPr>
            </w:pPr>
            <w:r w:rsidRPr="00715EC5">
              <w:rPr>
                <w:rFonts w:ascii="Arial" w:hAnsi="Arial" w:cs="Arial"/>
                <w:b/>
                <w:bCs/>
                <w:color w:val="000000"/>
                <w:sz w:val="20"/>
                <w:szCs w:val="20"/>
                <w:lang w:eastAsia="zh-CN"/>
              </w:rPr>
              <w:t>Weather Data</w:t>
            </w:r>
          </w:p>
        </w:tc>
        <w:tc>
          <w:tcPr>
            <w:tcW w:w="1890" w:type="dxa"/>
            <w:tcBorders>
              <w:top w:val="nil"/>
              <w:left w:val="nil"/>
              <w:bottom w:val="nil"/>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Available:</w:t>
            </w:r>
          </w:p>
        </w:tc>
        <w:tc>
          <w:tcPr>
            <w:tcW w:w="169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c>
          <w:tcPr>
            <w:tcW w:w="155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c>
          <w:tcPr>
            <w:tcW w:w="153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c>
          <w:tcPr>
            <w:tcW w:w="1620" w:type="dxa"/>
            <w:vMerge w:val="restart"/>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Yes</w:t>
            </w:r>
          </w:p>
        </w:tc>
      </w:tr>
      <w:tr w:rsidR="00196AB5" w:rsidRPr="00715EC5" w:rsidTr="00196AB5">
        <w:trPr>
          <w:trHeight w:val="1153"/>
          <w:tblHeader/>
          <w:jc w:val="center"/>
        </w:trPr>
        <w:tc>
          <w:tcPr>
            <w:tcW w:w="1552" w:type="dxa"/>
            <w:tcBorders>
              <w:top w:val="nil"/>
              <w:left w:val="single" w:sz="8" w:space="0" w:color="808080"/>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(Source: NOAA, NREL, and CTZ2)</w:t>
            </w:r>
          </w:p>
        </w:tc>
        <w:tc>
          <w:tcPr>
            <w:tcW w:w="1890" w:type="dxa"/>
            <w:tcBorders>
              <w:top w:val="nil"/>
              <w:left w:val="nil"/>
              <w:bottom w:val="single" w:sz="8" w:space="0" w:color="808080"/>
              <w:right w:val="single" w:sz="8" w:space="0" w:color="808080"/>
            </w:tcBorders>
            <w:shd w:val="clear" w:color="auto" w:fill="auto"/>
            <w:vAlign w:val="center"/>
            <w:hideMark/>
          </w:tcPr>
          <w:p w:rsidR="00715EC5" w:rsidRPr="00715EC5" w:rsidRDefault="00715EC5" w:rsidP="00715EC5">
            <w:pPr>
              <w:keepNext/>
              <w:spacing w:line="240" w:lineRule="auto"/>
              <w:jc w:val="center"/>
              <w:rPr>
                <w:rFonts w:ascii="Arial" w:hAnsi="Arial" w:cs="Arial"/>
                <w:color w:val="000000"/>
                <w:sz w:val="20"/>
                <w:szCs w:val="20"/>
                <w:lang w:eastAsia="zh-CN"/>
              </w:rPr>
            </w:pPr>
            <w:r w:rsidRPr="00715EC5">
              <w:rPr>
                <w:rFonts w:ascii="Arial" w:hAnsi="Arial" w:cs="Arial"/>
                <w:color w:val="000000"/>
                <w:sz w:val="20"/>
                <w:szCs w:val="20"/>
                <w:lang w:eastAsia="zh-CN"/>
              </w:rPr>
              <w:t>Actual, TMY3, and California Climate Zone weather data</w:t>
            </w:r>
          </w:p>
        </w:tc>
        <w:tc>
          <w:tcPr>
            <w:tcW w:w="169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5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53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c>
          <w:tcPr>
            <w:tcW w:w="1620" w:type="dxa"/>
            <w:vMerge/>
            <w:tcBorders>
              <w:top w:val="nil"/>
              <w:left w:val="single" w:sz="8" w:space="0" w:color="808080"/>
              <w:bottom w:val="single" w:sz="8" w:space="0" w:color="808080"/>
              <w:right w:val="single" w:sz="8" w:space="0" w:color="808080"/>
            </w:tcBorders>
            <w:vAlign w:val="center"/>
            <w:hideMark/>
          </w:tcPr>
          <w:p w:rsidR="00715EC5" w:rsidRPr="00715EC5" w:rsidRDefault="00715EC5" w:rsidP="00715EC5">
            <w:pPr>
              <w:keepNext/>
              <w:spacing w:line="240" w:lineRule="auto"/>
              <w:rPr>
                <w:rFonts w:ascii="Arial" w:hAnsi="Arial" w:cs="Arial"/>
                <w:color w:val="000000"/>
                <w:sz w:val="20"/>
                <w:szCs w:val="20"/>
                <w:lang w:eastAsia="zh-CN"/>
              </w:rPr>
            </w:pPr>
          </w:p>
        </w:tc>
      </w:tr>
    </w:tbl>
    <w:p w:rsidR="00E30443" w:rsidRDefault="0034000E" w:rsidP="00DE552D">
      <w:pPr>
        <w:pStyle w:val="BodyText"/>
      </w:pPr>
      <w:r>
        <w:t xml:space="preserve">[1] For the purposes of this table, a Program Participant is equivalent to a residential premise in the utilities’ customer information data.  The number of participating accounts is slightly higher (3,837 for PG&amp;E, 2,248 for SCE, 828 for SCG, and the same -720- for SDG&amp;E).  </w:t>
      </w:r>
    </w:p>
    <w:p w:rsidR="0034000E" w:rsidRPr="00FA2C05" w:rsidRDefault="0034000E" w:rsidP="00DE552D">
      <w:pPr>
        <w:pStyle w:val="BodyText"/>
      </w:pPr>
    </w:p>
    <w:p w:rsidR="00E30443" w:rsidRDefault="00527BEB" w:rsidP="00517183">
      <w:pPr>
        <w:pStyle w:val="BodyText"/>
      </w:pPr>
      <w:r w:rsidRPr="008B2DE2">
        <w:fldChar w:fldCharType="begin"/>
      </w:r>
      <w:r w:rsidRPr="008B2DE2">
        <w:instrText xml:space="preserve"> REF _Ref366833323 \h  \* MERGEFORMAT </w:instrText>
      </w:r>
      <w:r w:rsidRPr="008B2DE2">
        <w:fldChar w:fldCharType="separate"/>
      </w:r>
      <w:r w:rsidR="000C56BE">
        <w:t>Table</w:t>
      </w:r>
      <w:r w:rsidR="000C56BE" w:rsidRPr="00735CDE">
        <w:t xml:space="preserve"> </w:t>
      </w:r>
      <w:r w:rsidR="000C56BE">
        <w:t>9</w:t>
      </w:r>
      <w:r w:rsidRPr="008B2DE2">
        <w:fldChar w:fldCharType="end"/>
      </w:r>
      <w:r w:rsidRPr="008B2DE2">
        <w:t xml:space="preserve"> summarizes the program population by installation year and the final sample used in billing analysis for each IOU.</w:t>
      </w:r>
    </w:p>
    <w:p w:rsidR="005016B0" w:rsidRPr="008B2DE2" w:rsidRDefault="005016B0" w:rsidP="00517183">
      <w:pPr>
        <w:pStyle w:val="BodyText"/>
      </w:pPr>
    </w:p>
    <w:p w:rsidR="00E30443" w:rsidRPr="00153D32" w:rsidRDefault="00BB72BF" w:rsidP="00342634">
      <w:pPr>
        <w:pStyle w:val="Caption"/>
      </w:pPr>
      <w:bookmarkStart w:id="102" w:name="_Ref366833323"/>
      <w:bookmarkStart w:id="103" w:name="_Toc390102288"/>
      <w:bookmarkStart w:id="104" w:name="_Toc393446078"/>
      <w:r>
        <w:lastRenderedPageBreak/>
        <w:t>Table</w:t>
      </w:r>
      <w:r w:rsidR="00E30443" w:rsidRPr="00735CDE">
        <w:t xml:space="preserve"> </w:t>
      </w:r>
      <w:r w:rsidR="00867E9C">
        <w:fldChar w:fldCharType="begin"/>
      </w:r>
      <w:r w:rsidR="00867E9C">
        <w:instrText xml:space="preserve"> SEQ Table \* ARABIC </w:instrText>
      </w:r>
      <w:r w:rsidR="00867E9C">
        <w:fldChar w:fldCharType="separate"/>
      </w:r>
      <w:r w:rsidR="00342634">
        <w:rPr>
          <w:noProof/>
        </w:rPr>
        <w:t>9</w:t>
      </w:r>
      <w:r w:rsidR="00867E9C">
        <w:rPr>
          <w:noProof/>
        </w:rPr>
        <w:fldChar w:fldCharType="end"/>
      </w:r>
      <w:bookmarkEnd w:id="102"/>
      <w:r w:rsidR="00CE18FF">
        <w:t>:</w:t>
      </w:r>
      <w:r w:rsidR="00E30443">
        <w:t xml:space="preserve"> </w:t>
      </w:r>
      <w:r w:rsidR="00875490">
        <w:t xml:space="preserve">Number of Program Participants </w:t>
      </w:r>
      <w:r w:rsidR="00875490">
        <w:br/>
        <w:t>and Number of Program Participants</w:t>
      </w:r>
      <w:r w:rsidR="00E30443" w:rsidRPr="00735CDE">
        <w:t xml:space="preserve"> Used in Billing Analysis</w:t>
      </w:r>
      <w:bookmarkEnd w:id="103"/>
      <w:bookmarkEnd w:id="104"/>
    </w:p>
    <w:tbl>
      <w:tblPr>
        <w:tblW w:w="8227" w:type="dxa"/>
        <w:jc w:val="center"/>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67"/>
        <w:gridCol w:w="1484"/>
        <w:gridCol w:w="1453"/>
        <w:gridCol w:w="1430"/>
        <w:gridCol w:w="1293"/>
      </w:tblGrid>
      <w:tr w:rsidR="002D677F" w:rsidRPr="00196AB5" w:rsidTr="00196AB5">
        <w:trPr>
          <w:trHeight w:val="543"/>
          <w:tblHeader/>
          <w:jc w:val="center"/>
        </w:trPr>
        <w:tc>
          <w:tcPr>
            <w:tcW w:w="2567" w:type="dxa"/>
            <w:shd w:val="clear" w:color="auto" w:fill="002776"/>
            <w:vAlign w:val="center"/>
            <w:hideMark/>
          </w:tcPr>
          <w:p w:rsidR="002D677F" w:rsidRPr="00196AB5" w:rsidRDefault="002D677F" w:rsidP="00716EB1">
            <w:pPr>
              <w:keepNext/>
              <w:jc w:val="center"/>
              <w:rPr>
                <w:rFonts w:ascii="Arial" w:hAnsi="Arial" w:cs="Arial"/>
                <w:b/>
                <w:bCs/>
                <w:color w:val="FFFFFF"/>
                <w:sz w:val="20"/>
                <w:szCs w:val="20"/>
              </w:rPr>
            </w:pPr>
            <w:r w:rsidRPr="00196AB5">
              <w:rPr>
                <w:rFonts w:ascii="Arial" w:hAnsi="Arial" w:cs="Arial"/>
                <w:b/>
                <w:bCs/>
                <w:color w:val="FFFFFF"/>
                <w:sz w:val="20"/>
                <w:szCs w:val="20"/>
              </w:rPr>
              <w:t>Data Disposition</w:t>
            </w:r>
          </w:p>
        </w:tc>
        <w:tc>
          <w:tcPr>
            <w:tcW w:w="1484" w:type="dxa"/>
            <w:shd w:val="clear" w:color="auto" w:fill="002776"/>
            <w:vAlign w:val="center"/>
            <w:hideMark/>
          </w:tcPr>
          <w:p w:rsidR="002D677F" w:rsidRPr="00196AB5" w:rsidRDefault="002D677F" w:rsidP="00DF1E3D">
            <w:pPr>
              <w:keepNext/>
              <w:jc w:val="center"/>
              <w:rPr>
                <w:rFonts w:ascii="Arial" w:hAnsi="Arial" w:cs="Arial"/>
                <w:b/>
                <w:bCs/>
                <w:color w:val="FFFFFF"/>
                <w:sz w:val="20"/>
                <w:szCs w:val="20"/>
              </w:rPr>
            </w:pPr>
            <w:r w:rsidRPr="00196AB5">
              <w:rPr>
                <w:rFonts w:ascii="Arial" w:hAnsi="Arial" w:cs="Arial"/>
                <w:b/>
                <w:bCs/>
                <w:color w:val="FFFFFF"/>
                <w:sz w:val="20"/>
                <w:szCs w:val="20"/>
              </w:rPr>
              <w:t>PG&amp;E</w:t>
            </w:r>
          </w:p>
        </w:tc>
        <w:tc>
          <w:tcPr>
            <w:tcW w:w="1453" w:type="dxa"/>
            <w:shd w:val="clear" w:color="000000" w:fill="002776"/>
            <w:vAlign w:val="center"/>
            <w:hideMark/>
          </w:tcPr>
          <w:p w:rsidR="002D677F" w:rsidRPr="00196AB5" w:rsidRDefault="002D677F" w:rsidP="00DF1E3D">
            <w:pPr>
              <w:keepNext/>
              <w:jc w:val="center"/>
              <w:rPr>
                <w:rFonts w:ascii="Arial" w:hAnsi="Arial" w:cs="Arial"/>
                <w:b/>
                <w:bCs/>
                <w:color w:val="FFFFFF"/>
                <w:sz w:val="20"/>
                <w:szCs w:val="20"/>
              </w:rPr>
            </w:pPr>
            <w:r w:rsidRPr="00196AB5">
              <w:rPr>
                <w:rFonts w:ascii="Arial" w:hAnsi="Arial" w:cs="Arial"/>
                <w:b/>
                <w:bCs/>
                <w:color w:val="FFFFFF"/>
                <w:sz w:val="20"/>
                <w:szCs w:val="20"/>
              </w:rPr>
              <w:t>SCE</w:t>
            </w:r>
          </w:p>
        </w:tc>
        <w:tc>
          <w:tcPr>
            <w:tcW w:w="1430" w:type="dxa"/>
            <w:shd w:val="clear" w:color="000000" w:fill="002776"/>
            <w:vAlign w:val="center"/>
            <w:hideMark/>
          </w:tcPr>
          <w:p w:rsidR="002D677F" w:rsidRPr="00196AB5" w:rsidRDefault="002D677F" w:rsidP="00DF1E3D">
            <w:pPr>
              <w:keepNext/>
              <w:jc w:val="center"/>
              <w:rPr>
                <w:rFonts w:ascii="Arial" w:hAnsi="Arial" w:cs="Arial"/>
                <w:b/>
                <w:bCs/>
                <w:color w:val="FFFFFF"/>
                <w:sz w:val="20"/>
                <w:szCs w:val="20"/>
              </w:rPr>
            </w:pPr>
            <w:r w:rsidRPr="00196AB5">
              <w:rPr>
                <w:rFonts w:ascii="Arial" w:hAnsi="Arial" w:cs="Arial"/>
                <w:b/>
                <w:bCs/>
                <w:color w:val="FFFFFF"/>
                <w:sz w:val="20"/>
                <w:szCs w:val="20"/>
              </w:rPr>
              <w:t>SCG</w:t>
            </w:r>
          </w:p>
        </w:tc>
        <w:tc>
          <w:tcPr>
            <w:tcW w:w="1293" w:type="dxa"/>
            <w:shd w:val="clear" w:color="000000" w:fill="002776"/>
            <w:vAlign w:val="center"/>
          </w:tcPr>
          <w:p w:rsidR="002D677F" w:rsidRPr="00196AB5" w:rsidRDefault="002D677F" w:rsidP="004D58DA">
            <w:pPr>
              <w:keepNext/>
              <w:jc w:val="center"/>
              <w:rPr>
                <w:rFonts w:ascii="Arial" w:hAnsi="Arial" w:cs="Arial"/>
                <w:b/>
                <w:bCs/>
                <w:color w:val="FFFFFF"/>
                <w:sz w:val="20"/>
                <w:szCs w:val="20"/>
              </w:rPr>
            </w:pPr>
            <w:r w:rsidRPr="00196AB5">
              <w:rPr>
                <w:rFonts w:ascii="Arial" w:hAnsi="Arial" w:cs="Arial"/>
                <w:b/>
                <w:bCs/>
                <w:color w:val="FFFFFF"/>
                <w:sz w:val="20"/>
                <w:szCs w:val="20"/>
              </w:rPr>
              <w:t>SDG&amp;E</w:t>
            </w:r>
          </w:p>
        </w:tc>
      </w:tr>
      <w:tr w:rsidR="002D677F" w:rsidRPr="00196AB5" w:rsidTr="00196AB5">
        <w:trPr>
          <w:trHeight w:val="432"/>
          <w:jc w:val="center"/>
        </w:trPr>
        <w:tc>
          <w:tcPr>
            <w:tcW w:w="2567" w:type="dxa"/>
            <w:shd w:val="clear" w:color="auto" w:fill="EAF6FC" w:themeFill="accent3" w:themeFillTint="33"/>
            <w:vAlign w:val="center"/>
            <w:hideMark/>
          </w:tcPr>
          <w:p w:rsidR="002D677F" w:rsidRPr="00196AB5" w:rsidRDefault="002D677F" w:rsidP="00256D8F">
            <w:pPr>
              <w:keepNext/>
              <w:rPr>
                <w:rFonts w:ascii="Arial" w:hAnsi="Arial" w:cs="Arial"/>
                <w:b/>
                <w:bCs/>
                <w:color w:val="000000"/>
                <w:sz w:val="20"/>
                <w:szCs w:val="20"/>
              </w:rPr>
            </w:pPr>
            <w:r w:rsidRPr="00196AB5">
              <w:rPr>
                <w:rFonts w:ascii="Arial" w:hAnsi="Arial" w:cs="Arial"/>
                <w:b/>
                <w:bCs/>
                <w:color w:val="000000" w:themeColor="text1"/>
                <w:sz w:val="20"/>
                <w:szCs w:val="20"/>
              </w:rPr>
              <w:t>Number of program participants</w:t>
            </w:r>
          </w:p>
        </w:tc>
        <w:tc>
          <w:tcPr>
            <w:tcW w:w="1484"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3,823</w:t>
            </w:r>
          </w:p>
        </w:tc>
        <w:tc>
          <w:tcPr>
            <w:tcW w:w="1453"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2,231</w:t>
            </w:r>
          </w:p>
        </w:tc>
        <w:tc>
          <w:tcPr>
            <w:tcW w:w="1430" w:type="dxa"/>
            <w:shd w:val="clear" w:color="auto" w:fill="EAF6FC" w:themeFill="accent3" w:themeFillTint="33"/>
            <w:vAlign w:val="center"/>
            <w:hideMark/>
          </w:tcPr>
          <w:p w:rsidR="002D677F" w:rsidRPr="00196AB5" w:rsidRDefault="00283515" w:rsidP="00283515">
            <w:pPr>
              <w:keepNext/>
              <w:jc w:val="right"/>
              <w:rPr>
                <w:rFonts w:ascii="Arial" w:hAnsi="Arial" w:cs="Arial"/>
                <w:b/>
                <w:bCs/>
                <w:color w:val="000000"/>
                <w:sz w:val="20"/>
                <w:szCs w:val="20"/>
              </w:rPr>
            </w:pPr>
            <w:r w:rsidRPr="00196AB5">
              <w:rPr>
                <w:rFonts w:ascii="Arial" w:hAnsi="Arial" w:cs="Arial"/>
                <w:b/>
                <w:bCs/>
                <w:color w:val="000000"/>
                <w:sz w:val="20"/>
                <w:szCs w:val="20"/>
              </w:rPr>
              <w:t xml:space="preserve">828 </w:t>
            </w:r>
            <w:r w:rsidR="002D677F" w:rsidRPr="00196AB5">
              <w:rPr>
                <w:rFonts w:ascii="Arial" w:hAnsi="Arial" w:cs="Arial"/>
                <w:b/>
                <w:bCs/>
                <w:color w:val="000000"/>
                <w:sz w:val="20"/>
                <w:szCs w:val="20"/>
              </w:rPr>
              <w:t>(a)</w:t>
            </w:r>
          </w:p>
        </w:tc>
        <w:tc>
          <w:tcPr>
            <w:tcW w:w="1293" w:type="dxa"/>
            <w:shd w:val="clear" w:color="auto" w:fill="EAF6FC" w:themeFill="accent3" w:themeFillTint="33"/>
            <w:vAlign w:val="center"/>
          </w:tcPr>
          <w:p w:rsidR="002D677F" w:rsidRPr="00196AB5" w:rsidRDefault="002D677F" w:rsidP="004D58DA">
            <w:pPr>
              <w:keepNext/>
              <w:jc w:val="right"/>
              <w:rPr>
                <w:rFonts w:ascii="Arial" w:hAnsi="Arial" w:cs="Arial"/>
                <w:b/>
                <w:bCs/>
                <w:color w:val="000000"/>
                <w:sz w:val="20"/>
                <w:szCs w:val="20"/>
              </w:rPr>
            </w:pPr>
            <w:r w:rsidRPr="00196AB5">
              <w:rPr>
                <w:rFonts w:ascii="Arial" w:hAnsi="Arial" w:cs="Arial"/>
                <w:b/>
                <w:bCs/>
                <w:color w:val="000000"/>
                <w:sz w:val="20"/>
                <w:szCs w:val="20"/>
              </w:rPr>
              <w:t>720</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By Fuel</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ind w:firstLineChars="100" w:firstLine="200"/>
              <w:rPr>
                <w:rFonts w:ascii="Arial" w:hAnsi="Arial" w:cs="Arial"/>
                <w:color w:val="000000"/>
                <w:sz w:val="20"/>
                <w:szCs w:val="20"/>
              </w:rPr>
            </w:pPr>
            <w:r w:rsidRPr="00196AB5">
              <w:rPr>
                <w:rFonts w:ascii="Arial" w:hAnsi="Arial" w:cs="Arial"/>
                <w:color w:val="000000"/>
                <w:sz w:val="20"/>
                <w:szCs w:val="20"/>
              </w:rPr>
              <w:t>Both electric and gas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2,445</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686</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ind w:firstLineChars="100" w:firstLine="200"/>
              <w:rPr>
                <w:rFonts w:ascii="Arial" w:hAnsi="Arial" w:cs="Arial"/>
                <w:color w:val="000000"/>
                <w:sz w:val="20"/>
                <w:szCs w:val="20"/>
              </w:rPr>
            </w:pPr>
            <w:r w:rsidRPr="00196AB5">
              <w:rPr>
                <w:rFonts w:ascii="Arial" w:hAnsi="Arial" w:cs="Arial"/>
                <w:color w:val="000000"/>
                <w:sz w:val="20"/>
                <w:szCs w:val="20"/>
              </w:rPr>
              <w:t>Electric only</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205</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21</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ind w:firstLineChars="100" w:firstLine="200"/>
              <w:rPr>
                <w:rFonts w:ascii="Arial" w:hAnsi="Arial" w:cs="Arial"/>
                <w:color w:val="000000"/>
                <w:sz w:val="20"/>
                <w:szCs w:val="20"/>
              </w:rPr>
            </w:pPr>
            <w:r w:rsidRPr="00196AB5">
              <w:rPr>
                <w:rFonts w:ascii="Arial" w:hAnsi="Arial" w:cs="Arial"/>
                <w:color w:val="000000"/>
                <w:sz w:val="20"/>
                <w:szCs w:val="20"/>
              </w:rPr>
              <w:t>Gas only</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1,173</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13</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By program year</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ind w:firstLineChars="100" w:firstLine="200"/>
              <w:rPr>
                <w:rFonts w:ascii="Arial" w:hAnsi="Arial" w:cs="Arial"/>
                <w:color w:val="000000"/>
                <w:sz w:val="20"/>
                <w:szCs w:val="20"/>
              </w:rPr>
            </w:pPr>
            <w:r w:rsidRPr="00196AB5">
              <w:rPr>
                <w:rFonts w:ascii="Arial" w:hAnsi="Arial" w:cs="Arial"/>
                <w:color w:val="000000" w:themeColor="text1"/>
                <w:sz w:val="20"/>
                <w:szCs w:val="20"/>
              </w:rPr>
              <w:t>2010 Participants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6</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8</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2</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ind w:firstLineChars="100" w:firstLine="200"/>
              <w:rPr>
                <w:rFonts w:ascii="Arial" w:hAnsi="Arial" w:cs="Arial"/>
                <w:color w:val="000000"/>
                <w:sz w:val="20"/>
                <w:szCs w:val="20"/>
              </w:rPr>
            </w:pPr>
            <w:r w:rsidRPr="00196AB5">
              <w:rPr>
                <w:rFonts w:ascii="Arial" w:hAnsi="Arial" w:cs="Arial"/>
                <w:color w:val="000000" w:themeColor="text1"/>
                <w:sz w:val="20"/>
                <w:szCs w:val="20"/>
              </w:rPr>
              <w:t>2011 Participants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992</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723</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98</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188</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ind w:firstLineChars="100" w:firstLine="200"/>
              <w:rPr>
                <w:rFonts w:ascii="Arial" w:hAnsi="Arial" w:cs="Arial"/>
                <w:color w:val="000000"/>
                <w:sz w:val="20"/>
                <w:szCs w:val="20"/>
              </w:rPr>
            </w:pPr>
            <w:r w:rsidRPr="00196AB5">
              <w:rPr>
                <w:rFonts w:ascii="Arial" w:hAnsi="Arial" w:cs="Arial"/>
                <w:color w:val="000000" w:themeColor="text1"/>
                <w:sz w:val="20"/>
                <w:szCs w:val="20"/>
              </w:rPr>
              <w:t>2012 Participants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2,825</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1,500</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711</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515</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rPr>
              <w:t>Total number of sites in Advanced Path</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3,731</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692</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639</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318</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eastAsia="Symbol" w:hAnsi="Arial" w:cs="Arial"/>
                <w:color w:val="000000"/>
                <w:sz w:val="20"/>
                <w:szCs w:val="20"/>
              </w:rPr>
              <w:t>Total number of accounts linked to electric bills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2,650</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2,218</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693</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eastAsia="Symbol" w:hAnsi="Arial" w:cs="Arial"/>
                <w:color w:val="000000"/>
                <w:sz w:val="20"/>
                <w:szCs w:val="20"/>
              </w:rPr>
              <w:t>Total number of accounts linked to gas bills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3,618</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613</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684</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rPr>
              <w:t>Total number of net metered sites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442</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138</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63</w:t>
            </w:r>
          </w:p>
        </w:tc>
      </w:tr>
      <w:tr w:rsidR="002D677F" w:rsidRPr="00196AB5" w:rsidTr="00196AB5">
        <w:trPr>
          <w:trHeight w:val="461"/>
          <w:jc w:val="center"/>
        </w:trPr>
        <w:tc>
          <w:tcPr>
            <w:tcW w:w="2567" w:type="dxa"/>
            <w:vMerge w:val="restart"/>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Sites with 6 to 12 months in the pre and post period</w:t>
            </w:r>
          </w:p>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 </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2,292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c>
          <w:tcPr>
            <w:tcW w:w="1453"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1,959</w:t>
            </w:r>
          </w:p>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561</w:t>
            </w:r>
          </w:p>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631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r>
      <w:tr w:rsidR="002D677F" w:rsidRPr="00196AB5" w:rsidTr="00196AB5">
        <w:trPr>
          <w:trHeight w:val="300"/>
          <w:jc w:val="center"/>
        </w:trPr>
        <w:tc>
          <w:tcPr>
            <w:tcW w:w="2567" w:type="dxa"/>
            <w:vMerge/>
            <w:shd w:val="clear" w:color="auto" w:fill="auto"/>
            <w:vAlign w:val="center"/>
            <w:hideMark/>
          </w:tcPr>
          <w:p w:rsidR="002D677F" w:rsidRPr="00196AB5" w:rsidRDefault="002D677F" w:rsidP="00153D32">
            <w:pPr>
              <w:keepNext/>
              <w:rPr>
                <w:rFonts w:ascii="Arial" w:hAnsi="Arial" w:cs="Arial"/>
                <w:color w:val="000000"/>
                <w:sz w:val="20"/>
                <w:szCs w:val="20"/>
              </w:rPr>
            </w:pP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3,137 (gas)</w:t>
            </w:r>
          </w:p>
        </w:tc>
        <w:tc>
          <w:tcPr>
            <w:tcW w:w="1453" w:type="dxa"/>
            <w:vMerge/>
            <w:shd w:val="clear" w:color="auto" w:fill="auto"/>
            <w:vAlign w:val="center"/>
            <w:hideMark/>
          </w:tcPr>
          <w:p w:rsidR="002D677F" w:rsidRPr="00196AB5" w:rsidRDefault="002D677F" w:rsidP="00716EB1">
            <w:pPr>
              <w:keepNext/>
              <w:jc w:val="right"/>
              <w:rPr>
                <w:rFonts w:ascii="Arial" w:hAnsi="Arial" w:cs="Arial"/>
                <w:color w:val="000000"/>
                <w:sz w:val="20"/>
                <w:szCs w:val="20"/>
              </w:rPr>
            </w:pPr>
          </w:p>
        </w:tc>
        <w:tc>
          <w:tcPr>
            <w:tcW w:w="1430" w:type="dxa"/>
            <w:vMerge/>
            <w:shd w:val="clear" w:color="auto" w:fill="auto"/>
            <w:vAlign w:val="center"/>
            <w:hideMark/>
          </w:tcPr>
          <w:p w:rsidR="002D677F" w:rsidRPr="00196AB5" w:rsidRDefault="002D677F" w:rsidP="00716EB1">
            <w:pPr>
              <w:keepNext/>
              <w:jc w:val="right"/>
              <w:rPr>
                <w:rFonts w:ascii="Arial" w:hAnsi="Arial" w:cs="Arial"/>
                <w:color w:val="000000"/>
                <w:sz w:val="20"/>
                <w:szCs w:val="20"/>
              </w:rPr>
            </w:pP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584 (gas)</w:t>
            </w:r>
          </w:p>
        </w:tc>
      </w:tr>
      <w:tr w:rsidR="002D677F" w:rsidRPr="00196AB5" w:rsidTr="00196AB5">
        <w:trPr>
          <w:trHeight w:val="434"/>
          <w:jc w:val="center"/>
        </w:trPr>
        <w:tc>
          <w:tcPr>
            <w:tcW w:w="2567" w:type="dxa"/>
            <w:vMerge w:val="restart"/>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Sites with 9 to 12 months in the pre and post period</w:t>
            </w:r>
          </w:p>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 </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2,177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c>
          <w:tcPr>
            <w:tcW w:w="1453"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1,888</w:t>
            </w:r>
          </w:p>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543</w:t>
            </w:r>
          </w:p>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610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r>
      <w:tr w:rsidR="002D677F" w:rsidRPr="00196AB5" w:rsidTr="00196AB5">
        <w:trPr>
          <w:trHeight w:val="300"/>
          <w:jc w:val="center"/>
        </w:trPr>
        <w:tc>
          <w:tcPr>
            <w:tcW w:w="2567" w:type="dxa"/>
            <w:vMerge/>
            <w:shd w:val="clear" w:color="auto" w:fill="auto"/>
            <w:vAlign w:val="center"/>
            <w:hideMark/>
          </w:tcPr>
          <w:p w:rsidR="002D677F" w:rsidRPr="00196AB5" w:rsidRDefault="002D677F" w:rsidP="00153D32">
            <w:pPr>
              <w:keepNext/>
              <w:rPr>
                <w:rFonts w:ascii="Arial" w:hAnsi="Arial" w:cs="Arial"/>
                <w:color w:val="000000"/>
                <w:sz w:val="20"/>
                <w:szCs w:val="20"/>
              </w:rPr>
            </w:pP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2,984 (gas)</w:t>
            </w:r>
          </w:p>
        </w:tc>
        <w:tc>
          <w:tcPr>
            <w:tcW w:w="1453" w:type="dxa"/>
            <w:vMerge/>
            <w:shd w:val="clear" w:color="auto" w:fill="auto"/>
            <w:vAlign w:val="center"/>
            <w:hideMark/>
          </w:tcPr>
          <w:p w:rsidR="002D677F" w:rsidRPr="00196AB5" w:rsidRDefault="002D677F" w:rsidP="00716EB1">
            <w:pPr>
              <w:keepNext/>
              <w:jc w:val="right"/>
              <w:rPr>
                <w:rFonts w:ascii="Arial" w:hAnsi="Arial" w:cs="Arial"/>
                <w:color w:val="000000"/>
                <w:sz w:val="20"/>
                <w:szCs w:val="20"/>
              </w:rPr>
            </w:pPr>
          </w:p>
        </w:tc>
        <w:tc>
          <w:tcPr>
            <w:tcW w:w="1430" w:type="dxa"/>
            <w:vMerge/>
            <w:shd w:val="clear" w:color="auto" w:fill="auto"/>
            <w:vAlign w:val="center"/>
            <w:hideMark/>
          </w:tcPr>
          <w:p w:rsidR="002D677F" w:rsidRPr="00196AB5" w:rsidRDefault="002D677F" w:rsidP="00716EB1">
            <w:pPr>
              <w:keepNext/>
              <w:jc w:val="right"/>
              <w:rPr>
                <w:rFonts w:ascii="Arial" w:hAnsi="Arial" w:cs="Arial"/>
                <w:color w:val="000000"/>
                <w:sz w:val="20"/>
                <w:szCs w:val="20"/>
              </w:rPr>
            </w:pP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561 (gas)</w:t>
            </w:r>
          </w:p>
        </w:tc>
      </w:tr>
      <w:tr w:rsidR="002D677F" w:rsidRPr="00196AB5" w:rsidTr="00196AB5">
        <w:trPr>
          <w:trHeight w:val="398"/>
          <w:jc w:val="center"/>
        </w:trPr>
        <w:tc>
          <w:tcPr>
            <w:tcW w:w="2567" w:type="dxa"/>
            <w:vMerge w:val="restart"/>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Sites with 12 months in the pre and post period</w:t>
            </w:r>
          </w:p>
          <w:p w:rsidR="002D677F" w:rsidRPr="00196AB5" w:rsidRDefault="002D677F" w:rsidP="00153D32">
            <w:pPr>
              <w:keepNext/>
              <w:rPr>
                <w:rFonts w:ascii="Arial" w:hAnsi="Arial" w:cs="Arial"/>
                <w:color w:val="000000"/>
                <w:sz w:val="20"/>
                <w:szCs w:val="20"/>
              </w:rPr>
            </w:pPr>
            <w:r w:rsidRPr="00196AB5">
              <w:rPr>
                <w:rFonts w:ascii="Arial" w:hAnsi="Arial" w:cs="Arial"/>
                <w:color w:val="000000"/>
                <w:sz w:val="20"/>
                <w:szCs w:val="20"/>
              </w:rPr>
              <w:t> </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2,091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c>
          <w:tcPr>
            <w:tcW w:w="1453"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1,828</w:t>
            </w:r>
          </w:p>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536</w:t>
            </w:r>
          </w:p>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595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r>
      <w:tr w:rsidR="002D677F" w:rsidRPr="00196AB5" w:rsidTr="00196AB5">
        <w:trPr>
          <w:trHeight w:val="300"/>
          <w:jc w:val="center"/>
        </w:trPr>
        <w:tc>
          <w:tcPr>
            <w:tcW w:w="2567" w:type="dxa"/>
            <w:vMerge/>
            <w:shd w:val="clear" w:color="auto" w:fill="auto"/>
            <w:vAlign w:val="center"/>
            <w:hideMark/>
          </w:tcPr>
          <w:p w:rsidR="002D677F" w:rsidRPr="00196AB5" w:rsidRDefault="002D677F" w:rsidP="00153D32">
            <w:pPr>
              <w:keepNext/>
              <w:rPr>
                <w:rFonts w:ascii="Arial" w:hAnsi="Arial" w:cs="Arial"/>
                <w:color w:val="000000"/>
                <w:sz w:val="20"/>
                <w:szCs w:val="20"/>
              </w:rPr>
            </w:pP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2,864 (gas)</w:t>
            </w:r>
          </w:p>
        </w:tc>
        <w:tc>
          <w:tcPr>
            <w:tcW w:w="1453" w:type="dxa"/>
            <w:vMerge/>
            <w:shd w:val="clear" w:color="auto" w:fill="auto"/>
            <w:vAlign w:val="center"/>
            <w:hideMark/>
          </w:tcPr>
          <w:p w:rsidR="002D677F" w:rsidRPr="00196AB5" w:rsidRDefault="002D677F" w:rsidP="00716EB1">
            <w:pPr>
              <w:keepNext/>
              <w:jc w:val="right"/>
              <w:rPr>
                <w:rFonts w:ascii="Arial" w:hAnsi="Arial" w:cs="Arial"/>
                <w:color w:val="000000"/>
                <w:sz w:val="20"/>
                <w:szCs w:val="20"/>
              </w:rPr>
            </w:pPr>
          </w:p>
        </w:tc>
        <w:tc>
          <w:tcPr>
            <w:tcW w:w="1430" w:type="dxa"/>
            <w:vMerge/>
            <w:shd w:val="clear" w:color="auto" w:fill="auto"/>
            <w:vAlign w:val="center"/>
            <w:hideMark/>
          </w:tcPr>
          <w:p w:rsidR="002D677F" w:rsidRPr="00196AB5" w:rsidRDefault="002D677F" w:rsidP="00716EB1">
            <w:pPr>
              <w:keepNext/>
              <w:jc w:val="right"/>
              <w:rPr>
                <w:rFonts w:ascii="Arial" w:hAnsi="Arial" w:cs="Arial"/>
                <w:color w:val="000000"/>
                <w:sz w:val="20"/>
                <w:szCs w:val="20"/>
              </w:rPr>
            </w:pP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548 (gas)</w:t>
            </w:r>
          </w:p>
        </w:tc>
      </w:tr>
      <w:tr w:rsidR="0045161E" w:rsidRPr="00196AB5" w:rsidTr="00196AB5">
        <w:trPr>
          <w:trHeight w:val="432"/>
          <w:jc w:val="center"/>
        </w:trPr>
        <w:tc>
          <w:tcPr>
            <w:tcW w:w="8227" w:type="dxa"/>
            <w:gridSpan w:val="5"/>
            <w:shd w:val="clear" w:color="auto" w:fill="EAF6FC" w:themeFill="accent3" w:themeFillTint="33"/>
            <w:vAlign w:val="center"/>
          </w:tcPr>
          <w:p w:rsidR="0045161E" w:rsidRPr="00196AB5" w:rsidRDefault="005E16A4" w:rsidP="005E16A4">
            <w:pPr>
              <w:keepNext/>
              <w:jc w:val="center"/>
              <w:rPr>
                <w:rFonts w:ascii="Arial" w:hAnsi="Arial" w:cs="Arial"/>
                <w:b/>
                <w:bCs/>
                <w:color w:val="000000"/>
                <w:sz w:val="20"/>
                <w:szCs w:val="20"/>
              </w:rPr>
            </w:pPr>
            <w:r w:rsidRPr="00196AB5">
              <w:rPr>
                <w:rFonts w:ascii="Arial" w:hAnsi="Arial" w:cs="Arial"/>
                <w:b/>
                <w:bCs/>
                <w:color w:val="000000"/>
                <w:sz w:val="20"/>
                <w:szCs w:val="20"/>
              </w:rPr>
              <w:t>Sites excluded from Billing Analysis</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rPr>
              <w:t>Sites that installed lighting measures only</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0</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0</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0</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7</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rPr>
              <w:t xml:space="preserve">Sites with zero ex ante kWh and </w:t>
            </w:r>
            <w:proofErr w:type="spellStart"/>
            <w:r w:rsidRPr="00196AB5">
              <w:rPr>
                <w:rFonts w:ascii="Arial" w:hAnsi="Arial" w:cs="Arial"/>
                <w:color w:val="000000" w:themeColor="text1"/>
                <w:sz w:val="20"/>
                <w:szCs w:val="20"/>
              </w:rPr>
              <w:t>therms</w:t>
            </w:r>
            <w:proofErr w:type="spellEnd"/>
            <w:r w:rsidRPr="00196AB5">
              <w:rPr>
                <w:rFonts w:ascii="Arial" w:hAnsi="Arial" w:cs="Arial"/>
                <w:color w:val="000000" w:themeColor="text1"/>
                <w:sz w:val="20"/>
                <w:szCs w:val="20"/>
              </w:rPr>
              <w:t xml:space="preserve"> savings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91</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2</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7</w:t>
            </w:r>
          </w:p>
        </w:tc>
      </w:tr>
      <w:tr w:rsidR="002D677F" w:rsidRPr="00196AB5" w:rsidTr="00196AB5">
        <w:trPr>
          <w:trHeight w:val="533"/>
          <w:jc w:val="center"/>
        </w:trPr>
        <w:tc>
          <w:tcPr>
            <w:tcW w:w="2567" w:type="dxa"/>
            <w:vMerge w:val="restart"/>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rPr>
              <w:t>Sites with estimated/adjusted meter readings during the analysis period</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76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c>
          <w:tcPr>
            <w:tcW w:w="1453"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159</w:t>
            </w:r>
          </w:p>
        </w:tc>
        <w:tc>
          <w:tcPr>
            <w:tcW w:w="1430"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3</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25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r>
      <w:tr w:rsidR="002D677F" w:rsidRPr="00196AB5" w:rsidTr="00196AB5">
        <w:trPr>
          <w:trHeight w:val="300"/>
          <w:jc w:val="center"/>
        </w:trPr>
        <w:tc>
          <w:tcPr>
            <w:tcW w:w="2567" w:type="dxa"/>
            <w:vMerge/>
            <w:vAlign w:val="center"/>
            <w:hideMark/>
          </w:tcPr>
          <w:p w:rsidR="002D677F" w:rsidRPr="00196AB5" w:rsidRDefault="002D677F" w:rsidP="00153D32">
            <w:pPr>
              <w:keepNext/>
              <w:rPr>
                <w:rFonts w:ascii="Arial" w:hAnsi="Arial" w:cs="Arial"/>
                <w:color w:val="000000"/>
                <w:sz w:val="20"/>
                <w:szCs w:val="20"/>
              </w:rPr>
            </w:pP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47 (gas)</w:t>
            </w:r>
          </w:p>
        </w:tc>
        <w:tc>
          <w:tcPr>
            <w:tcW w:w="1453" w:type="dxa"/>
            <w:vMerge/>
            <w:vAlign w:val="center"/>
            <w:hideMark/>
          </w:tcPr>
          <w:p w:rsidR="002D677F" w:rsidRPr="00196AB5" w:rsidRDefault="002D677F" w:rsidP="00716EB1">
            <w:pPr>
              <w:keepNext/>
              <w:jc w:val="right"/>
              <w:rPr>
                <w:rFonts w:ascii="Arial" w:hAnsi="Arial" w:cs="Arial"/>
                <w:color w:val="000000"/>
                <w:sz w:val="20"/>
                <w:szCs w:val="20"/>
              </w:rPr>
            </w:pPr>
          </w:p>
        </w:tc>
        <w:tc>
          <w:tcPr>
            <w:tcW w:w="1430" w:type="dxa"/>
            <w:vMerge/>
            <w:vAlign w:val="center"/>
            <w:hideMark/>
          </w:tcPr>
          <w:p w:rsidR="002D677F" w:rsidRPr="00196AB5" w:rsidRDefault="002D677F" w:rsidP="00716EB1">
            <w:pPr>
              <w:keepNext/>
              <w:jc w:val="right"/>
              <w:rPr>
                <w:rFonts w:ascii="Arial" w:hAnsi="Arial" w:cs="Arial"/>
                <w:color w:val="000000"/>
                <w:sz w:val="20"/>
                <w:szCs w:val="20"/>
              </w:rPr>
            </w:pP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22 (gas)</w:t>
            </w:r>
          </w:p>
        </w:tc>
      </w:tr>
      <w:tr w:rsidR="002D677F" w:rsidRPr="00196AB5" w:rsidTr="00196AB5">
        <w:trPr>
          <w:cantSplit/>
          <w:trHeight w:val="623"/>
          <w:jc w:val="center"/>
        </w:trPr>
        <w:tc>
          <w:tcPr>
            <w:tcW w:w="2567" w:type="dxa"/>
            <w:vMerge w:val="restart"/>
            <w:shd w:val="clear" w:color="auto" w:fill="auto"/>
            <w:vAlign w:val="center"/>
            <w:hideMark/>
          </w:tcPr>
          <w:p w:rsidR="002D677F" w:rsidRPr="00196AB5" w:rsidRDefault="002D677F" w:rsidP="00C15B97">
            <w:pPr>
              <w:keepNext/>
              <w:rPr>
                <w:rFonts w:ascii="Arial" w:hAnsi="Arial" w:cs="Arial"/>
                <w:color w:val="000000"/>
                <w:sz w:val="20"/>
                <w:szCs w:val="20"/>
              </w:rPr>
            </w:pPr>
            <w:r w:rsidRPr="00196AB5">
              <w:rPr>
                <w:rFonts w:ascii="Arial" w:hAnsi="Arial" w:cs="Arial"/>
                <w:color w:val="000000" w:themeColor="text1"/>
                <w:sz w:val="20"/>
                <w:szCs w:val="20"/>
              </w:rPr>
              <w:t xml:space="preserve">Sites with very low average annual </w:t>
            </w:r>
            <w:r w:rsidRPr="00196AB5">
              <w:rPr>
                <w:rFonts w:ascii="Arial" w:hAnsi="Arial" w:cs="Arial"/>
                <w:color w:val="000000" w:themeColor="text1"/>
                <w:sz w:val="20"/>
                <w:szCs w:val="20"/>
              </w:rPr>
              <w:lastRenderedPageBreak/>
              <w:t xml:space="preserve">consumption (less than 1,000 kWh/year and/or less than 40 </w:t>
            </w:r>
            <w:proofErr w:type="spellStart"/>
            <w:r w:rsidRPr="00196AB5">
              <w:rPr>
                <w:rFonts w:ascii="Arial" w:hAnsi="Arial" w:cs="Arial"/>
                <w:color w:val="000000" w:themeColor="text1"/>
                <w:sz w:val="20"/>
                <w:szCs w:val="20"/>
              </w:rPr>
              <w:t>therms</w:t>
            </w:r>
            <w:proofErr w:type="spellEnd"/>
            <w:r w:rsidRPr="00196AB5">
              <w:rPr>
                <w:rFonts w:ascii="Arial" w:hAnsi="Arial" w:cs="Arial"/>
                <w:color w:val="000000" w:themeColor="text1"/>
                <w:sz w:val="20"/>
                <w:szCs w:val="20"/>
              </w:rPr>
              <w:t>/year)</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lastRenderedPageBreak/>
              <w:t>150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c>
          <w:tcPr>
            <w:tcW w:w="1453"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93</w:t>
            </w:r>
          </w:p>
        </w:tc>
        <w:tc>
          <w:tcPr>
            <w:tcW w:w="1430" w:type="dxa"/>
            <w:vMerge w:val="restart"/>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17</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37 (</w:t>
            </w:r>
            <w:proofErr w:type="spellStart"/>
            <w:r w:rsidRPr="00196AB5">
              <w:rPr>
                <w:rFonts w:ascii="Arial" w:hAnsi="Arial" w:cs="Arial"/>
                <w:color w:val="000000"/>
                <w:sz w:val="20"/>
                <w:szCs w:val="20"/>
              </w:rPr>
              <w:t>elec</w:t>
            </w:r>
            <w:proofErr w:type="spellEnd"/>
            <w:r w:rsidRPr="00196AB5">
              <w:rPr>
                <w:rFonts w:ascii="Arial" w:hAnsi="Arial" w:cs="Arial"/>
                <w:color w:val="000000"/>
                <w:sz w:val="20"/>
                <w:szCs w:val="20"/>
              </w:rPr>
              <w:t>)</w:t>
            </w:r>
          </w:p>
        </w:tc>
      </w:tr>
      <w:tr w:rsidR="002D677F" w:rsidRPr="00196AB5" w:rsidTr="00196AB5">
        <w:trPr>
          <w:cantSplit/>
          <w:trHeight w:val="300"/>
          <w:jc w:val="center"/>
        </w:trPr>
        <w:tc>
          <w:tcPr>
            <w:tcW w:w="2567" w:type="dxa"/>
            <w:vMerge/>
            <w:vAlign w:val="center"/>
            <w:hideMark/>
          </w:tcPr>
          <w:p w:rsidR="002D677F" w:rsidRPr="00196AB5" w:rsidRDefault="002D677F" w:rsidP="00153D32">
            <w:pPr>
              <w:keepNext/>
              <w:rPr>
                <w:rFonts w:ascii="Arial" w:hAnsi="Arial" w:cs="Arial"/>
                <w:color w:val="000000"/>
                <w:sz w:val="20"/>
                <w:szCs w:val="20"/>
              </w:rPr>
            </w:pP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130 (gas)</w:t>
            </w:r>
          </w:p>
        </w:tc>
        <w:tc>
          <w:tcPr>
            <w:tcW w:w="1453" w:type="dxa"/>
            <w:vMerge/>
            <w:vAlign w:val="center"/>
            <w:hideMark/>
          </w:tcPr>
          <w:p w:rsidR="002D677F" w:rsidRPr="00196AB5" w:rsidRDefault="002D677F" w:rsidP="00716EB1">
            <w:pPr>
              <w:keepNext/>
              <w:jc w:val="right"/>
              <w:rPr>
                <w:rFonts w:ascii="Arial" w:hAnsi="Arial" w:cs="Arial"/>
                <w:color w:val="000000"/>
                <w:sz w:val="20"/>
                <w:szCs w:val="20"/>
              </w:rPr>
            </w:pPr>
          </w:p>
        </w:tc>
        <w:tc>
          <w:tcPr>
            <w:tcW w:w="1430" w:type="dxa"/>
            <w:vMerge/>
            <w:vAlign w:val="center"/>
            <w:hideMark/>
          </w:tcPr>
          <w:p w:rsidR="002D677F" w:rsidRPr="00196AB5" w:rsidRDefault="002D677F" w:rsidP="00716EB1">
            <w:pPr>
              <w:keepNext/>
              <w:jc w:val="right"/>
              <w:rPr>
                <w:rFonts w:ascii="Arial" w:hAnsi="Arial" w:cs="Arial"/>
                <w:color w:val="000000"/>
                <w:sz w:val="20"/>
                <w:szCs w:val="20"/>
              </w:rPr>
            </w:pP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51 (gas)</w:t>
            </w:r>
          </w:p>
        </w:tc>
      </w:tr>
      <w:tr w:rsidR="002D677F" w:rsidRPr="00196AB5" w:rsidTr="00196AB5">
        <w:trPr>
          <w:trHeight w:val="432"/>
          <w:jc w:val="center"/>
        </w:trPr>
        <w:tc>
          <w:tcPr>
            <w:tcW w:w="8227" w:type="dxa"/>
            <w:gridSpan w:val="5"/>
            <w:shd w:val="clear" w:color="auto" w:fill="EAF6FC" w:themeFill="accent3" w:themeFillTint="33"/>
            <w:vAlign w:val="center"/>
          </w:tcPr>
          <w:p w:rsidR="002D677F" w:rsidRPr="00196AB5" w:rsidRDefault="005E16A4" w:rsidP="005E16A4">
            <w:pPr>
              <w:keepNext/>
              <w:jc w:val="center"/>
              <w:rPr>
                <w:rFonts w:ascii="Arial" w:hAnsi="Arial" w:cs="Arial"/>
                <w:b/>
                <w:bCs/>
                <w:color w:val="000000"/>
                <w:sz w:val="20"/>
                <w:szCs w:val="20"/>
              </w:rPr>
            </w:pPr>
            <w:r w:rsidRPr="00196AB5">
              <w:rPr>
                <w:rFonts w:ascii="Arial" w:hAnsi="Arial" w:cs="Arial"/>
                <w:b/>
                <w:bCs/>
                <w:color w:val="000000"/>
                <w:sz w:val="20"/>
                <w:szCs w:val="20"/>
              </w:rPr>
              <w:lastRenderedPageBreak/>
              <w:t>Final sample used in Billing Analysis</w:t>
            </w:r>
          </w:p>
        </w:tc>
      </w:tr>
      <w:tr w:rsidR="002D677F" w:rsidRPr="00196AB5" w:rsidTr="00196AB5">
        <w:trPr>
          <w:trHeight w:val="432"/>
          <w:jc w:val="center"/>
        </w:trPr>
        <w:tc>
          <w:tcPr>
            <w:tcW w:w="2567" w:type="dxa"/>
            <w:shd w:val="clear" w:color="auto" w:fill="EAF6FC" w:themeFill="accent3" w:themeFillTint="33"/>
            <w:vAlign w:val="center"/>
            <w:hideMark/>
          </w:tcPr>
          <w:p w:rsidR="002D677F" w:rsidRPr="00196AB5" w:rsidRDefault="002D677F" w:rsidP="00153D32">
            <w:pPr>
              <w:keepNext/>
              <w:rPr>
                <w:rFonts w:ascii="Arial" w:hAnsi="Arial" w:cs="Arial"/>
                <w:b/>
                <w:bCs/>
                <w:color w:val="000000"/>
                <w:sz w:val="20"/>
                <w:szCs w:val="20"/>
              </w:rPr>
            </w:pPr>
            <w:r w:rsidRPr="00196AB5">
              <w:rPr>
                <w:rFonts w:ascii="Arial" w:hAnsi="Arial" w:cs="Arial"/>
                <w:b/>
                <w:bCs/>
                <w:color w:val="000000"/>
                <w:sz w:val="20"/>
                <w:szCs w:val="20"/>
              </w:rPr>
              <w:t>Total number of sites with electric</w:t>
            </w:r>
          </w:p>
        </w:tc>
        <w:tc>
          <w:tcPr>
            <w:tcW w:w="1484"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 xml:space="preserve">1,625 </w:t>
            </w:r>
          </w:p>
        </w:tc>
        <w:tc>
          <w:tcPr>
            <w:tcW w:w="1453"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 xml:space="preserve">1,486 </w:t>
            </w:r>
          </w:p>
        </w:tc>
        <w:tc>
          <w:tcPr>
            <w:tcW w:w="1430" w:type="dxa"/>
            <w:shd w:val="clear" w:color="auto" w:fill="EAF6FC" w:themeFill="accent3" w:themeFillTint="33"/>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shd w:val="clear" w:color="auto" w:fill="EAF6FC" w:themeFill="accent3" w:themeFillTint="33"/>
            <w:vAlign w:val="center"/>
          </w:tcPr>
          <w:p w:rsidR="002D677F" w:rsidRPr="00196AB5" w:rsidRDefault="002D677F" w:rsidP="004D58DA">
            <w:pPr>
              <w:keepNext/>
              <w:jc w:val="right"/>
              <w:rPr>
                <w:rFonts w:ascii="Arial" w:hAnsi="Arial" w:cs="Arial"/>
                <w:b/>
                <w:bCs/>
                <w:color w:val="000000"/>
                <w:sz w:val="20"/>
                <w:szCs w:val="20"/>
              </w:rPr>
            </w:pPr>
            <w:r w:rsidRPr="00196AB5">
              <w:rPr>
                <w:rFonts w:ascii="Arial" w:hAnsi="Arial" w:cs="Arial"/>
                <w:b/>
                <w:bCs/>
                <w:color w:val="000000"/>
                <w:sz w:val="20"/>
                <w:szCs w:val="20"/>
              </w:rPr>
              <w:t xml:space="preserve">558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lang w:val="fr-FR"/>
              </w:rPr>
              <w:t xml:space="preserve">2011 Participants </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422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462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xml:space="preserve">137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lang w:val="fr-FR"/>
              </w:rPr>
              <w:t>2012 Participants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1,203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1,024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xml:space="preserve">421 </w:t>
            </w:r>
          </w:p>
        </w:tc>
      </w:tr>
      <w:tr w:rsidR="002D677F" w:rsidRPr="00196AB5" w:rsidTr="00196AB5">
        <w:trPr>
          <w:trHeight w:val="432"/>
          <w:jc w:val="center"/>
        </w:trPr>
        <w:tc>
          <w:tcPr>
            <w:tcW w:w="2567" w:type="dxa"/>
            <w:shd w:val="clear" w:color="auto" w:fill="EAF6FC" w:themeFill="accent3" w:themeFillTint="33"/>
            <w:vAlign w:val="center"/>
            <w:hideMark/>
          </w:tcPr>
          <w:p w:rsidR="002D677F" w:rsidRPr="00196AB5" w:rsidRDefault="002D677F" w:rsidP="00153D32">
            <w:pPr>
              <w:keepNext/>
              <w:rPr>
                <w:rFonts w:ascii="Arial" w:hAnsi="Arial" w:cs="Arial"/>
                <w:b/>
                <w:bCs/>
                <w:color w:val="000000"/>
                <w:sz w:val="20"/>
                <w:szCs w:val="20"/>
              </w:rPr>
            </w:pPr>
            <w:r w:rsidRPr="00196AB5">
              <w:rPr>
                <w:rFonts w:ascii="Arial" w:hAnsi="Arial" w:cs="Arial"/>
                <w:b/>
                <w:bCs/>
                <w:color w:val="000000"/>
                <w:sz w:val="20"/>
                <w:szCs w:val="20"/>
              </w:rPr>
              <w:t>Total number of sites with gas</w:t>
            </w:r>
          </w:p>
        </w:tc>
        <w:tc>
          <w:tcPr>
            <w:tcW w:w="1484"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 xml:space="preserve">2,737 </w:t>
            </w:r>
          </w:p>
        </w:tc>
        <w:tc>
          <w:tcPr>
            <w:tcW w:w="1453"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 </w:t>
            </w:r>
          </w:p>
        </w:tc>
        <w:tc>
          <w:tcPr>
            <w:tcW w:w="1430" w:type="dxa"/>
            <w:shd w:val="clear" w:color="auto" w:fill="EAF6FC" w:themeFill="accent3" w:themeFillTint="33"/>
            <w:vAlign w:val="center"/>
            <w:hideMark/>
          </w:tcPr>
          <w:p w:rsidR="002D677F" w:rsidRPr="00196AB5" w:rsidRDefault="002D677F" w:rsidP="00716EB1">
            <w:pPr>
              <w:keepNext/>
              <w:jc w:val="right"/>
              <w:rPr>
                <w:rFonts w:ascii="Arial" w:hAnsi="Arial" w:cs="Arial"/>
                <w:b/>
                <w:bCs/>
                <w:color w:val="000000"/>
                <w:sz w:val="20"/>
                <w:szCs w:val="20"/>
              </w:rPr>
            </w:pPr>
            <w:r w:rsidRPr="00196AB5">
              <w:rPr>
                <w:rFonts w:ascii="Arial" w:hAnsi="Arial" w:cs="Arial"/>
                <w:b/>
                <w:bCs/>
                <w:color w:val="000000"/>
                <w:sz w:val="20"/>
                <w:szCs w:val="20"/>
              </w:rPr>
              <w:t xml:space="preserve"> 536 </w:t>
            </w:r>
          </w:p>
        </w:tc>
        <w:tc>
          <w:tcPr>
            <w:tcW w:w="1293" w:type="dxa"/>
            <w:shd w:val="clear" w:color="auto" w:fill="EAF6FC" w:themeFill="accent3" w:themeFillTint="33"/>
            <w:vAlign w:val="center"/>
          </w:tcPr>
          <w:p w:rsidR="002D677F" w:rsidRPr="00196AB5" w:rsidRDefault="002D677F" w:rsidP="004D58DA">
            <w:pPr>
              <w:keepNext/>
              <w:jc w:val="right"/>
              <w:rPr>
                <w:rFonts w:ascii="Arial" w:hAnsi="Arial" w:cs="Arial"/>
                <w:b/>
                <w:bCs/>
                <w:color w:val="000000"/>
                <w:sz w:val="20"/>
                <w:szCs w:val="20"/>
              </w:rPr>
            </w:pPr>
            <w:r w:rsidRPr="00196AB5">
              <w:rPr>
                <w:rFonts w:ascii="Arial" w:hAnsi="Arial" w:cs="Arial"/>
                <w:b/>
                <w:bCs/>
                <w:color w:val="000000"/>
                <w:sz w:val="20"/>
                <w:szCs w:val="20"/>
              </w:rPr>
              <w:t xml:space="preserve">532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lang w:val="fr-FR"/>
              </w:rPr>
              <w:t xml:space="preserve">2011 Participants </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707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57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xml:space="preserve">130 </w:t>
            </w:r>
          </w:p>
        </w:tc>
      </w:tr>
      <w:tr w:rsidR="002D677F" w:rsidRPr="00196AB5" w:rsidTr="00196AB5">
        <w:trPr>
          <w:trHeight w:val="300"/>
          <w:jc w:val="center"/>
        </w:trPr>
        <w:tc>
          <w:tcPr>
            <w:tcW w:w="2567" w:type="dxa"/>
            <w:shd w:val="clear" w:color="auto" w:fill="auto"/>
            <w:vAlign w:val="center"/>
            <w:hideMark/>
          </w:tcPr>
          <w:p w:rsidR="002D677F" w:rsidRPr="00196AB5" w:rsidRDefault="002D677F" w:rsidP="00153D32">
            <w:pPr>
              <w:keepNext/>
              <w:rPr>
                <w:rFonts w:ascii="Arial" w:hAnsi="Arial" w:cs="Arial"/>
                <w:color w:val="000000"/>
                <w:sz w:val="20"/>
                <w:szCs w:val="20"/>
              </w:rPr>
            </w:pPr>
            <w:r w:rsidRPr="00196AB5">
              <w:rPr>
                <w:rFonts w:ascii="Arial" w:hAnsi="Arial" w:cs="Arial"/>
                <w:color w:val="000000" w:themeColor="text1"/>
                <w:sz w:val="20"/>
                <w:szCs w:val="20"/>
                <w:lang w:val="fr-FR"/>
              </w:rPr>
              <w:t>2012 Participants</w:t>
            </w:r>
          </w:p>
        </w:tc>
        <w:tc>
          <w:tcPr>
            <w:tcW w:w="1484"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2,030 </w:t>
            </w:r>
          </w:p>
        </w:tc>
        <w:tc>
          <w:tcPr>
            <w:tcW w:w="1453"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w:t>
            </w:r>
          </w:p>
        </w:tc>
        <w:tc>
          <w:tcPr>
            <w:tcW w:w="1430" w:type="dxa"/>
            <w:shd w:val="clear" w:color="auto" w:fill="auto"/>
            <w:vAlign w:val="center"/>
            <w:hideMark/>
          </w:tcPr>
          <w:p w:rsidR="002D677F" w:rsidRPr="00196AB5" w:rsidRDefault="002D677F" w:rsidP="00716EB1">
            <w:pPr>
              <w:keepNext/>
              <w:jc w:val="right"/>
              <w:rPr>
                <w:rFonts w:ascii="Arial" w:hAnsi="Arial" w:cs="Arial"/>
                <w:color w:val="000000"/>
                <w:sz w:val="20"/>
                <w:szCs w:val="20"/>
              </w:rPr>
            </w:pPr>
            <w:r w:rsidRPr="00196AB5">
              <w:rPr>
                <w:rFonts w:ascii="Arial" w:hAnsi="Arial" w:cs="Arial"/>
                <w:color w:val="000000"/>
                <w:sz w:val="20"/>
                <w:szCs w:val="20"/>
              </w:rPr>
              <w:t xml:space="preserve">479 </w:t>
            </w:r>
          </w:p>
        </w:tc>
        <w:tc>
          <w:tcPr>
            <w:tcW w:w="1293" w:type="dxa"/>
            <w:vAlign w:val="center"/>
          </w:tcPr>
          <w:p w:rsidR="002D677F" w:rsidRPr="00196AB5" w:rsidRDefault="002D677F" w:rsidP="004D58DA">
            <w:pPr>
              <w:keepNext/>
              <w:jc w:val="right"/>
              <w:rPr>
                <w:rFonts w:ascii="Arial" w:hAnsi="Arial" w:cs="Arial"/>
                <w:color w:val="000000"/>
                <w:sz w:val="20"/>
                <w:szCs w:val="20"/>
              </w:rPr>
            </w:pPr>
            <w:r w:rsidRPr="00196AB5">
              <w:rPr>
                <w:rFonts w:ascii="Arial" w:hAnsi="Arial" w:cs="Arial"/>
                <w:color w:val="000000"/>
                <w:sz w:val="20"/>
                <w:szCs w:val="20"/>
              </w:rPr>
              <w:t xml:space="preserve">402 </w:t>
            </w:r>
          </w:p>
        </w:tc>
      </w:tr>
    </w:tbl>
    <w:p w:rsidR="00E30443" w:rsidRPr="00FA2C05" w:rsidRDefault="00E30443" w:rsidP="00A0479E">
      <w:r w:rsidRPr="00FA2C05">
        <w:t xml:space="preserve">(a) </w:t>
      </w:r>
      <w:r w:rsidR="00A0479E">
        <w:t>SCE column totals e</w:t>
      </w:r>
      <w:r w:rsidR="00A0479E" w:rsidRPr="00FA2C05">
        <w:t>xclud</w:t>
      </w:r>
      <w:r w:rsidR="00A0479E">
        <w:t>e</w:t>
      </w:r>
      <w:r w:rsidR="00A0479E" w:rsidRPr="00FA2C05">
        <w:t xml:space="preserve"> </w:t>
      </w:r>
      <w:r w:rsidRPr="00FA2C05">
        <w:t>19 accounts with missing IDs</w:t>
      </w:r>
    </w:p>
    <w:p w:rsidR="00E30443" w:rsidRDefault="00E30443" w:rsidP="00E30443"/>
    <w:p w:rsidR="00E30443" w:rsidRDefault="001A41C1" w:rsidP="0081599F">
      <w:pPr>
        <w:pStyle w:val="Heading2"/>
      </w:pPr>
      <w:bookmarkStart w:id="105" w:name="_Toc393446028"/>
      <w:bookmarkStart w:id="106" w:name="_Toc386628476"/>
      <w:bookmarkStart w:id="107" w:name="_Toc389644993"/>
      <w:bookmarkEnd w:id="98"/>
      <w:r>
        <w:t>Gross Savings Estimates</w:t>
      </w:r>
      <w:bookmarkEnd w:id="105"/>
      <w:r>
        <w:t xml:space="preserve"> </w:t>
      </w:r>
      <w:bookmarkEnd w:id="106"/>
      <w:bookmarkEnd w:id="107"/>
    </w:p>
    <w:p w:rsidR="001A41C1" w:rsidRDefault="001A41C1" w:rsidP="0034000E">
      <w:pPr>
        <w:pStyle w:val="BodyText"/>
      </w:pPr>
      <w:r>
        <w:t xml:space="preserve">This section presents the </w:t>
      </w:r>
      <w:r w:rsidR="00295A43">
        <w:t xml:space="preserve">gross savings </w:t>
      </w:r>
      <w:r>
        <w:t xml:space="preserve">for </w:t>
      </w:r>
      <w:r w:rsidR="0034000E">
        <w:t xml:space="preserve">program years 2010-2012 estimated during </w:t>
      </w:r>
      <w:r>
        <w:t>Phase 2</w:t>
      </w:r>
      <w:r w:rsidR="0034000E">
        <w:t xml:space="preserve"> (final results) of this evaluation</w:t>
      </w:r>
      <w:r w:rsidR="00B85F0D">
        <w:t>.</w:t>
      </w:r>
      <w:r>
        <w:t xml:space="preserve"> </w:t>
      </w:r>
      <w:r w:rsidR="008E52AD">
        <w:t xml:space="preserve"> </w:t>
      </w:r>
    </w:p>
    <w:p w:rsidR="00CE73A0" w:rsidRDefault="00CE73A0" w:rsidP="00DA3A5A">
      <w:pPr>
        <w:pStyle w:val="BodyText"/>
      </w:pPr>
    </w:p>
    <w:p w:rsidR="00CE73A0" w:rsidRPr="001A41C1" w:rsidRDefault="00CE73A0" w:rsidP="0034000E">
      <w:pPr>
        <w:pStyle w:val="BodyText"/>
      </w:pPr>
      <w:r>
        <w:t xml:space="preserve">Phase 1 (preliminary results) included IOU residential customers that participated in the program in 2010 and 2011.  </w:t>
      </w:r>
      <w:r w:rsidR="0034000E">
        <w:t xml:space="preserve">Phase 1 </w:t>
      </w:r>
      <w:r>
        <w:t xml:space="preserve">estimates are presented in Appendix </w:t>
      </w:r>
      <w:r>
        <w:fldChar w:fldCharType="begin"/>
      </w:r>
      <w:r>
        <w:instrText xml:space="preserve"> REF _Ref391541859 \w \h </w:instrText>
      </w:r>
      <w:r>
        <w:fldChar w:fldCharType="separate"/>
      </w:r>
      <w:r w:rsidR="000C56BE">
        <w:rPr>
          <w:rFonts w:hint="eastAsia"/>
          <w:cs/>
        </w:rPr>
        <w:t>‎</w:t>
      </w:r>
      <w:r w:rsidR="000C56BE">
        <w:t>D</w:t>
      </w:r>
      <w:r>
        <w:fldChar w:fldCharType="end"/>
      </w:r>
      <w:r>
        <w:t>.</w:t>
      </w:r>
    </w:p>
    <w:p w:rsidR="00E30443" w:rsidRPr="00BC2963" w:rsidRDefault="00E30443" w:rsidP="0081599F">
      <w:pPr>
        <w:pStyle w:val="Heading3"/>
      </w:pPr>
      <w:bookmarkStart w:id="108" w:name="_Toc389644994"/>
      <w:bookmarkStart w:id="109" w:name="_Toc393446029"/>
      <w:r w:rsidRPr="00BC2963">
        <w:t>Site-</w:t>
      </w:r>
      <w:r w:rsidR="001A41C1">
        <w:t>L</w:t>
      </w:r>
      <w:r w:rsidRPr="00BC2963">
        <w:t xml:space="preserve">evel </w:t>
      </w:r>
      <w:r w:rsidR="001A41C1">
        <w:t>M</w:t>
      </w:r>
      <w:r w:rsidRPr="00BC2963">
        <w:t>odel</w:t>
      </w:r>
      <w:bookmarkEnd w:id="108"/>
      <w:r w:rsidR="001A41C1">
        <w:t xml:space="preserve"> Results</w:t>
      </w:r>
      <w:bookmarkEnd w:id="109"/>
      <w:r w:rsidR="001A41C1">
        <w:t xml:space="preserve"> </w:t>
      </w:r>
    </w:p>
    <w:p w:rsidR="00E30443" w:rsidRPr="00625A5F" w:rsidRDefault="00E30443" w:rsidP="00CE73A0">
      <w:pPr>
        <w:pStyle w:val="BodyText"/>
      </w:pPr>
      <w:r w:rsidRPr="00625A5F">
        <w:t xml:space="preserve">DNV GL estimated weather-adjusted electric and gas consumption for each site using </w:t>
      </w:r>
      <w:r w:rsidR="00625A5F">
        <w:t>site-level models</w:t>
      </w:r>
      <w:r w:rsidRPr="00625A5F">
        <w:t xml:space="preserve">. The normalized annual consumption (NAC) from </w:t>
      </w:r>
      <w:r w:rsidR="00625A5F">
        <w:t>these models</w:t>
      </w:r>
      <w:r w:rsidR="00625A5F" w:rsidRPr="00625A5F">
        <w:t xml:space="preserve"> </w:t>
      </w:r>
      <w:r w:rsidR="00DE69D0" w:rsidRPr="00625A5F">
        <w:t>allow</w:t>
      </w:r>
      <w:r w:rsidR="00DE69D0">
        <w:t>ed</w:t>
      </w:r>
      <w:r w:rsidR="00DE69D0" w:rsidRPr="00625A5F">
        <w:t xml:space="preserve"> </w:t>
      </w:r>
      <w:r w:rsidRPr="00625A5F">
        <w:t>for a pre- and post</w:t>
      </w:r>
      <w:r w:rsidR="001A41C1" w:rsidRPr="00625A5F">
        <w:t>-</w:t>
      </w:r>
      <w:r w:rsidR="007569FF">
        <w:t>installation</w:t>
      </w:r>
      <w:r w:rsidRPr="00625A5F">
        <w:t xml:space="preserve"> comparison of energy consumption under a normal weather year. NAC </w:t>
      </w:r>
      <w:r w:rsidR="00DE69D0">
        <w:t>wa</w:t>
      </w:r>
      <w:r w:rsidR="00DE69D0" w:rsidRPr="00625A5F">
        <w:t xml:space="preserve">s </w:t>
      </w:r>
      <w:r w:rsidRPr="00625A5F">
        <w:t>estimated for the pre</w:t>
      </w:r>
      <w:r w:rsidR="00625A5F">
        <w:t>-</w:t>
      </w:r>
      <w:r w:rsidRPr="00625A5F">
        <w:t xml:space="preserve"> and post-</w:t>
      </w:r>
      <w:r w:rsidR="00625A5F">
        <w:t xml:space="preserve">installation </w:t>
      </w:r>
      <w:r w:rsidRPr="00625A5F">
        <w:t xml:space="preserve">period of the participants using the optimal degree-day base for each site. </w:t>
      </w:r>
      <w:r w:rsidR="00CE73A0">
        <w:t xml:space="preserve"> This individual degree day base is a representation of the outdoor temperature at which each house needs heating or cooling.  Each house has a unique degree day base due to its level of envelope insulation, infiltration, internal/solar gains, and thermostat set point schedule (i.e., at home during the day, not at home during the day, preferred set points). </w:t>
      </w:r>
      <w:r w:rsidRPr="00625A5F">
        <w:t xml:space="preserve">This </w:t>
      </w:r>
      <w:r w:rsidR="00B01B3F">
        <w:t xml:space="preserve">modeling </w:t>
      </w:r>
      <w:r w:rsidRPr="00625A5F">
        <w:t xml:space="preserve">approach </w:t>
      </w:r>
      <w:r w:rsidR="00DE69D0" w:rsidRPr="00625A5F">
        <w:t>allow</w:t>
      </w:r>
      <w:r w:rsidR="00DE69D0">
        <w:t>ed</w:t>
      </w:r>
      <w:r w:rsidR="00DE69D0" w:rsidRPr="00625A5F">
        <w:t xml:space="preserve"> </w:t>
      </w:r>
      <w:r w:rsidRPr="00625A5F">
        <w:t xml:space="preserve">the underlying structure of the </w:t>
      </w:r>
      <w:r w:rsidR="00712864" w:rsidRPr="00625A5F">
        <w:t>degree-day</w:t>
      </w:r>
      <w:r w:rsidRPr="00625A5F">
        <w:t xml:space="preserve"> data to conform to the unique characteristics of each site instead of </w:t>
      </w:r>
      <w:r w:rsidR="00B81328">
        <w:t>imposing a</w:t>
      </w:r>
      <w:r w:rsidR="00B81328" w:rsidRPr="00625A5F">
        <w:t xml:space="preserve"> </w:t>
      </w:r>
      <w:r w:rsidRPr="00625A5F">
        <w:t xml:space="preserve">fixed </w:t>
      </w:r>
      <w:r w:rsidR="00712864" w:rsidRPr="00625A5F">
        <w:t>degree-day</w:t>
      </w:r>
      <w:r w:rsidRPr="00625A5F">
        <w:t xml:space="preserve"> bas</w:t>
      </w:r>
      <w:r w:rsidR="00B81328">
        <w:t>i</w:t>
      </w:r>
      <w:r w:rsidRPr="00625A5F">
        <w:t xml:space="preserve">s </w:t>
      </w:r>
      <w:r w:rsidR="00B81328">
        <w:t>on all sites</w:t>
      </w:r>
      <w:r w:rsidRPr="00625A5F">
        <w:t>.</w:t>
      </w:r>
      <w:r w:rsidR="00B81328">
        <w:t xml:space="preserve">  </w:t>
      </w:r>
    </w:p>
    <w:p w:rsidR="00DF060A" w:rsidRDefault="00DF060A" w:rsidP="00625A5F">
      <w:pPr>
        <w:pStyle w:val="BodyText"/>
      </w:pPr>
    </w:p>
    <w:p w:rsidR="007569FF" w:rsidRDefault="007569FF" w:rsidP="00172D45">
      <w:pPr>
        <w:pStyle w:val="BodyText"/>
      </w:pPr>
      <w:r>
        <w:t xml:space="preserve">The percentage change in NAC removes the effect of weather differences in the pre- and post-periods, but it is confounded by </w:t>
      </w:r>
      <w:r w:rsidR="00B31DF7">
        <w:t>other factors</w:t>
      </w:r>
      <w:r>
        <w:t xml:space="preserve">. The next step in the analysis, the pooled fixed effects model, </w:t>
      </w:r>
      <w:r w:rsidR="00B31DF7">
        <w:t>captures changes from effect</w:t>
      </w:r>
      <w:r>
        <w:t xml:space="preserve">s such as </w:t>
      </w:r>
      <w:r w:rsidR="00B31DF7">
        <w:t xml:space="preserve">program participation, and externalities such as </w:t>
      </w:r>
      <w:r>
        <w:t>consumption trends and other unobserved site-specific characteristics.</w:t>
      </w:r>
    </w:p>
    <w:p w:rsidR="007569FF" w:rsidRDefault="007569FF" w:rsidP="006002DC">
      <w:pPr>
        <w:pStyle w:val="BodyText"/>
      </w:pPr>
    </w:p>
    <w:p w:rsidR="00E30443" w:rsidRDefault="00DF060A" w:rsidP="00830562">
      <w:pPr>
        <w:pStyle w:val="ParaText"/>
        <w:keepNext/>
      </w:pPr>
      <w:r>
        <w:fldChar w:fldCharType="begin"/>
      </w:r>
      <w:r>
        <w:instrText xml:space="preserve"> REF _Ref390102804 \h </w:instrText>
      </w:r>
      <w:r>
        <w:fldChar w:fldCharType="separate"/>
      </w:r>
      <w:r w:rsidR="000C56BE">
        <w:t xml:space="preserve">Figure </w:t>
      </w:r>
      <w:r w:rsidR="000C56BE">
        <w:rPr>
          <w:noProof/>
        </w:rPr>
        <w:t>6</w:t>
      </w:r>
      <w:r>
        <w:fldChar w:fldCharType="end"/>
      </w:r>
      <w:r w:rsidR="00E30443" w:rsidRPr="00625A5F">
        <w:t xml:space="preserve"> compares the average NAC level between the pre- and post-period of participants for electric and gas by IOU. The blue bars represent NAC during the pre-</w:t>
      </w:r>
      <w:r>
        <w:t xml:space="preserve">installation </w:t>
      </w:r>
      <w:r w:rsidR="00E30443" w:rsidRPr="00625A5F">
        <w:t xml:space="preserve">period while the horizontal </w:t>
      </w:r>
      <w:r w:rsidR="00622494" w:rsidRPr="00625A5F">
        <w:t>line in each bar represents</w:t>
      </w:r>
      <w:r w:rsidR="00E30443" w:rsidRPr="00625A5F">
        <w:t xml:space="preserve"> NAC for the post</w:t>
      </w:r>
      <w:r>
        <w:t>-installation</w:t>
      </w:r>
      <w:r w:rsidR="00E30443" w:rsidRPr="00625A5F">
        <w:t xml:space="preserve"> period.  The values in percent represent the overall change in NAC. </w:t>
      </w:r>
    </w:p>
    <w:p w:rsidR="00172D45" w:rsidRPr="00625A5F" w:rsidRDefault="00172D45" w:rsidP="00830562">
      <w:pPr>
        <w:pStyle w:val="ParaText"/>
        <w:keepNext/>
      </w:pPr>
    </w:p>
    <w:bookmarkStart w:id="110" w:name="_Ref388619917"/>
    <w:bookmarkStart w:id="111" w:name="_Ref389719823"/>
    <w:bookmarkStart w:id="112" w:name="_Ref390102804"/>
    <w:bookmarkStart w:id="113" w:name="_Toc390964229"/>
    <w:bookmarkStart w:id="114" w:name="_Toc393446066"/>
    <w:bookmarkStart w:id="115" w:name="_Ref388616197"/>
    <w:p w:rsidR="00E30443" w:rsidRPr="00985BEB" w:rsidRDefault="00E30443" w:rsidP="00342634">
      <w:pPr>
        <w:pStyle w:val="Caption"/>
        <w:rPr>
          <w:bCs/>
        </w:rPr>
      </w:pPr>
      <w:r>
        <w:rPr>
          <w:noProof/>
          <w:lang w:eastAsia="zh-CN"/>
        </w:rPr>
        <mc:AlternateContent>
          <mc:Choice Requires="wpg">
            <w:drawing>
              <wp:anchor distT="0" distB="0" distL="114300" distR="114300" simplePos="0" relativeHeight="251661312" behindDoc="0" locked="0" layoutInCell="1" allowOverlap="1" wp14:anchorId="2A024D7F" wp14:editId="3563C1CD">
                <wp:simplePos x="0" y="0"/>
                <wp:positionH relativeFrom="column">
                  <wp:posOffset>175260</wp:posOffset>
                </wp:positionH>
                <wp:positionV relativeFrom="paragraph">
                  <wp:posOffset>419735</wp:posOffset>
                </wp:positionV>
                <wp:extent cx="5708015" cy="3717925"/>
                <wp:effectExtent l="0" t="0" r="6985" b="0"/>
                <wp:wrapSquare wrapText="bothSides"/>
                <wp:docPr id="5" name="Group 5"/>
                <wp:cNvGraphicFramePr/>
                <a:graphic xmlns:a="http://schemas.openxmlformats.org/drawingml/2006/main">
                  <a:graphicData uri="http://schemas.microsoft.com/office/word/2010/wordprocessingGroup">
                    <wpg:wgp>
                      <wpg:cNvGrpSpPr/>
                      <wpg:grpSpPr>
                        <a:xfrm>
                          <a:off x="0" y="0"/>
                          <a:ext cx="5708015" cy="3717925"/>
                          <a:chOff x="0" y="0"/>
                          <a:chExt cx="5960853" cy="3657600"/>
                        </a:xfrm>
                      </wpg:grpSpPr>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4740" cy="3657600"/>
                          </a:xfrm>
                          <a:prstGeom prst="rect">
                            <a:avLst/>
                          </a:prstGeom>
                          <a:noFill/>
                          <a:ln>
                            <a:noFill/>
                          </a:ln>
                        </pic:spPr>
                      </pic:pic>
                      <pic:pic xmlns:pic="http://schemas.openxmlformats.org/drawingml/2006/picture">
                        <pic:nvPicPr>
                          <pic:cNvPr id="11" name="Picture 1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984740" y="0"/>
                            <a:ext cx="2976113" cy="36576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13.8pt;margin-top:33.05pt;width:449.45pt;height:292.75pt;z-index:251661312;mso-width-relative:margin;mso-height-relative:margin" coordsize="59608,365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984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XDl7FAAAA2gAAAA8AAABkcnMvZG93bnJldi54bWxEj0FrwkAUhO+F/oflFbwU3VQhaHQTVKh4&#10;bLVQvT2yr0lo9m3YXU3sr+8WCh6HmfmGWRWDacWVnG8sK3iZJCCIS6sbrhR8HF/HcxA+IGtsLZOC&#10;G3ko8seHFWba9vxO10OoRISwz1BBHUKXSenLmgz6ie2Io/dlncEQpaukdthHuGnlNElSabDhuFBj&#10;R9uayu/DxShwzS5tF2+z/vS8/Znvz/3nJr3MlBo9DesliEBDuIf/23utYAF/V+INk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lw5exQAAANoAAAAPAAAAAAAAAAAAAAAA&#10;AJ8CAABkcnMvZG93bnJldi54bWxQSwUGAAAAAAQABAD3AAAAkQMAAAAA&#10;">
                  <v:imagedata r:id="rId31" o:title=""/>
                  <v:path arrowok="t"/>
                </v:shape>
                <v:shape id="Picture 11" o:spid="_x0000_s1028" type="#_x0000_t75" style="position:absolute;left:29847;width:29761;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mJDEAAAA2wAAAA8AAABkcnMvZG93bnJldi54bWxET01rwkAQvRf8D8sI3upGLaFGVxFpoaWI&#10;mJRSb0N2TKLZ2ZDdxvTfdwuCt3m8z1mue1OLjlpXWVYwGUcgiHOrKy4UfGavj88gnEfWWFsmBb/k&#10;YL0aPCwx0fbKB+pSX4gQwi5BBaX3TSKly0sy6Ma2IQ7cybYGfYBtIXWL1xBuajmNolgarDg0lNjQ&#10;tqT8kv4YBVXXvH/N4+PLfjfPnj6+Z1kaxWelRsN+swDhqfd38c39psP8Cfz/Eg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mJDEAAAA2wAAAA8AAAAAAAAAAAAAAAAA&#10;nwIAAGRycy9kb3ducmV2LnhtbFBLBQYAAAAABAAEAPcAAACQAwAAAAA=&#10;">
                  <v:imagedata r:id="rId32" o:title=""/>
                  <v:path arrowok="t"/>
                </v:shape>
                <w10:wrap type="square"/>
              </v:group>
            </w:pict>
          </mc:Fallback>
        </mc:AlternateContent>
      </w:r>
      <w:bookmarkEnd w:id="110"/>
      <w:bookmarkEnd w:id="111"/>
      <w:r w:rsidR="00A349C4">
        <w:t xml:space="preserve">Figure </w:t>
      </w:r>
      <w:r w:rsidR="00867E9C">
        <w:fldChar w:fldCharType="begin"/>
      </w:r>
      <w:r w:rsidR="00867E9C">
        <w:instrText xml:space="preserve"> SEQ Figure \* ARABIC </w:instrText>
      </w:r>
      <w:r w:rsidR="00867E9C">
        <w:fldChar w:fldCharType="separate"/>
      </w:r>
      <w:r w:rsidR="000C56BE">
        <w:rPr>
          <w:noProof/>
        </w:rPr>
        <w:t>6</w:t>
      </w:r>
      <w:r w:rsidR="00867E9C">
        <w:rPr>
          <w:noProof/>
        </w:rPr>
        <w:fldChar w:fldCharType="end"/>
      </w:r>
      <w:bookmarkEnd w:id="112"/>
      <w:r w:rsidR="00A349C4">
        <w:t>:</w:t>
      </w:r>
      <w:r w:rsidR="00A349C4" w:rsidRPr="00A349C4">
        <w:t xml:space="preserve"> </w:t>
      </w:r>
      <w:bookmarkEnd w:id="113"/>
      <w:r w:rsidR="007C4E50">
        <w:t>Change in Normalized Average Consumption</w:t>
      </w:r>
      <w:bookmarkEnd w:id="114"/>
    </w:p>
    <w:p w:rsidR="00972CF7" w:rsidRDefault="00972CF7" w:rsidP="00451B7A">
      <w:pPr>
        <w:pStyle w:val="BodyText"/>
        <w:keepNext/>
      </w:pPr>
    </w:p>
    <w:p w:rsidR="00996CBC" w:rsidRDefault="00996CBC" w:rsidP="00517183">
      <w:pPr>
        <w:pStyle w:val="BodyText"/>
      </w:pPr>
    </w:p>
    <w:p w:rsidR="006E5A0C" w:rsidRDefault="006E5A0C" w:rsidP="00D363B5">
      <w:pPr>
        <w:pStyle w:val="BodyText"/>
      </w:pPr>
      <w:r w:rsidRPr="00625A5F">
        <w:t>Results showed that</w:t>
      </w:r>
      <w:r>
        <w:t>,</w:t>
      </w:r>
      <w:r w:rsidRPr="00625A5F">
        <w:t xml:space="preserve"> on average</w:t>
      </w:r>
      <w:r>
        <w:t>,</w:t>
      </w:r>
      <w:r w:rsidRPr="00625A5F">
        <w:t xml:space="preserve"> 2011 participants reduced </w:t>
      </w:r>
      <w:r w:rsidR="006E313F">
        <w:t>their electric normalized annual consumption</w:t>
      </w:r>
      <w:r w:rsidRPr="00625A5F">
        <w:t xml:space="preserve"> </w:t>
      </w:r>
      <w:r w:rsidR="00D363B5">
        <w:t>between</w:t>
      </w:r>
      <w:r w:rsidRPr="00625A5F">
        <w:t xml:space="preserve"> 3</w:t>
      </w:r>
      <w:r>
        <w:t>%</w:t>
      </w:r>
      <w:r w:rsidRPr="00625A5F">
        <w:t xml:space="preserve"> </w:t>
      </w:r>
      <w:r w:rsidR="00D363B5">
        <w:t>and</w:t>
      </w:r>
      <w:r w:rsidR="00D363B5" w:rsidRPr="00625A5F">
        <w:t xml:space="preserve"> </w:t>
      </w:r>
      <w:r w:rsidRPr="00625A5F">
        <w:t>5</w:t>
      </w:r>
      <w:r>
        <w:t>%</w:t>
      </w:r>
      <w:r w:rsidRPr="00625A5F">
        <w:t xml:space="preserve"> while 2012 participants reduced </w:t>
      </w:r>
      <w:r w:rsidR="006E313F">
        <w:t xml:space="preserve">their </w:t>
      </w:r>
      <w:r w:rsidR="00D363B5">
        <w:t>gas</w:t>
      </w:r>
      <w:r w:rsidR="006E313F">
        <w:t xml:space="preserve"> NAC</w:t>
      </w:r>
      <w:r w:rsidR="006E313F" w:rsidRPr="00625A5F">
        <w:t xml:space="preserve"> </w:t>
      </w:r>
      <w:r w:rsidRPr="00625A5F">
        <w:t>by 6</w:t>
      </w:r>
      <w:r>
        <w:t>%</w:t>
      </w:r>
      <w:r w:rsidRPr="00625A5F">
        <w:t xml:space="preserve"> to 8</w:t>
      </w:r>
      <w:r w:rsidR="004E5284" w:rsidRPr="00625A5F" w:rsidDel="004E5284">
        <w:t xml:space="preserve"> </w:t>
      </w:r>
      <w:r>
        <w:t>%</w:t>
      </w:r>
      <w:r w:rsidRPr="00625A5F">
        <w:t xml:space="preserve">. In general, the average </w:t>
      </w:r>
      <w:r w:rsidR="006E313F">
        <w:t xml:space="preserve">electric </w:t>
      </w:r>
      <w:r w:rsidRPr="00625A5F">
        <w:t xml:space="preserve">NAC in </w:t>
      </w:r>
      <w:r>
        <w:t xml:space="preserve">the </w:t>
      </w:r>
      <w:r w:rsidRPr="00625A5F">
        <w:t>pre- and post</w:t>
      </w:r>
      <w:r>
        <w:t>-installation</w:t>
      </w:r>
      <w:r w:rsidRPr="00625A5F">
        <w:t xml:space="preserve"> period </w:t>
      </w:r>
      <w:r w:rsidR="00AE7167">
        <w:t>were</w:t>
      </w:r>
      <w:r w:rsidRPr="00625A5F">
        <w:t xml:space="preserve"> relatively lower for 2012 participants. For gas, </w:t>
      </w:r>
      <w:r w:rsidR="006E313F">
        <w:t xml:space="preserve">the </w:t>
      </w:r>
      <w:r w:rsidRPr="00625A5F">
        <w:t xml:space="preserve">percent reduction in NAC </w:t>
      </w:r>
      <w:r w:rsidR="00AE7167">
        <w:t>was</w:t>
      </w:r>
      <w:r w:rsidRPr="00625A5F">
        <w:t xml:space="preserve"> relatively higher than electric</w:t>
      </w:r>
      <w:r w:rsidR="006E313F">
        <w:t xml:space="preserve">. </w:t>
      </w:r>
      <w:r w:rsidR="00D363B5">
        <w:t>O</w:t>
      </w:r>
      <w:r w:rsidR="006E313F" w:rsidRPr="00625A5F">
        <w:t>n average</w:t>
      </w:r>
      <w:r w:rsidR="006E313F">
        <w:t>,</w:t>
      </w:r>
      <w:r w:rsidR="006E313F" w:rsidRPr="00625A5F">
        <w:t xml:space="preserve"> 2011 participants reduced </w:t>
      </w:r>
      <w:r w:rsidR="006E313F">
        <w:t xml:space="preserve">their </w:t>
      </w:r>
      <w:r w:rsidR="00D363B5">
        <w:t>gas</w:t>
      </w:r>
      <w:r w:rsidR="006E313F">
        <w:t xml:space="preserve"> normalized annual consumption</w:t>
      </w:r>
      <w:r w:rsidR="006E313F" w:rsidRPr="00625A5F">
        <w:t xml:space="preserve"> </w:t>
      </w:r>
      <w:r w:rsidR="00D363B5">
        <w:t>between 10 and 18</w:t>
      </w:r>
      <w:r w:rsidR="006E313F">
        <w:t>%</w:t>
      </w:r>
      <w:r w:rsidR="006E313F" w:rsidRPr="00625A5F">
        <w:t xml:space="preserve"> while 2012 participants reduced </w:t>
      </w:r>
      <w:r w:rsidR="006E313F">
        <w:t xml:space="preserve">their </w:t>
      </w:r>
      <w:r w:rsidR="00D363B5">
        <w:t>gas</w:t>
      </w:r>
      <w:r w:rsidR="006E313F">
        <w:t xml:space="preserve"> NAC</w:t>
      </w:r>
      <w:r w:rsidR="006E313F" w:rsidRPr="00625A5F">
        <w:t xml:space="preserve"> by around </w:t>
      </w:r>
      <w:r w:rsidR="00D363B5">
        <w:t>11</w:t>
      </w:r>
      <w:r w:rsidR="006E313F">
        <w:t>%</w:t>
      </w:r>
      <w:r w:rsidR="006E313F" w:rsidRPr="00625A5F">
        <w:t xml:space="preserve"> to </w:t>
      </w:r>
      <w:r w:rsidR="00D363B5">
        <w:t>16</w:t>
      </w:r>
      <w:r w:rsidR="006E313F">
        <w:t>%</w:t>
      </w:r>
      <w:r w:rsidR="006E313F" w:rsidRPr="00625A5F">
        <w:t>.</w:t>
      </w:r>
    </w:p>
    <w:p w:rsidR="006E5A0C" w:rsidRPr="00625A5F" w:rsidRDefault="006E5A0C" w:rsidP="00517183">
      <w:pPr>
        <w:pStyle w:val="BodyText"/>
      </w:pPr>
    </w:p>
    <w:p w:rsidR="00E30443" w:rsidRDefault="00153D32" w:rsidP="002B0650">
      <w:pPr>
        <w:pStyle w:val="BodyText"/>
      </w:pPr>
      <w:r>
        <w:fldChar w:fldCharType="begin"/>
      </w:r>
      <w:r>
        <w:instrText xml:space="preserve"> REF _Ref390095844 \h </w:instrText>
      </w:r>
      <w:r>
        <w:fldChar w:fldCharType="separate"/>
      </w:r>
      <w:r w:rsidR="000C56BE">
        <w:t xml:space="preserve">Figure </w:t>
      </w:r>
      <w:r w:rsidR="000C56BE">
        <w:rPr>
          <w:noProof/>
        </w:rPr>
        <w:t>7</w:t>
      </w:r>
      <w:r>
        <w:fldChar w:fldCharType="end"/>
      </w:r>
      <w:r>
        <w:t xml:space="preserve"> </w:t>
      </w:r>
      <w:r w:rsidR="00E30443">
        <w:t xml:space="preserve">summarizes the distribution of participants by the level of change in NAC </w:t>
      </w:r>
      <w:r w:rsidR="002B0650">
        <w:t xml:space="preserve">from the </w:t>
      </w:r>
      <w:r w:rsidR="00E30443">
        <w:t xml:space="preserve">pre- </w:t>
      </w:r>
      <w:r w:rsidR="002B0650">
        <w:t xml:space="preserve">to the </w:t>
      </w:r>
      <w:r w:rsidR="00E30443">
        <w:t>post-</w:t>
      </w:r>
      <w:r w:rsidR="002B0650">
        <w:t xml:space="preserve">retrofit period </w:t>
      </w:r>
      <w:r w:rsidR="00E30443">
        <w:t xml:space="preserve">by IOU and program year. The values next to the bars represent the average savings for each bin. </w:t>
      </w:r>
      <w:r w:rsidR="002B0650">
        <w:t xml:space="preserve">The horizontal axis represents the percent of customers in each bin.  </w:t>
      </w:r>
      <w:r w:rsidR="00E30443">
        <w:t xml:space="preserve">Results </w:t>
      </w:r>
      <w:r w:rsidR="00E30443">
        <w:lastRenderedPageBreak/>
        <w:t xml:space="preserve">showed that the </w:t>
      </w:r>
      <w:r w:rsidR="00274D4B">
        <w:t xml:space="preserve">level of </w:t>
      </w:r>
      <w:r w:rsidR="002B0650">
        <w:t xml:space="preserve">change in NAC </w:t>
      </w:r>
      <w:r w:rsidR="00274D4B">
        <w:t>varies</w:t>
      </w:r>
      <w:r w:rsidR="00E30443">
        <w:t xml:space="preserve"> among participants</w:t>
      </w:r>
      <w:r w:rsidR="00D51071">
        <w:t>,</w:t>
      </w:r>
      <w:r w:rsidR="00E30443">
        <w:t xml:space="preserve"> but the overall savings </w:t>
      </w:r>
      <w:r w:rsidR="007D625B">
        <w:t xml:space="preserve">distribution pattern was similar </w:t>
      </w:r>
      <w:r w:rsidR="00E30443">
        <w:t xml:space="preserve">between 2011 and 2012 participants. </w:t>
      </w:r>
    </w:p>
    <w:p w:rsidR="002B0650" w:rsidRDefault="002B0650" w:rsidP="002B0650">
      <w:pPr>
        <w:pStyle w:val="BodyText"/>
      </w:pPr>
    </w:p>
    <w:p w:rsidR="00E30443" w:rsidRPr="00985BEB" w:rsidRDefault="00A349C4" w:rsidP="004F06ED">
      <w:pPr>
        <w:pStyle w:val="Caption"/>
      </w:pPr>
      <w:bookmarkStart w:id="116" w:name="_Ref390095844"/>
      <w:bookmarkStart w:id="117" w:name="_Toc390102279"/>
      <w:bookmarkStart w:id="118" w:name="_Toc390964231"/>
      <w:bookmarkStart w:id="119" w:name="_Toc393446067"/>
      <w:bookmarkEnd w:id="115"/>
      <w:r>
        <w:t xml:space="preserve">Figure </w:t>
      </w:r>
      <w:r w:rsidR="00867E9C">
        <w:fldChar w:fldCharType="begin"/>
      </w:r>
      <w:r w:rsidR="00867E9C">
        <w:instrText xml:space="preserve"> SEQ Figure \* ARABIC </w:instrText>
      </w:r>
      <w:r w:rsidR="00867E9C">
        <w:fldChar w:fldCharType="separate"/>
      </w:r>
      <w:r w:rsidR="000C56BE">
        <w:rPr>
          <w:noProof/>
        </w:rPr>
        <w:t>7</w:t>
      </w:r>
      <w:r w:rsidR="00867E9C">
        <w:rPr>
          <w:noProof/>
        </w:rPr>
        <w:fldChar w:fldCharType="end"/>
      </w:r>
      <w:bookmarkEnd w:id="116"/>
      <w:r>
        <w:t xml:space="preserve">: </w:t>
      </w:r>
      <w:r w:rsidR="00E30443" w:rsidRPr="00985BEB">
        <w:t xml:space="preserve">Distribution of Participants by the Change in </w:t>
      </w:r>
      <w:bookmarkEnd w:id="117"/>
      <w:r w:rsidR="00274D4B">
        <w:t>N</w:t>
      </w:r>
      <w:r w:rsidR="00117A9F">
        <w:t xml:space="preserve">ormalized </w:t>
      </w:r>
      <w:r w:rsidR="00274D4B">
        <w:t>A</w:t>
      </w:r>
      <w:r w:rsidR="00117A9F">
        <w:t xml:space="preserve">nnual </w:t>
      </w:r>
      <w:r w:rsidR="00274D4B">
        <w:t>C</w:t>
      </w:r>
      <w:bookmarkEnd w:id="118"/>
      <w:r w:rsidR="00117A9F">
        <w:t>onsumption (NAC)</w:t>
      </w:r>
      <w:bookmarkEnd w:id="119"/>
    </w:p>
    <w:p w:rsidR="00E30443" w:rsidRDefault="00E30443" w:rsidP="00E30443">
      <w:pPr>
        <w:pStyle w:val="BodyText"/>
      </w:pPr>
    </w:p>
    <w:p w:rsidR="00972CF7" w:rsidRDefault="00AC39D5" w:rsidP="00E30443">
      <w:pPr>
        <w:pStyle w:val="BodyText"/>
      </w:pPr>
      <w:r>
        <w:rPr>
          <w:noProof/>
          <w:lang w:eastAsia="zh-CN"/>
        </w:rPr>
        <w:drawing>
          <wp:inline distT="0" distB="0" distL="0" distR="0" wp14:anchorId="591E6A91" wp14:editId="7EEB1CA8">
            <wp:extent cx="6120130" cy="3985260"/>
            <wp:effectExtent l="19050" t="19050" r="1397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ngs Bin.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985260"/>
                    </a:xfrm>
                    <a:prstGeom prst="rect">
                      <a:avLst/>
                    </a:prstGeom>
                    <a:ln>
                      <a:solidFill>
                        <a:schemeClr val="bg1">
                          <a:lumMod val="50000"/>
                        </a:schemeClr>
                      </a:solidFill>
                    </a:ln>
                  </pic:spPr>
                </pic:pic>
              </a:graphicData>
            </a:graphic>
          </wp:inline>
        </w:drawing>
      </w:r>
    </w:p>
    <w:p w:rsidR="00E30443" w:rsidRDefault="00E30443" w:rsidP="002B0650">
      <w:pPr>
        <w:pStyle w:val="BodyText"/>
      </w:pPr>
      <w:r>
        <w:t xml:space="preserve">More than 40% of the participants </w:t>
      </w:r>
      <w:r w:rsidR="002B0650">
        <w:t>had reductions in electric NAC</w:t>
      </w:r>
      <w:r>
        <w:t xml:space="preserve"> </w:t>
      </w:r>
      <w:r w:rsidR="003B1D12">
        <w:t xml:space="preserve">from </w:t>
      </w:r>
      <w:r>
        <w:t>5</w:t>
      </w:r>
      <w:r w:rsidR="0072012C">
        <w:t>%</w:t>
      </w:r>
      <w:r>
        <w:t xml:space="preserve"> to 30</w:t>
      </w:r>
      <w:r w:rsidR="0072012C">
        <w:t>%</w:t>
      </w:r>
      <w:r w:rsidR="002B0650">
        <w:t>,</w:t>
      </w:r>
      <w:r>
        <w:t xml:space="preserve"> while less than 10% of the participants </w:t>
      </w:r>
      <w:r w:rsidR="002B0650">
        <w:t>had electric NAC reductions of</w:t>
      </w:r>
      <w:r>
        <w:t xml:space="preserve"> more than 30</w:t>
      </w:r>
      <w:r w:rsidR="0072012C">
        <w:t>%</w:t>
      </w:r>
      <w:r>
        <w:t>. We also found that more than 30% of the participants showed an increase in electric NAC after participating in the program across all IOUs. Specifically we found the following patterns:</w:t>
      </w:r>
    </w:p>
    <w:p w:rsidR="00996CBC" w:rsidRDefault="00996CBC" w:rsidP="003B1D12">
      <w:pPr>
        <w:pStyle w:val="BodyText"/>
      </w:pPr>
    </w:p>
    <w:p w:rsidR="00E30443" w:rsidRPr="009558FA" w:rsidRDefault="00E30443" w:rsidP="00E30443">
      <w:pPr>
        <w:pStyle w:val="BodyText"/>
        <w:ind w:firstLine="360"/>
        <w:rPr>
          <w:b/>
          <w:bCs/>
        </w:rPr>
      </w:pPr>
      <w:r w:rsidRPr="009558FA">
        <w:rPr>
          <w:b/>
          <w:bCs/>
        </w:rPr>
        <w:t>Electric</w:t>
      </w:r>
    </w:p>
    <w:p w:rsidR="00E30443" w:rsidRDefault="00E30443" w:rsidP="00517183">
      <w:pPr>
        <w:pStyle w:val="Bullet1"/>
      </w:pPr>
      <w:r>
        <w:t>PG&amp;E: slight decrease in the percent of 2012</w:t>
      </w:r>
      <w:r w:rsidR="002910D1">
        <w:t xml:space="preserve"> participants in the lower bins</w:t>
      </w:r>
    </w:p>
    <w:p w:rsidR="00E30443" w:rsidRDefault="00E30443" w:rsidP="00517183">
      <w:pPr>
        <w:pStyle w:val="Bullet1"/>
      </w:pPr>
      <w:r>
        <w:t>SDG&amp;E: slight increase in the percent of 2012</w:t>
      </w:r>
      <w:r w:rsidR="002910D1">
        <w:t xml:space="preserve"> participants in the lower bins</w:t>
      </w:r>
      <w:r>
        <w:t xml:space="preserve"> </w:t>
      </w:r>
    </w:p>
    <w:p w:rsidR="00E30443" w:rsidRDefault="00E30443" w:rsidP="00517183">
      <w:pPr>
        <w:pStyle w:val="Bullet1"/>
      </w:pPr>
      <w:r>
        <w:t>SCE: slight increase in the percent of 2012</w:t>
      </w:r>
      <w:r w:rsidR="002910D1">
        <w:t xml:space="preserve"> participants in the upper bins</w:t>
      </w:r>
    </w:p>
    <w:p w:rsidR="009060CC" w:rsidRDefault="009060CC" w:rsidP="00E30443">
      <w:pPr>
        <w:pStyle w:val="BodyText"/>
        <w:ind w:left="360"/>
      </w:pPr>
    </w:p>
    <w:p w:rsidR="00E30443" w:rsidRPr="009558FA" w:rsidRDefault="00E30443" w:rsidP="00E30443">
      <w:pPr>
        <w:pStyle w:val="BodyText"/>
        <w:ind w:left="360"/>
        <w:rPr>
          <w:b/>
          <w:bCs/>
        </w:rPr>
      </w:pPr>
      <w:r w:rsidRPr="009558FA">
        <w:rPr>
          <w:b/>
          <w:bCs/>
        </w:rPr>
        <w:t>Gas</w:t>
      </w:r>
    </w:p>
    <w:p w:rsidR="00E30443" w:rsidRDefault="00E30443" w:rsidP="00517183">
      <w:pPr>
        <w:pStyle w:val="Bullet1"/>
      </w:pPr>
      <w:r>
        <w:t>PG&amp;E: increase in the percent of 2012 participants in lowest bin</w:t>
      </w:r>
    </w:p>
    <w:p w:rsidR="00E30443" w:rsidRDefault="00E30443" w:rsidP="00517183">
      <w:pPr>
        <w:pStyle w:val="Bullet1"/>
      </w:pPr>
      <w:r>
        <w:t>SDG&amp;E: increase in the percent of 2012 participants in lowest bin</w:t>
      </w:r>
    </w:p>
    <w:p w:rsidR="00E30443" w:rsidRDefault="003B1D12" w:rsidP="00442F7D">
      <w:pPr>
        <w:pStyle w:val="Bullet1"/>
      </w:pPr>
      <w:proofErr w:type="spellStart"/>
      <w:r>
        <w:t>SoCalGas</w:t>
      </w:r>
      <w:proofErr w:type="spellEnd"/>
      <w:r w:rsidR="00E30443">
        <w:t xml:space="preserve">: </w:t>
      </w:r>
      <w:r w:rsidR="00442F7D">
        <w:t xml:space="preserve">decrease </w:t>
      </w:r>
      <w:r w:rsidR="00E30443">
        <w:t>in the percent of 2012 participants in upper bin</w:t>
      </w:r>
    </w:p>
    <w:p w:rsidR="002D1472" w:rsidRDefault="002D1472" w:rsidP="00E30443">
      <w:pPr>
        <w:pStyle w:val="BodyText"/>
        <w:rPr>
          <w:szCs w:val="22"/>
        </w:rPr>
      </w:pPr>
    </w:p>
    <w:p w:rsidR="00E30443" w:rsidRDefault="00E30443" w:rsidP="00E30443">
      <w:pPr>
        <w:pStyle w:val="BodyText"/>
      </w:pPr>
      <w:r>
        <w:t>DNV GL also examined the differences in the change of NAC across different quartiles to show differences in NAC reductions between high energy users and low energy users. The different quartiles are described below:</w:t>
      </w:r>
    </w:p>
    <w:p w:rsidR="002B0650" w:rsidRDefault="002B0650" w:rsidP="00E30443">
      <w:pPr>
        <w:pStyle w:val="BodyText"/>
      </w:pPr>
    </w:p>
    <w:p w:rsidR="00E30443" w:rsidRDefault="00677734" w:rsidP="00517183">
      <w:pPr>
        <w:pStyle w:val="Bullet1"/>
      </w:pPr>
      <w:r>
        <w:t xml:space="preserve">The </w:t>
      </w:r>
      <w:r w:rsidR="00E30443">
        <w:t xml:space="preserve">‘Top’ quartile includes participants whose </w:t>
      </w:r>
      <w:r w:rsidR="00FA7BBB">
        <w:t xml:space="preserve">pre-installation </w:t>
      </w:r>
      <w:r w:rsidR="00E30443">
        <w:t xml:space="preserve">consumption belong </w:t>
      </w:r>
      <w:r w:rsidR="002B0650">
        <w:t xml:space="preserve">in the </w:t>
      </w:r>
      <w:r w:rsidR="00E30443">
        <w:t xml:space="preserve"> 75</w:t>
      </w:r>
      <w:r w:rsidR="00E30443" w:rsidRPr="00764F78">
        <w:rPr>
          <w:vertAlign w:val="superscript"/>
        </w:rPr>
        <w:t>th</w:t>
      </w:r>
      <w:r w:rsidR="00E30443">
        <w:t xml:space="preserve"> percentile and above of the overall consumption distribution, </w:t>
      </w:r>
    </w:p>
    <w:p w:rsidR="00E30443" w:rsidRDefault="00E30443" w:rsidP="002B0650">
      <w:pPr>
        <w:pStyle w:val="Bullet1"/>
      </w:pPr>
      <w:r>
        <w:t xml:space="preserve">‘Q3’ represents participants whose </w:t>
      </w:r>
      <w:r w:rsidR="00FA7BBB">
        <w:t xml:space="preserve">pre-installation </w:t>
      </w:r>
      <w:r>
        <w:t xml:space="preserve">consumption belong </w:t>
      </w:r>
      <w:r w:rsidR="002B0650">
        <w:t xml:space="preserve">in </w:t>
      </w:r>
      <w:r>
        <w:t>the 50-75</w:t>
      </w:r>
      <w:r w:rsidRPr="00764F78">
        <w:rPr>
          <w:vertAlign w:val="superscript"/>
        </w:rPr>
        <w:t>th</w:t>
      </w:r>
      <w:r>
        <w:t xml:space="preserve"> percentile of the overall consumption distribution</w:t>
      </w:r>
    </w:p>
    <w:p w:rsidR="00E30443" w:rsidRDefault="00E30443" w:rsidP="00517183">
      <w:pPr>
        <w:pStyle w:val="Bullet1"/>
      </w:pPr>
      <w:r>
        <w:t xml:space="preserve">‘Q2’ represents participants whose </w:t>
      </w:r>
      <w:r w:rsidR="00FA7BBB">
        <w:t xml:space="preserve">pre-installation </w:t>
      </w:r>
      <w:r>
        <w:t>consumption belong to the 25-50</w:t>
      </w:r>
      <w:r w:rsidRPr="00764F78">
        <w:rPr>
          <w:vertAlign w:val="superscript"/>
        </w:rPr>
        <w:t>th</w:t>
      </w:r>
      <w:r>
        <w:t xml:space="preserve"> percentile of the overall consumption distribution</w:t>
      </w:r>
    </w:p>
    <w:p w:rsidR="00CE18FF" w:rsidRDefault="00677734" w:rsidP="002B0650">
      <w:pPr>
        <w:pStyle w:val="Bullet1"/>
      </w:pPr>
      <w:r>
        <w:t xml:space="preserve">The </w:t>
      </w:r>
      <w:r w:rsidR="00E30443">
        <w:t xml:space="preserve">‘Bottom’ quartile comprises of participants whose </w:t>
      </w:r>
      <w:r w:rsidR="00FA7BBB">
        <w:t xml:space="preserve">pre-installation </w:t>
      </w:r>
      <w:r w:rsidR="00E30443">
        <w:t>consumption fall in</w:t>
      </w:r>
      <w:r w:rsidR="002B0650">
        <w:t xml:space="preserve"> the lowest </w:t>
      </w:r>
      <w:r w:rsidR="00E30443">
        <w:t>25</w:t>
      </w:r>
      <w:r w:rsidR="00E30443" w:rsidRPr="00A349C4">
        <w:rPr>
          <w:vertAlign w:val="superscript"/>
        </w:rPr>
        <w:t>th</w:t>
      </w:r>
      <w:r w:rsidR="00E30443">
        <w:t xml:space="preserve"> percentile of the overall consumption distribution</w:t>
      </w:r>
    </w:p>
    <w:p w:rsidR="00996CBC" w:rsidRDefault="00996CBC" w:rsidP="00517183">
      <w:pPr>
        <w:pStyle w:val="BodyText"/>
      </w:pPr>
    </w:p>
    <w:p w:rsidR="00E30443" w:rsidRDefault="00CE18FF" w:rsidP="00517183">
      <w:pPr>
        <w:pStyle w:val="BodyText"/>
      </w:pPr>
      <w:r w:rsidRPr="006010DB">
        <w:fldChar w:fldCharType="begin"/>
      </w:r>
      <w:r w:rsidRPr="006010DB">
        <w:instrText xml:space="preserve"> REF _Ref390094248 \h </w:instrText>
      </w:r>
      <w:r w:rsidR="006010DB">
        <w:instrText xml:space="preserve"> \* MERGEFORMAT </w:instrText>
      </w:r>
      <w:r w:rsidRPr="006010DB">
        <w:fldChar w:fldCharType="separate"/>
      </w:r>
      <w:r w:rsidR="000C56BE">
        <w:t>Figure 8</w:t>
      </w:r>
      <w:r w:rsidRPr="006010DB">
        <w:fldChar w:fldCharType="end"/>
      </w:r>
      <w:r w:rsidR="00E30443" w:rsidRPr="006010DB">
        <w:t xml:space="preserve"> presents average change in NAC across different quartiles by IOU and program year. The values in percent next to the bars correspond to the average change in each quartile while the values in parenthesis show the number of sites that belong to each quartile. </w:t>
      </w:r>
      <w:bookmarkStart w:id="120" w:name="_Ref388625970"/>
    </w:p>
    <w:p w:rsidR="00996CBC" w:rsidRPr="006010DB" w:rsidRDefault="00996CBC" w:rsidP="00517183">
      <w:pPr>
        <w:pStyle w:val="BodyText"/>
      </w:pPr>
    </w:p>
    <w:p w:rsidR="00E30443" w:rsidRPr="004C6A20" w:rsidRDefault="00A349C4" w:rsidP="00342634">
      <w:pPr>
        <w:pStyle w:val="Caption"/>
      </w:pPr>
      <w:bookmarkStart w:id="121" w:name="_Ref390094248"/>
      <w:bookmarkStart w:id="122" w:name="_Toc390964232"/>
      <w:bookmarkStart w:id="123" w:name="_Toc393446068"/>
      <w:bookmarkEnd w:id="120"/>
      <w:r>
        <w:lastRenderedPageBreak/>
        <w:t xml:space="preserve">Figure </w:t>
      </w:r>
      <w:r w:rsidR="00867E9C">
        <w:fldChar w:fldCharType="begin"/>
      </w:r>
      <w:r w:rsidR="00867E9C">
        <w:instrText xml:space="preserve"> SEQ Figure \* ARABIC </w:instrText>
      </w:r>
      <w:r w:rsidR="00867E9C">
        <w:fldChar w:fldCharType="separate"/>
      </w:r>
      <w:r w:rsidR="000C56BE">
        <w:rPr>
          <w:noProof/>
        </w:rPr>
        <w:t>8</w:t>
      </w:r>
      <w:r w:rsidR="00867E9C">
        <w:rPr>
          <w:noProof/>
        </w:rPr>
        <w:fldChar w:fldCharType="end"/>
      </w:r>
      <w:bookmarkEnd w:id="121"/>
      <w:r>
        <w:t>:</w:t>
      </w:r>
      <w:r w:rsidR="00E30443">
        <w:t xml:space="preserve"> Change in N</w:t>
      </w:r>
      <w:r w:rsidR="00A21445">
        <w:t xml:space="preserve">ormalized </w:t>
      </w:r>
      <w:r w:rsidR="00E30443">
        <w:t>A</w:t>
      </w:r>
      <w:r w:rsidR="00A21445">
        <w:t xml:space="preserve">nnual </w:t>
      </w:r>
      <w:r w:rsidR="00E30443">
        <w:t>C</w:t>
      </w:r>
      <w:r w:rsidR="00A21445">
        <w:t>onsumption</w:t>
      </w:r>
      <w:r w:rsidR="00E30443">
        <w:t xml:space="preserve"> by Quartile</w:t>
      </w:r>
      <w:bookmarkEnd w:id="122"/>
      <w:bookmarkEnd w:id="123"/>
    </w:p>
    <w:p w:rsidR="00E30443" w:rsidRDefault="00AC39D5" w:rsidP="00517183">
      <w:pPr>
        <w:pStyle w:val="BodyText"/>
        <w:keepNext/>
        <w:spacing w:after="120"/>
        <w:jc w:val="center"/>
      </w:pPr>
      <w:r>
        <w:rPr>
          <w:noProof/>
          <w:lang w:eastAsia="zh-CN"/>
        </w:rPr>
        <w:drawing>
          <wp:inline distT="0" distB="0" distL="0" distR="0" wp14:anchorId="1310436C" wp14:editId="71F735A9">
            <wp:extent cx="6120130" cy="4114165"/>
            <wp:effectExtent l="19050" t="19050" r="1397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ile-%savings fig 8.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114165"/>
                    </a:xfrm>
                    <a:prstGeom prst="rect">
                      <a:avLst/>
                    </a:prstGeom>
                    <a:ln>
                      <a:solidFill>
                        <a:schemeClr val="bg1">
                          <a:lumMod val="50000"/>
                        </a:schemeClr>
                      </a:solidFill>
                    </a:ln>
                  </pic:spPr>
                </pic:pic>
              </a:graphicData>
            </a:graphic>
          </wp:inline>
        </w:drawing>
      </w:r>
    </w:p>
    <w:p w:rsidR="00DC6F81" w:rsidRDefault="00DC6F81" w:rsidP="00322A13">
      <w:pPr>
        <w:pStyle w:val="BodyText"/>
      </w:pPr>
    </w:p>
    <w:p w:rsidR="006E1E0A" w:rsidRDefault="00322A13" w:rsidP="006E1E0A">
      <w:pPr>
        <w:pStyle w:val="BodyText"/>
      </w:pPr>
      <w:r w:rsidRPr="006E1E0A">
        <w:t>Overall, we found that there is a correlation between greater household consumption before participating in the program and greater savings.  Specifically we found that</w:t>
      </w:r>
      <w:r w:rsidR="006E1E0A">
        <w:t xml:space="preserve">: </w:t>
      </w:r>
      <w:r w:rsidRPr="006E1E0A">
        <w:t xml:space="preserve"> </w:t>
      </w:r>
    </w:p>
    <w:p w:rsidR="006E1E0A" w:rsidRDefault="006E1E0A" w:rsidP="006E1E0A">
      <w:pPr>
        <w:pStyle w:val="BodyText"/>
      </w:pPr>
    </w:p>
    <w:p w:rsidR="006E1E0A" w:rsidRDefault="006E1E0A" w:rsidP="006E1E0A">
      <w:pPr>
        <w:pStyle w:val="BodyText"/>
        <w:numPr>
          <w:ilvl w:val="0"/>
          <w:numId w:val="36"/>
        </w:numPr>
      </w:pPr>
      <w:r>
        <w:t>H</w:t>
      </w:r>
      <w:r w:rsidR="00322A13" w:rsidRPr="006E1E0A">
        <w:t>ouseholds in the top quartile reduce</w:t>
      </w:r>
      <w:r w:rsidR="00D51071" w:rsidRPr="006E1E0A">
        <w:t>d</w:t>
      </w:r>
      <w:r w:rsidR="00322A13" w:rsidRPr="006E1E0A">
        <w:t xml:space="preserve"> electric consumption at an average rate of over 5% for all IOUs with SDG&amp;E showing the highest NAC reduction in the top quartile</w:t>
      </w:r>
      <w:r w:rsidR="00322A13">
        <w:t xml:space="preserve">; and </w:t>
      </w:r>
    </w:p>
    <w:p w:rsidR="006E1E0A" w:rsidRDefault="006E1E0A" w:rsidP="006E1E0A">
      <w:pPr>
        <w:pStyle w:val="BodyText"/>
      </w:pPr>
    </w:p>
    <w:p w:rsidR="00322A13" w:rsidRDefault="006E1E0A" w:rsidP="006E1E0A">
      <w:pPr>
        <w:pStyle w:val="BodyText"/>
        <w:numPr>
          <w:ilvl w:val="0"/>
          <w:numId w:val="36"/>
        </w:numPr>
      </w:pPr>
      <w:r>
        <w:t>H</w:t>
      </w:r>
      <w:r w:rsidR="00322A13">
        <w:t>ouseholds in the top quartile reduce</w:t>
      </w:r>
      <w:r w:rsidR="00D51071">
        <w:t>d</w:t>
      </w:r>
      <w:r w:rsidR="00322A13">
        <w:t xml:space="preserve"> gas consumption at an average rate of around 20% or more for all IOUs except </w:t>
      </w:r>
      <w:proofErr w:type="spellStart"/>
      <w:r w:rsidR="00322A13">
        <w:t>SoCalGas</w:t>
      </w:r>
      <w:proofErr w:type="spellEnd"/>
      <w:r w:rsidR="00322A13">
        <w:t>. SDG&amp;E showed the highest NAC reduction in the top quartile and showed the lowest increase in NAC in the bottom quartile across IOUs.</w:t>
      </w:r>
    </w:p>
    <w:p w:rsidR="006E1E0A" w:rsidRDefault="006E1E0A" w:rsidP="009A2084">
      <w:pPr>
        <w:pStyle w:val="BodyText"/>
      </w:pPr>
    </w:p>
    <w:p w:rsidR="006E1E0A" w:rsidRDefault="006E1E0A" w:rsidP="00521F11">
      <w:pPr>
        <w:pStyle w:val="BodyText"/>
        <w:numPr>
          <w:ilvl w:val="0"/>
          <w:numId w:val="36"/>
        </w:numPr>
      </w:pPr>
      <w:r>
        <w:t xml:space="preserve">On </w:t>
      </w:r>
      <w:r w:rsidR="00E30443">
        <w:t xml:space="preserve">average, households in the </w:t>
      </w:r>
      <w:r w:rsidR="00C67EF1">
        <w:t xml:space="preserve">bottom </w:t>
      </w:r>
      <w:r w:rsidR="00E30443">
        <w:t xml:space="preserve">quartile increased gas and electric consumption </w:t>
      </w:r>
      <w:r w:rsidR="00C11D7E">
        <w:t xml:space="preserve">from the pre- to the post-installation periods, </w:t>
      </w:r>
      <w:r w:rsidR="00E30443">
        <w:t xml:space="preserve">except </w:t>
      </w:r>
      <w:r w:rsidR="00841ECB">
        <w:t xml:space="preserve">for </w:t>
      </w:r>
      <w:r w:rsidR="00E30443">
        <w:t>gas consumption of 2011 SDG&amp;E participants.</w:t>
      </w:r>
      <w:r w:rsidR="00272C14">
        <w:t xml:space="preserve"> No systematic changes </w:t>
      </w:r>
      <w:r w:rsidR="00521F11">
        <w:t xml:space="preserve">that would increase energy use </w:t>
      </w:r>
      <w:r w:rsidR="00272C14">
        <w:t>in household</w:t>
      </w:r>
      <w:r w:rsidR="00521F11">
        <w:t>s</w:t>
      </w:r>
      <w:r w:rsidR="00272C14">
        <w:t xml:space="preserve"> </w:t>
      </w:r>
      <w:r w:rsidR="003A100F">
        <w:t>were revealed in surveys</w:t>
      </w:r>
      <w:r w:rsidR="001B6FCF">
        <w:t>. T</w:t>
      </w:r>
      <w:r w:rsidR="003A100F">
        <w:t>his finding shows the savings uncertainty of low users is high</w:t>
      </w:r>
      <w:r w:rsidR="001B6FCF">
        <w:t>.</w:t>
      </w:r>
    </w:p>
    <w:p w:rsidR="006E1E0A" w:rsidRDefault="006E1E0A" w:rsidP="006E1E0A">
      <w:pPr>
        <w:pStyle w:val="BodyText"/>
      </w:pPr>
    </w:p>
    <w:p w:rsidR="006E1E0A" w:rsidRDefault="00E30443" w:rsidP="009A2084">
      <w:pPr>
        <w:pStyle w:val="BodyText"/>
        <w:numPr>
          <w:ilvl w:val="0"/>
          <w:numId w:val="36"/>
        </w:numPr>
      </w:pPr>
      <w:r>
        <w:t xml:space="preserve">For electric, PG&amp;E participants showed the highest increase in NAC after program participation while SCE had the lowest increase. </w:t>
      </w:r>
    </w:p>
    <w:p w:rsidR="006E1E0A" w:rsidRDefault="006E1E0A" w:rsidP="006E1E0A">
      <w:pPr>
        <w:pStyle w:val="BodyText"/>
      </w:pPr>
    </w:p>
    <w:p w:rsidR="00E30443" w:rsidRDefault="00E30443" w:rsidP="009A2084">
      <w:pPr>
        <w:pStyle w:val="BodyText"/>
        <w:numPr>
          <w:ilvl w:val="0"/>
          <w:numId w:val="36"/>
        </w:numPr>
      </w:pPr>
      <w:r>
        <w:t xml:space="preserve">For gas, only SDG&amp;E 2011 participants showed gas NAC reductions after program participation. </w:t>
      </w:r>
      <w:proofErr w:type="spellStart"/>
      <w:r>
        <w:t>SoCalGas</w:t>
      </w:r>
      <w:proofErr w:type="spellEnd"/>
      <w:r>
        <w:t xml:space="preserve"> participants in 2011 showed an increase in </w:t>
      </w:r>
      <w:r w:rsidR="006E1E0A">
        <w:t xml:space="preserve">normalized annual </w:t>
      </w:r>
      <w:r>
        <w:t xml:space="preserve">consumption </w:t>
      </w:r>
      <w:r w:rsidR="006E1E0A">
        <w:t xml:space="preserve">of </w:t>
      </w:r>
      <w:r>
        <w:t xml:space="preserve">over 20% in the post-period. However, it is important to note that the total number of </w:t>
      </w:r>
      <w:proofErr w:type="spellStart"/>
      <w:r>
        <w:t>SoCalGas</w:t>
      </w:r>
      <w:proofErr w:type="spellEnd"/>
      <w:r>
        <w:t xml:space="preserve"> participants in </w:t>
      </w:r>
      <w:r w:rsidR="006E1E0A">
        <w:t xml:space="preserve">the </w:t>
      </w:r>
      <w:r>
        <w:t xml:space="preserve">2011 program year is small. </w:t>
      </w:r>
    </w:p>
    <w:p w:rsidR="00E30443" w:rsidRDefault="00E30443" w:rsidP="00E30443">
      <w:pPr>
        <w:pStyle w:val="BodyText"/>
      </w:pPr>
    </w:p>
    <w:p w:rsidR="00E30443" w:rsidRDefault="0024444A" w:rsidP="000F625D">
      <w:pPr>
        <w:pStyle w:val="BodyText"/>
      </w:pPr>
      <w:r>
        <w:fldChar w:fldCharType="begin"/>
      </w:r>
      <w:r>
        <w:instrText xml:space="preserve"> REF _Ref390102804 \h </w:instrText>
      </w:r>
      <w:r>
        <w:fldChar w:fldCharType="separate"/>
      </w:r>
      <w:r w:rsidR="000C56BE">
        <w:t xml:space="preserve">Figure </w:t>
      </w:r>
      <w:r w:rsidR="000C56BE">
        <w:rPr>
          <w:noProof/>
        </w:rPr>
        <w:t>6</w:t>
      </w:r>
      <w:r>
        <w:fldChar w:fldCharType="end"/>
      </w:r>
      <w:r>
        <w:t xml:space="preserve"> and </w:t>
      </w:r>
      <w:r>
        <w:fldChar w:fldCharType="begin"/>
      </w:r>
      <w:r>
        <w:instrText xml:space="preserve"> REF _Ref390095844 \h </w:instrText>
      </w:r>
      <w:r>
        <w:fldChar w:fldCharType="separate"/>
      </w:r>
      <w:r w:rsidR="000C56BE">
        <w:t xml:space="preserve">Figure </w:t>
      </w:r>
      <w:r w:rsidR="000C56BE">
        <w:rPr>
          <w:noProof/>
        </w:rPr>
        <w:t>7</w:t>
      </w:r>
      <w:r>
        <w:fldChar w:fldCharType="end"/>
      </w:r>
      <w:r w:rsidR="00E30443">
        <w:t xml:space="preserve"> </w:t>
      </w:r>
      <w:r>
        <w:t>show</w:t>
      </w:r>
      <w:r w:rsidR="00E30443">
        <w:t xml:space="preserve"> the change in NAC between pre- and post-</w:t>
      </w:r>
      <w:r w:rsidR="008C25BF">
        <w:t xml:space="preserve">installation </w:t>
      </w:r>
      <w:r w:rsidR="00E30443">
        <w:t>period across different groups. The percentage change in NAC only removes the effect of weather differences in the pre</w:t>
      </w:r>
      <w:r w:rsidR="00117A9F">
        <w:t>-</w:t>
      </w:r>
      <w:r w:rsidR="00E30443">
        <w:t xml:space="preserve"> and post</w:t>
      </w:r>
      <w:r w:rsidR="00117A9F">
        <w:t>-periods, but it is confounded by</w:t>
      </w:r>
      <w:r w:rsidR="00E30443">
        <w:t xml:space="preserve"> changes that are no</w:t>
      </w:r>
      <w:r w:rsidR="007569FF">
        <w:t xml:space="preserve">t </w:t>
      </w:r>
      <w:r w:rsidR="00B31DF7">
        <w:t xml:space="preserve">weather </w:t>
      </w:r>
      <w:r w:rsidR="00E30443">
        <w:t xml:space="preserve">related. To </w:t>
      </w:r>
      <w:r w:rsidR="00B31DF7">
        <w:t xml:space="preserve">account </w:t>
      </w:r>
      <w:r w:rsidR="00E30443">
        <w:t xml:space="preserve">for such factors, we estimated a pooled fixed effects model </w:t>
      </w:r>
      <w:r w:rsidR="00B31DF7">
        <w:t>that accounts</w:t>
      </w:r>
      <w:r w:rsidR="00E30443">
        <w:t xml:space="preserve"> for consumption trends and other unobserved site-specific characteristics.</w:t>
      </w:r>
    </w:p>
    <w:p w:rsidR="00E30443" w:rsidRDefault="00E30443" w:rsidP="00064605">
      <w:pPr>
        <w:pStyle w:val="Heading3"/>
      </w:pPr>
      <w:bookmarkStart w:id="124" w:name="_Toc389644995"/>
      <w:bookmarkStart w:id="125" w:name="_Toc393446030"/>
      <w:r>
        <w:t xml:space="preserve">Pooled </w:t>
      </w:r>
      <w:r w:rsidR="00900D31">
        <w:t xml:space="preserve">Fixed </w:t>
      </w:r>
      <w:r>
        <w:t>Effects Model</w:t>
      </w:r>
      <w:bookmarkEnd w:id="124"/>
      <w:r w:rsidR="001A41C1">
        <w:t xml:space="preserve"> Results</w:t>
      </w:r>
      <w:bookmarkEnd w:id="125"/>
      <w:r w:rsidR="001A41C1">
        <w:t xml:space="preserve"> </w:t>
      </w:r>
    </w:p>
    <w:p w:rsidR="00900D31" w:rsidRDefault="00E30443" w:rsidP="00E75D6D">
      <w:pPr>
        <w:pStyle w:val="BodyText"/>
      </w:pPr>
      <w:r w:rsidRPr="000C0C25">
        <w:t xml:space="preserve">DNV GL estimated gross program savings using a fixed effects model for each IOU and program year. </w:t>
      </w:r>
      <w:r w:rsidR="00A60459">
        <w:t xml:space="preserve"> This analysis was performed twice: with and without the use of a comparison group.  </w:t>
      </w:r>
    </w:p>
    <w:p w:rsidR="00900D31" w:rsidRDefault="00900D31" w:rsidP="002D1472">
      <w:pPr>
        <w:pStyle w:val="BodyText"/>
      </w:pPr>
    </w:p>
    <w:p w:rsidR="00A60459" w:rsidRDefault="00900D31" w:rsidP="002D1472">
      <w:pPr>
        <w:pStyle w:val="BodyText"/>
      </w:pPr>
      <w:r>
        <w:t xml:space="preserve">Results with a comparison group are included in this section.  Results with no comparison group are included in Appendix </w:t>
      </w:r>
      <w:r>
        <w:fldChar w:fldCharType="begin"/>
      </w:r>
      <w:r>
        <w:instrText xml:space="preserve"> REF _Ref393360290 \r \h </w:instrText>
      </w:r>
      <w:r>
        <w:fldChar w:fldCharType="separate"/>
      </w:r>
      <w:r w:rsidR="000C56BE">
        <w:rPr>
          <w:rFonts w:hint="eastAsia"/>
          <w:cs/>
        </w:rPr>
        <w:t>‎</w:t>
      </w:r>
      <w:r w:rsidR="000C56BE">
        <w:t>B</w:t>
      </w:r>
      <w:r>
        <w:fldChar w:fldCharType="end"/>
      </w:r>
      <w:r>
        <w:t xml:space="preserve">.  </w:t>
      </w:r>
    </w:p>
    <w:p w:rsidR="00A60459" w:rsidRDefault="00A60459" w:rsidP="002D1472">
      <w:pPr>
        <w:pStyle w:val="BodyText"/>
      </w:pPr>
    </w:p>
    <w:p w:rsidR="00E30443" w:rsidRDefault="00FA76E6" w:rsidP="00465A14">
      <w:pPr>
        <w:pStyle w:val="BodyText"/>
      </w:pPr>
      <w:r>
        <w:t>The second</w:t>
      </w:r>
      <w:r w:rsidR="00E30443">
        <w:t xml:space="preserve"> analysis was done to include a comparison group in a pooled fixed effects framework. This was done in an attempt to capture changes in household characteristics that might have affected consumption during the analysis period and may not have been captured in the </w:t>
      </w:r>
      <w:r>
        <w:t xml:space="preserve">first </w:t>
      </w:r>
      <w:r w:rsidR="00E30443">
        <w:t xml:space="preserve">analysis. DNV GL utilized future </w:t>
      </w:r>
      <w:r w:rsidR="00465A14">
        <w:t>program</w:t>
      </w:r>
      <w:r w:rsidR="00E30443">
        <w:t xml:space="preserve"> participants as</w:t>
      </w:r>
      <w:r w:rsidR="00465A14">
        <w:t xml:space="preserve"> a</w:t>
      </w:r>
      <w:r w:rsidR="00E30443">
        <w:t xml:space="preserve"> comparison group.  Specifically, we used 2012 program participants as </w:t>
      </w:r>
      <w:r w:rsidR="00465A14">
        <w:t xml:space="preserve">the </w:t>
      </w:r>
      <w:r w:rsidR="00E30443">
        <w:t xml:space="preserve">comparison group for 2011 program </w:t>
      </w:r>
      <w:r w:rsidR="00465A14">
        <w:t xml:space="preserve">participants </w:t>
      </w:r>
      <w:r w:rsidR="00E30443">
        <w:t xml:space="preserve">and used 2013 program participants as </w:t>
      </w:r>
      <w:r w:rsidR="00465A14">
        <w:t xml:space="preserve">a </w:t>
      </w:r>
      <w:r w:rsidR="00E30443">
        <w:t xml:space="preserve">comparison group for 2012 program </w:t>
      </w:r>
      <w:r w:rsidR="00465A14">
        <w:t>participants</w:t>
      </w:r>
      <w:r w:rsidR="00E30443">
        <w:t>.</w:t>
      </w:r>
      <w:r w:rsidR="00465A14">
        <w:t xml:space="preserve"> </w:t>
      </w:r>
      <w:r w:rsidR="00E30443">
        <w:t xml:space="preserve"> </w:t>
      </w:r>
      <w:r w:rsidR="00AC446B">
        <w:t>Details about comparison group specification are</w:t>
      </w:r>
      <w:r w:rsidR="00E30443">
        <w:t xml:space="preserve"> described in the methodology section.</w:t>
      </w:r>
    </w:p>
    <w:p w:rsidR="00E30443" w:rsidRDefault="00E30443" w:rsidP="00E30443">
      <w:pPr>
        <w:pStyle w:val="BodyText"/>
      </w:pPr>
    </w:p>
    <w:p w:rsidR="00E30443" w:rsidRDefault="00E30443" w:rsidP="00044C8D">
      <w:pPr>
        <w:pStyle w:val="BodyText"/>
      </w:pPr>
      <w:r>
        <w:fldChar w:fldCharType="begin"/>
      </w:r>
      <w:r>
        <w:instrText xml:space="preserve"> REF _Ref389220094 \h </w:instrText>
      </w:r>
      <w:r>
        <w:fldChar w:fldCharType="separate"/>
      </w:r>
      <w:r w:rsidR="000C56BE">
        <w:t xml:space="preserve">Table </w:t>
      </w:r>
      <w:r w:rsidR="000C56BE">
        <w:rPr>
          <w:noProof/>
        </w:rPr>
        <w:t>10</w:t>
      </w:r>
      <w:r>
        <w:fldChar w:fldCharType="end"/>
      </w:r>
      <w:r>
        <w:t xml:space="preserve"> summarizes the number of sites in the participant and comparison groups for program years 2011 and 2012. We only conducted </w:t>
      </w:r>
      <w:r w:rsidR="00465A14">
        <w:t xml:space="preserve">this second </w:t>
      </w:r>
      <w:r>
        <w:t xml:space="preserve">analysis for IOUs with reasonable number of sites in the participant and comparison group. </w:t>
      </w:r>
      <w:r w:rsidR="00465A14">
        <w:t xml:space="preserve">Due to </w:t>
      </w:r>
      <w:r w:rsidR="00044C8D">
        <w:t>a very low</w:t>
      </w:r>
      <w:r w:rsidR="00465A14">
        <w:t xml:space="preserve"> number of comparison program participants, r</w:t>
      </w:r>
      <w:r>
        <w:t xml:space="preserve">esults from </w:t>
      </w:r>
      <w:r w:rsidR="00465A14">
        <w:t xml:space="preserve">the </w:t>
      </w:r>
      <w:r>
        <w:t xml:space="preserve">second </w:t>
      </w:r>
      <w:r w:rsidR="004F06ED">
        <w:t xml:space="preserve">analysis </w:t>
      </w:r>
      <w:proofErr w:type="spellStart"/>
      <w:r w:rsidR="004F06ED">
        <w:t>SoCalGas</w:t>
      </w:r>
      <w:proofErr w:type="spellEnd"/>
      <w:r>
        <w:t xml:space="preserve"> 2011 and 2012 participants and SDG&amp;E 2012 participants. </w:t>
      </w:r>
    </w:p>
    <w:p w:rsidR="00B31DF7" w:rsidRDefault="00B31DF7" w:rsidP="00E30443">
      <w:pPr>
        <w:pStyle w:val="BodyText"/>
      </w:pPr>
    </w:p>
    <w:p w:rsidR="00E30443" w:rsidRDefault="00BB72BF" w:rsidP="00342634">
      <w:pPr>
        <w:pStyle w:val="Caption"/>
      </w:pPr>
      <w:bookmarkStart w:id="126" w:name="_Ref389220094"/>
      <w:bookmarkStart w:id="127" w:name="_Toc390102290"/>
      <w:bookmarkStart w:id="128" w:name="_Toc393446079"/>
      <w:r>
        <w:lastRenderedPageBreak/>
        <w:t>Table</w:t>
      </w:r>
      <w:r w:rsidR="00E30443">
        <w:t xml:space="preserve"> </w:t>
      </w:r>
      <w:r w:rsidR="00867E9C">
        <w:fldChar w:fldCharType="begin"/>
      </w:r>
      <w:r w:rsidR="00867E9C">
        <w:instrText xml:space="preserve"> SEQ Table \* ARABIC </w:instrText>
      </w:r>
      <w:r w:rsidR="00867E9C">
        <w:fldChar w:fldCharType="separate"/>
      </w:r>
      <w:r w:rsidR="00342634">
        <w:rPr>
          <w:noProof/>
        </w:rPr>
        <w:t>10</w:t>
      </w:r>
      <w:r w:rsidR="00867E9C">
        <w:rPr>
          <w:noProof/>
        </w:rPr>
        <w:fldChar w:fldCharType="end"/>
      </w:r>
      <w:bookmarkEnd w:id="126"/>
      <w:r w:rsidR="00CE18FF">
        <w:t>:</w:t>
      </w:r>
      <w:r w:rsidR="00E30443">
        <w:t xml:space="preserve"> N</w:t>
      </w:r>
      <w:r w:rsidR="004C0ED9">
        <w:t xml:space="preserve">umber </w:t>
      </w:r>
      <w:r w:rsidR="00E30443">
        <w:t xml:space="preserve">of </w:t>
      </w:r>
      <w:r w:rsidR="0078772D">
        <w:t>Sites</w:t>
      </w:r>
      <w:r w:rsidR="00E30443">
        <w:t xml:space="preserve"> </w:t>
      </w:r>
      <w:r w:rsidR="00DF7782">
        <w:t xml:space="preserve">Used in Analysis </w:t>
      </w:r>
      <w:r w:rsidR="00E30443">
        <w:t xml:space="preserve">in the </w:t>
      </w:r>
      <w:r w:rsidR="0078772D">
        <w:t xml:space="preserve">Participant </w:t>
      </w:r>
      <w:r w:rsidR="00E30443">
        <w:t xml:space="preserve">and </w:t>
      </w:r>
      <w:proofErr w:type="gramStart"/>
      <w:r w:rsidR="0078772D">
        <w:t>Comparison</w:t>
      </w:r>
      <w:r w:rsidR="00AD7A69" w:rsidRPr="00AD7A69">
        <w:rPr>
          <w:vertAlign w:val="superscript"/>
        </w:rPr>
        <w:t>(</w:t>
      </w:r>
      <w:proofErr w:type="gramEnd"/>
      <w:r w:rsidR="00AD7A69" w:rsidRPr="00AD7A69">
        <w:rPr>
          <w:vertAlign w:val="superscript"/>
        </w:rPr>
        <w:t>a)</w:t>
      </w:r>
      <w:r w:rsidR="00DF7782">
        <w:t xml:space="preserve"> </w:t>
      </w:r>
      <w:r w:rsidR="0078772D">
        <w:t>Groups</w:t>
      </w:r>
      <w:r w:rsidR="00DF7782">
        <w:t xml:space="preserve"> </w:t>
      </w:r>
      <w:r w:rsidR="00E30443">
        <w:t xml:space="preserve">for </w:t>
      </w:r>
      <w:r w:rsidR="0078772D">
        <w:t xml:space="preserve">Program Year </w:t>
      </w:r>
      <w:r w:rsidR="00E30443">
        <w:t>2011 and 2012</w:t>
      </w:r>
      <w:bookmarkEnd w:id="127"/>
      <w:bookmarkEnd w:id="128"/>
    </w:p>
    <w:tbl>
      <w:tblPr>
        <w:tblW w:w="7220" w:type="dxa"/>
        <w:jc w:val="center"/>
        <w:tblInd w:w="93"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60"/>
        <w:gridCol w:w="960"/>
        <w:gridCol w:w="1295"/>
        <w:gridCol w:w="1020"/>
        <w:gridCol w:w="1020"/>
        <w:gridCol w:w="1020"/>
        <w:gridCol w:w="1020"/>
      </w:tblGrid>
      <w:tr w:rsidR="00B31DF7" w:rsidRPr="00196AB5" w:rsidTr="00196AB5">
        <w:trPr>
          <w:trHeight w:val="300"/>
          <w:jc w:val="center"/>
        </w:trPr>
        <w:tc>
          <w:tcPr>
            <w:tcW w:w="960" w:type="dxa"/>
            <w:vMerge w:val="restart"/>
            <w:shd w:val="clear" w:color="auto" w:fill="002776"/>
            <w:noWrap/>
            <w:vAlign w:val="bottom"/>
            <w:hideMark/>
          </w:tcPr>
          <w:p w:rsidR="00B31DF7" w:rsidRPr="00196AB5" w:rsidRDefault="00B31DF7" w:rsidP="00A56A73">
            <w:pPr>
              <w:keepNext/>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IOU</w:t>
            </w:r>
          </w:p>
        </w:tc>
        <w:tc>
          <w:tcPr>
            <w:tcW w:w="960" w:type="dxa"/>
            <w:vMerge w:val="restart"/>
            <w:shd w:val="clear" w:color="auto" w:fill="002776"/>
            <w:noWrap/>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Fuel</w:t>
            </w:r>
          </w:p>
        </w:tc>
        <w:tc>
          <w:tcPr>
            <w:tcW w:w="1220" w:type="dxa"/>
            <w:vMerge w:val="restart"/>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Group</w:t>
            </w:r>
          </w:p>
        </w:tc>
        <w:tc>
          <w:tcPr>
            <w:tcW w:w="2040" w:type="dxa"/>
            <w:gridSpan w:val="2"/>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Basic</w:t>
            </w:r>
          </w:p>
        </w:tc>
        <w:tc>
          <w:tcPr>
            <w:tcW w:w="2040" w:type="dxa"/>
            <w:gridSpan w:val="2"/>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Advanced</w:t>
            </w:r>
          </w:p>
        </w:tc>
      </w:tr>
      <w:tr w:rsidR="00B31DF7" w:rsidRPr="00196AB5" w:rsidTr="00196AB5">
        <w:trPr>
          <w:trHeight w:val="300"/>
          <w:jc w:val="center"/>
        </w:trPr>
        <w:tc>
          <w:tcPr>
            <w:tcW w:w="960" w:type="dxa"/>
            <w:vMerge/>
            <w:shd w:val="clear" w:color="auto" w:fill="002776"/>
            <w:vAlign w:val="center"/>
            <w:hideMark/>
          </w:tcPr>
          <w:p w:rsidR="00B31DF7" w:rsidRPr="00196AB5" w:rsidRDefault="00B31DF7" w:rsidP="00A56A73">
            <w:pPr>
              <w:keepNext/>
              <w:spacing w:line="240" w:lineRule="auto"/>
              <w:rPr>
                <w:rFonts w:ascii="Arial" w:hAnsi="Arial" w:cs="Arial"/>
                <w:b/>
                <w:bCs/>
                <w:color w:val="FFFFFF"/>
                <w:sz w:val="20"/>
                <w:szCs w:val="20"/>
                <w:lang w:eastAsia="zh-CN"/>
              </w:rPr>
            </w:pPr>
          </w:p>
        </w:tc>
        <w:tc>
          <w:tcPr>
            <w:tcW w:w="960" w:type="dxa"/>
            <w:vMerge/>
            <w:shd w:val="clear" w:color="auto" w:fill="002776"/>
            <w:vAlign w:val="center"/>
            <w:hideMark/>
          </w:tcPr>
          <w:p w:rsidR="00B31DF7" w:rsidRPr="00196AB5" w:rsidRDefault="00B31DF7" w:rsidP="00A56A73">
            <w:pPr>
              <w:spacing w:line="240" w:lineRule="auto"/>
              <w:rPr>
                <w:rFonts w:ascii="Arial" w:hAnsi="Arial" w:cs="Arial"/>
                <w:b/>
                <w:bCs/>
                <w:color w:val="FFFFFF"/>
                <w:sz w:val="20"/>
                <w:szCs w:val="20"/>
                <w:lang w:eastAsia="zh-CN"/>
              </w:rPr>
            </w:pPr>
          </w:p>
        </w:tc>
        <w:tc>
          <w:tcPr>
            <w:tcW w:w="1220" w:type="dxa"/>
            <w:vMerge/>
            <w:shd w:val="clear" w:color="auto" w:fill="002776"/>
            <w:vAlign w:val="center"/>
            <w:hideMark/>
          </w:tcPr>
          <w:p w:rsidR="00B31DF7" w:rsidRPr="00196AB5" w:rsidRDefault="00B31DF7" w:rsidP="00A56A73">
            <w:pPr>
              <w:spacing w:line="240" w:lineRule="auto"/>
              <w:rPr>
                <w:rFonts w:ascii="Arial" w:hAnsi="Arial" w:cs="Arial"/>
                <w:b/>
                <w:bCs/>
                <w:color w:val="FFFFFF"/>
                <w:sz w:val="20"/>
                <w:szCs w:val="20"/>
                <w:lang w:eastAsia="zh-CN"/>
              </w:rPr>
            </w:pPr>
          </w:p>
        </w:tc>
        <w:tc>
          <w:tcPr>
            <w:tcW w:w="1020" w:type="dxa"/>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2011</w:t>
            </w:r>
          </w:p>
        </w:tc>
        <w:tc>
          <w:tcPr>
            <w:tcW w:w="1020" w:type="dxa"/>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2012</w:t>
            </w:r>
          </w:p>
        </w:tc>
        <w:tc>
          <w:tcPr>
            <w:tcW w:w="1020" w:type="dxa"/>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2011</w:t>
            </w:r>
          </w:p>
        </w:tc>
        <w:tc>
          <w:tcPr>
            <w:tcW w:w="1020" w:type="dxa"/>
            <w:shd w:val="clear" w:color="auto" w:fill="002776"/>
            <w:vAlign w:val="bottom"/>
            <w:hideMark/>
          </w:tcPr>
          <w:p w:rsidR="00B31DF7" w:rsidRPr="00196AB5" w:rsidRDefault="00B31DF7" w:rsidP="00A56A73">
            <w:pPr>
              <w:spacing w:line="240" w:lineRule="auto"/>
              <w:jc w:val="center"/>
              <w:rPr>
                <w:rFonts w:ascii="Arial" w:hAnsi="Arial" w:cs="Arial"/>
                <w:b/>
                <w:bCs/>
                <w:color w:val="FFFFFF"/>
                <w:sz w:val="20"/>
                <w:szCs w:val="20"/>
                <w:lang w:eastAsia="zh-CN"/>
              </w:rPr>
            </w:pPr>
            <w:r w:rsidRPr="00196AB5">
              <w:rPr>
                <w:rFonts w:ascii="Arial" w:hAnsi="Arial" w:cs="Arial"/>
                <w:b/>
                <w:bCs/>
                <w:color w:val="FFFFFF"/>
                <w:sz w:val="20"/>
                <w:szCs w:val="20"/>
                <w:lang w:eastAsia="zh-CN"/>
              </w:rPr>
              <w:t>2012</w:t>
            </w:r>
          </w:p>
        </w:tc>
      </w:tr>
      <w:tr w:rsidR="00841ECB" w:rsidRPr="00196AB5" w:rsidTr="00196AB5">
        <w:trPr>
          <w:trHeight w:val="300"/>
          <w:jc w:val="center"/>
        </w:trPr>
        <w:tc>
          <w:tcPr>
            <w:tcW w:w="960" w:type="dxa"/>
            <w:vMerge w:val="restart"/>
            <w:shd w:val="clear" w:color="auto" w:fill="auto"/>
            <w:noWrap/>
            <w:vAlign w:val="center"/>
          </w:tcPr>
          <w:p w:rsidR="00841ECB" w:rsidRPr="00196AB5" w:rsidRDefault="00841ECB" w:rsidP="00A56A73">
            <w:pPr>
              <w:keepNext/>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60" w:type="dxa"/>
            <w:vMerge w:val="restart"/>
            <w:shd w:val="clear" w:color="auto" w:fill="auto"/>
            <w:noWrap/>
            <w:vAlign w:val="center"/>
          </w:tcPr>
          <w:p w:rsidR="00841ECB" w:rsidRPr="00196AB5" w:rsidRDefault="00841ECB" w:rsidP="00A56A73">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Electric</w:t>
            </w:r>
          </w:p>
        </w:tc>
        <w:tc>
          <w:tcPr>
            <w:tcW w:w="1220" w:type="dxa"/>
            <w:shd w:val="clear" w:color="auto" w:fill="auto"/>
            <w:noWrap/>
            <w:vAlign w:val="center"/>
          </w:tcPr>
          <w:p w:rsidR="00841ECB" w:rsidRPr="00196AB5" w:rsidRDefault="00841ECB"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Comparison</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000000" w:fill="FFFFFF"/>
            <w:noWrap/>
            <w:vAlign w:val="center"/>
          </w:tcPr>
          <w:p w:rsidR="00841ECB"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854</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704</w:t>
            </w:r>
          </w:p>
        </w:tc>
      </w:tr>
      <w:tr w:rsidR="00841ECB" w:rsidRPr="00196AB5" w:rsidTr="00196AB5">
        <w:trPr>
          <w:trHeight w:val="300"/>
          <w:jc w:val="center"/>
        </w:trPr>
        <w:tc>
          <w:tcPr>
            <w:tcW w:w="960" w:type="dxa"/>
            <w:vMerge/>
            <w:shd w:val="clear" w:color="auto" w:fill="auto"/>
            <w:noWrap/>
            <w:vAlign w:val="center"/>
          </w:tcPr>
          <w:p w:rsidR="00841ECB" w:rsidRPr="00196AB5" w:rsidRDefault="00841ECB" w:rsidP="00A56A73">
            <w:pPr>
              <w:keepNext/>
              <w:spacing w:line="240" w:lineRule="auto"/>
              <w:jc w:val="center"/>
              <w:rPr>
                <w:rFonts w:ascii="Arial" w:hAnsi="Arial" w:cs="Arial"/>
                <w:color w:val="000000"/>
                <w:sz w:val="20"/>
                <w:szCs w:val="20"/>
                <w:lang w:eastAsia="zh-CN"/>
              </w:rPr>
            </w:pPr>
          </w:p>
        </w:tc>
        <w:tc>
          <w:tcPr>
            <w:tcW w:w="960" w:type="dxa"/>
            <w:vMerge/>
            <w:shd w:val="clear" w:color="auto" w:fill="auto"/>
            <w:noWrap/>
            <w:vAlign w:val="center"/>
          </w:tcPr>
          <w:p w:rsidR="00841ECB" w:rsidRPr="00196AB5" w:rsidRDefault="00841ECB" w:rsidP="00A56A73">
            <w:pPr>
              <w:spacing w:line="240" w:lineRule="auto"/>
              <w:jc w:val="center"/>
              <w:rPr>
                <w:rFonts w:ascii="Arial" w:hAnsi="Arial" w:cs="Arial"/>
                <w:color w:val="000000"/>
                <w:sz w:val="20"/>
                <w:szCs w:val="20"/>
                <w:lang w:eastAsia="zh-CN"/>
              </w:rPr>
            </w:pPr>
          </w:p>
        </w:tc>
        <w:tc>
          <w:tcPr>
            <w:tcW w:w="1220" w:type="dxa"/>
            <w:shd w:val="clear" w:color="auto" w:fill="auto"/>
            <w:noWrap/>
            <w:vAlign w:val="center"/>
          </w:tcPr>
          <w:p w:rsidR="00841ECB"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Participants</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000000" w:fill="FFFFFF"/>
            <w:noWrap/>
            <w:vAlign w:val="center"/>
          </w:tcPr>
          <w:p w:rsidR="00841ECB"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422</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1,203</w:t>
            </w:r>
          </w:p>
        </w:tc>
      </w:tr>
      <w:tr w:rsidR="00841ECB" w:rsidRPr="00196AB5" w:rsidTr="00196AB5">
        <w:trPr>
          <w:trHeight w:val="300"/>
          <w:jc w:val="center"/>
        </w:trPr>
        <w:tc>
          <w:tcPr>
            <w:tcW w:w="960" w:type="dxa"/>
            <w:vMerge/>
            <w:shd w:val="clear" w:color="auto" w:fill="auto"/>
            <w:noWrap/>
            <w:vAlign w:val="center"/>
          </w:tcPr>
          <w:p w:rsidR="00841ECB" w:rsidRPr="00196AB5" w:rsidRDefault="00841ECB" w:rsidP="00A56A73">
            <w:pPr>
              <w:keepNext/>
              <w:spacing w:line="240" w:lineRule="auto"/>
              <w:jc w:val="center"/>
              <w:rPr>
                <w:rFonts w:ascii="Arial" w:hAnsi="Arial" w:cs="Arial"/>
                <w:color w:val="000000"/>
                <w:sz w:val="20"/>
                <w:szCs w:val="20"/>
                <w:lang w:eastAsia="zh-CN"/>
              </w:rPr>
            </w:pPr>
          </w:p>
        </w:tc>
        <w:tc>
          <w:tcPr>
            <w:tcW w:w="960" w:type="dxa"/>
            <w:vMerge w:val="restart"/>
            <w:shd w:val="clear" w:color="auto" w:fill="auto"/>
            <w:noWrap/>
            <w:vAlign w:val="center"/>
          </w:tcPr>
          <w:p w:rsidR="00841ECB" w:rsidRPr="00196AB5" w:rsidRDefault="00841ECB" w:rsidP="00A56A73">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Gas</w:t>
            </w:r>
          </w:p>
        </w:tc>
        <w:tc>
          <w:tcPr>
            <w:tcW w:w="1220" w:type="dxa"/>
            <w:shd w:val="clear" w:color="auto" w:fill="auto"/>
            <w:noWrap/>
            <w:vAlign w:val="center"/>
          </w:tcPr>
          <w:p w:rsidR="00841ECB" w:rsidRPr="00196AB5" w:rsidRDefault="00841ECB"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Comparison</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000000" w:fill="FFFFFF"/>
            <w:noWrap/>
            <w:vAlign w:val="center"/>
          </w:tcPr>
          <w:p w:rsidR="00841ECB"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1,489</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1,063</w:t>
            </w:r>
          </w:p>
        </w:tc>
      </w:tr>
      <w:tr w:rsidR="00841ECB" w:rsidRPr="00196AB5" w:rsidTr="00196AB5">
        <w:trPr>
          <w:trHeight w:val="300"/>
          <w:jc w:val="center"/>
        </w:trPr>
        <w:tc>
          <w:tcPr>
            <w:tcW w:w="960" w:type="dxa"/>
            <w:vMerge/>
            <w:shd w:val="clear" w:color="auto" w:fill="auto"/>
            <w:noWrap/>
            <w:vAlign w:val="center"/>
          </w:tcPr>
          <w:p w:rsidR="00841ECB" w:rsidRPr="00196AB5" w:rsidRDefault="00841ECB" w:rsidP="00A56A73">
            <w:pPr>
              <w:keepNext/>
              <w:spacing w:line="240" w:lineRule="auto"/>
              <w:jc w:val="center"/>
              <w:rPr>
                <w:rFonts w:ascii="Arial" w:hAnsi="Arial" w:cs="Arial"/>
                <w:color w:val="000000"/>
                <w:sz w:val="20"/>
                <w:szCs w:val="20"/>
                <w:lang w:eastAsia="zh-CN"/>
              </w:rPr>
            </w:pPr>
          </w:p>
        </w:tc>
        <w:tc>
          <w:tcPr>
            <w:tcW w:w="960" w:type="dxa"/>
            <w:vMerge/>
            <w:shd w:val="clear" w:color="auto" w:fill="auto"/>
            <w:noWrap/>
            <w:vAlign w:val="center"/>
          </w:tcPr>
          <w:p w:rsidR="00841ECB" w:rsidRPr="00196AB5" w:rsidRDefault="00841ECB" w:rsidP="00A56A73">
            <w:pPr>
              <w:spacing w:line="240" w:lineRule="auto"/>
              <w:jc w:val="center"/>
              <w:rPr>
                <w:rFonts w:ascii="Arial" w:hAnsi="Arial" w:cs="Arial"/>
                <w:color w:val="000000"/>
                <w:sz w:val="20"/>
                <w:szCs w:val="20"/>
                <w:lang w:eastAsia="zh-CN"/>
              </w:rPr>
            </w:pPr>
          </w:p>
        </w:tc>
        <w:tc>
          <w:tcPr>
            <w:tcW w:w="1220" w:type="dxa"/>
            <w:shd w:val="clear" w:color="auto" w:fill="auto"/>
            <w:noWrap/>
            <w:vAlign w:val="center"/>
          </w:tcPr>
          <w:p w:rsidR="00841ECB"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Participants</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000000" w:fill="FFFFFF"/>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854</w:t>
            </w:r>
          </w:p>
        </w:tc>
        <w:tc>
          <w:tcPr>
            <w:tcW w:w="1020" w:type="dxa"/>
            <w:shd w:val="clear" w:color="auto" w:fill="auto"/>
            <w:noWrap/>
            <w:vAlign w:val="center"/>
          </w:tcPr>
          <w:p w:rsidR="00841ECB" w:rsidRPr="00196AB5" w:rsidRDefault="008D0896"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2,030</w:t>
            </w:r>
          </w:p>
        </w:tc>
      </w:tr>
      <w:tr w:rsidR="00A56A73" w:rsidRPr="00196AB5" w:rsidTr="00196AB5">
        <w:trPr>
          <w:trHeight w:val="300"/>
          <w:jc w:val="center"/>
        </w:trPr>
        <w:tc>
          <w:tcPr>
            <w:tcW w:w="960" w:type="dxa"/>
            <w:vMerge w:val="restart"/>
            <w:shd w:val="clear" w:color="auto" w:fill="auto"/>
            <w:noWrap/>
            <w:vAlign w:val="center"/>
          </w:tcPr>
          <w:p w:rsidR="00A56A73" w:rsidRPr="00196AB5" w:rsidRDefault="00A56A73" w:rsidP="00A56A73">
            <w:pPr>
              <w:keepNext/>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SCE</w:t>
            </w:r>
          </w:p>
        </w:tc>
        <w:tc>
          <w:tcPr>
            <w:tcW w:w="960" w:type="dxa"/>
            <w:shd w:val="clear" w:color="auto" w:fill="auto"/>
            <w:noWrap/>
            <w:vAlign w:val="center"/>
          </w:tcPr>
          <w:p w:rsidR="00A56A73" w:rsidRPr="00196AB5" w:rsidRDefault="00A56A73" w:rsidP="00A56A73">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Electric</w:t>
            </w:r>
          </w:p>
        </w:tc>
        <w:tc>
          <w:tcPr>
            <w:tcW w:w="12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Comparison</w:t>
            </w:r>
          </w:p>
        </w:tc>
        <w:tc>
          <w:tcPr>
            <w:tcW w:w="10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712</w:t>
            </w:r>
          </w:p>
        </w:tc>
        <w:tc>
          <w:tcPr>
            <w:tcW w:w="10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340</w:t>
            </w:r>
          </w:p>
        </w:tc>
        <w:tc>
          <w:tcPr>
            <w:tcW w:w="1020" w:type="dxa"/>
            <w:shd w:val="clear" w:color="000000" w:fill="FFFFFF"/>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712</w:t>
            </w:r>
          </w:p>
        </w:tc>
        <w:tc>
          <w:tcPr>
            <w:tcW w:w="10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340</w:t>
            </w:r>
          </w:p>
        </w:tc>
      </w:tr>
      <w:tr w:rsidR="00A56A73" w:rsidRPr="00196AB5" w:rsidTr="00196AB5">
        <w:trPr>
          <w:trHeight w:val="300"/>
          <w:jc w:val="center"/>
        </w:trPr>
        <w:tc>
          <w:tcPr>
            <w:tcW w:w="960" w:type="dxa"/>
            <w:vMerge/>
            <w:shd w:val="clear" w:color="auto" w:fill="auto"/>
            <w:noWrap/>
            <w:vAlign w:val="center"/>
          </w:tcPr>
          <w:p w:rsidR="00A56A73" w:rsidRPr="00196AB5" w:rsidRDefault="00A56A73" w:rsidP="00A56A73">
            <w:pPr>
              <w:keepNext/>
              <w:spacing w:line="240" w:lineRule="auto"/>
              <w:jc w:val="right"/>
              <w:rPr>
                <w:rFonts w:ascii="Arial" w:hAnsi="Arial" w:cs="Arial"/>
                <w:color w:val="000000"/>
                <w:sz w:val="20"/>
                <w:szCs w:val="20"/>
                <w:lang w:eastAsia="zh-CN"/>
              </w:rPr>
            </w:pPr>
          </w:p>
        </w:tc>
        <w:tc>
          <w:tcPr>
            <w:tcW w:w="96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p>
        </w:tc>
        <w:tc>
          <w:tcPr>
            <w:tcW w:w="1220" w:type="dxa"/>
            <w:shd w:val="clear" w:color="auto" w:fill="auto"/>
            <w:noWrap/>
            <w:vAlign w:val="center"/>
          </w:tcPr>
          <w:p w:rsidR="00A56A73"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Participants</w:t>
            </w:r>
          </w:p>
        </w:tc>
        <w:tc>
          <w:tcPr>
            <w:tcW w:w="10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313</w:t>
            </w:r>
          </w:p>
        </w:tc>
        <w:tc>
          <w:tcPr>
            <w:tcW w:w="10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721</w:t>
            </w:r>
          </w:p>
        </w:tc>
        <w:tc>
          <w:tcPr>
            <w:tcW w:w="1020" w:type="dxa"/>
            <w:shd w:val="clear" w:color="000000" w:fill="FFFFFF"/>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149</w:t>
            </w:r>
          </w:p>
        </w:tc>
        <w:tc>
          <w:tcPr>
            <w:tcW w:w="1020" w:type="dxa"/>
            <w:shd w:val="clear" w:color="auto" w:fill="auto"/>
            <w:noWrap/>
            <w:vAlign w:val="center"/>
          </w:tcPr>
          <w:p w:rsidR="00A56A73" w:rsidRPr="00196AB5" w:rsidRDefault="00A56A73"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303</w:t>
            </w:r>
          </w:p>
        </w:tc>
      </w:tr>
      <w:tr w:rsidR="00841ECB" w:rsidRPr="00196AB5" w:rsidTr="00196AB5">
        <w:trPr>
          <w:trHeight w:val="300"/>
          <w:jc w:val="center"/>
        </w:trPr>
        <w:tc>
          <w:tcPr>
            <w:tcW w:w="960" w:type="dxa"/>
            <w:vMerge w:val="restart"/>
            <w:shd w:val="clear" w:color="auto" w:fill="auto"/>
            <w:noWrap/>
            <w:vAlign w:val="center"/>
          </w:tcPr>
          <w:p w:rsidR="00841ECB" w:rsidRPr="00196AB5" w:rsidRDefault="00841ECB" w:rsidP="00A56A73">
            <w:pPr>
              <w:keepNext/>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SCG</w:t>
            </w:r>
          </w:p>
        </w:tc>
        <w:tc>
          <w:tcPr>
            <w:tcW w:w="960" w:type="dxa"/>
            <w:vMerge w:val="restart"/>
            <w:shd w:val="clear" w:color="auto" w:fill="auto"/>
            <w:noWrap/>
            <w:vAlign w:val="center"/>
          </w:tcPr>
          <w:p w:rsidR="00841ECB" w:rsidRPr="00196AB5" w:rsidRDefault="00841ECB" w:rsidP="00B31DF7">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Gas</w:t>
            </w:r>
          </w:p>
        </w:tc>
        <w:tc>
          <w:tcPr>
            <w:tcW w:w="1220" w:type="dxa"/>
            <w:shd w:val="clear" w:color="auto" w:fill="auto"/>
            <w:noWrap/>
            <w:vAlign w:val="center"/>
          </w:tcPr>
          <w:p w:rsidR="00841ECB" w:rsidRPr="00196AB5" w:rsidRDefault="00841ECB"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Comparison</w:t>
            </w:r>
          </w:p>
        </w:tc>
        <w:tc>
          <w:tcPr>
            <w:tcW w:w="1020" w:type="dxa"/>
            <w:shd w:val="clear" w:color="auto" w:fill="auto"/>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auto" w:fill="auto"/>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000000" w:fill="FFFFFF"/>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346</w:t>
            </w:r>
          </w:p>
        </w:tc>
        <w:tc>
          <w:tcPr>
            <w:tcW w:w="1020" w:type="dxa"/>
            <w:shd w:val="clear" w:color="auto" w:fill="auto"/>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66</w:t>
            </w:r>
          </w:p>
        </w:tc>
      </w:tr>
      <w:tr w:rsidR="00841ECB" w:rsidRPr="00196AB5" w:rsidTr="00196AB5">
        <w:trPr>
          <w:trHeight w:val="300"/>
          <w:jc w:val="center"/>
        </w:trPr>
        <w:tc>
          <w:tcPr>
            <w:tcW w:w="960" w:type="dxa"/>
            <w:vMerge/>
            <w:shd w:val="clear" w:color="auto" w:fill="auto"/>
            <w:noWrap/>
            <w:vAlign w:val="center"/>
          </w:tcPr>
          <w:p w:rsidR="00841ECB" w:rsidRPr="00196AB5" w:rsidRDefault="00841ECB" w:rsidP="00A56A73">
            <w:pPr>
              <w:keepNext/>
              <w:spacing w:line="240" w:lineRule="auto"/>
              <w:jc w:val="center"/>
              <w:rPr>
                <w:rFonts w:ascii="Arial" w:hAnsi="Arial" w:cs="Arial"/>
                <w:color w:val="000000"/>
                <w:sz w:val="20"/>
                <w:szCs w:val="20"/>
                <w:lang w:eastAsia="zh-CN"/>
              </w:rPr>
            </w:pPr>
          </w:p>
        </w:tc>
        <w:tc>
          <w:tcPr>
            <w:tcW w:w="960" w:type="dxa"/>
            <w:vMerge/>
            <w:shd w:val="clear" w:color="auto" w:fill="auto"/>
            <w:noWrap/>
            <w:vAlign w:val="center"/>
          </w:tcPr>
          <w:p w:rsidR="00841ECB" w:rsidRPr="00196AB5" w:rsidRDefault="00841ECB" w:rsidP="00B31DF7">
            <w:pPr>
              <w:spacing w:line="240" w:lineRule="auto"/>
              <w:jc w:val="center"/>
              <w:rPr>
                <w:rFonts w:ascii="Arial" w:hAnsi="Arial" w:cs="Arial"/>
                <w:color w:val="000000"/>
                <w:sz w:val="20"/>
                <w:szCs w:val="20"/>
                <w:lang w:eastAsia="zh-CN"/>
              </w:rPr>
            </w:pPr>
          </w:p>
        </w:tc>
        <w:tc>
          <w:tcPr>
            <w:tcW w:w="1220" w:type="dxa"/>
            <w:shd w:val="clear" w:color="auto" w:fill="auto"/>
            <w:noWrap/>
            <w:vAlign w:val="center"/>
          </w:tcPr>
          <w:p w:rsidR="00841ECB" w:rsidRPr="00196AB5" w:rsidRDefault="00AD7A69" w:rsidP="00A56A73">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Participants</w:t>
            </w:r>
          </w:p>
        </w:tc>
        <w:tc>
          <w:tcPr>
            <w:tcW w:w="1020" w:type="dxa"/>
            <w:shd w:val="clear" w:color="auto" w:fill="auto"/>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auto" w:fill="auto"/>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w:t>
            </w:r>
          </w:p>
        </w:tc>
        <w:tc>
          <w:tcPr>
            <w:tcW w:w="1020" w:type="dxa"/>
            <w:shd w:val="clear" w:color="000000" w:fill="FFFFFF"/>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57</w:t>
            </w:r>
          </w:p>
        </w:tc>
        <w:tc>
          <w:tcPr>
            <w:tcW w:w="1020" w:type="dxa"/>
            <w:shd w:val="clear" w:color="auto" w:fill="auto"/>
            <w:noWrap/>
            <w:vAlign w:val="center"/>
          </w:tcPr>
          <w:p w:rsidR="00841ECB" w:rsidRPr="00196AB5" w:rsidRDefault="008D0896"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479</w:t>
            </w:r>
          </w:p>
        </w:tc>
      </w:tr>
      <w:tr w:rsidR="00B31DF7" w:rsidRPr="00196AB5" w:rsidTr="00196AB5">
        <w:trPr>
          <w:trHeight w:val="300"/>
          <w:jc w:val="center"/>
        </w:trPr>
        <w:tc>
          <w:tcPr>
            <w:tcW w:w="960" w:type="dxa"/>
            <w:vMerge w:val="restart"/>
            <w:shd w:val="clear" w:color="auto" w:fill="auto"/>
            <w:noWrap/>
            <w:vAlign w:val="center"/>
            <w:hideMark/>
          </w:tcPr>
          <w:p w:rsidR="00B31DF7" w:rsidRPr="00196AB5" w:rsidRDefault="00B31DF7" w:rsidP="00A56A73">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SDG</w:t>
            </w:r>
            <w:r w:rsidR="00A56A73" w:rsidRPr="00196AB5">
              <w:rPr>
                <w:rFonts w:ascii="Arial" w:hAnsi="Arial" w:cs="Arial"/>
                <w:color w:val="000000"/>
                <w:sz w:val="20"/>
                <w:szCs w:val="20"/>
                <w:lang w:eastAsia="zh-CN"/>
              </w:rPr>
              <w:t>&amp;</w:t>
            </w:r>
            <w:r w:rsidRPr="00196AB5">
              <w:rPr>
                <w:rFonts w:ascii="Arial" w:hAnsi="Arial" w:cs="Arial"/>
                <w:color w:val="000000"/>
                <w:sz w:val="20"/>
                <w:szCs w:val="20"/>
                <w:lang w:eastAsia="zh-CN"/>
              </w:rPr>
              <w:t>E</w:t>
            </w:r>
          </w:p>
        </w:tc>
        <w:tc>
          <w:tcPr>
            <w:tcW w:w="960" w:type="dxa"/>
            <w:vMerge w:val="restart"/>
            <w:shd w:val="clear" w:color="auto" w:fill="auto"/>
            <w:noWrap/>
            <w:vAlign w:val="center"/>
            <w:hideMark/>
          </w:tcPr>
          <w:p w:rsidR="00B31DF7" w:rsidRPr="00196AB5" w:rsidRDefault="00B31DF7" w:rsidP="00B31DF7">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Electric</w:t>
            </w:r>
          </w:p>
        </w:tc>
        <w:tc>
          <w:tcPr>
            <w:tcW w:w="12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Comparison</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302</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32</w:t>
            </w:r>
          </w:p>
        </w:tc>
        <w:tc>
          <w:tcPr>
            <w:tcW w:w="1020" w:type="dxa"/>
            <w:shd w:val="clear" w:color="000000" w:fill="FFFFFF"/>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302</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32</w:t>
            </w:r>
          </w:p>
        </w:tc>
      </w:tr>
      <w:tr w:rsidR="00B31DF7" w:rsidRPr="00196AB5" w:rsidTr="00196AB5">
        <w:trPr>
          <w:trHeight w:val="300"/>
          <w:jc w:val="center"/>
        </w:trPr>
        <w:tc>
          <w:tcPr>
            <w:tcW w:w="960" w:type="dxa"/>
            <w:vMerge/>
            <w:vAlign w:val="center"/>
            <w:hideMark/>
          </w:tcPr>
          <w:p w:rsidR="00B31DF7" w:rsidRPr="00196AB5" w:rsidRDefault="00B31DF7" w:rsidP="00B31DF7">
            <w:pPr>
              <w:spacing w:line="240" w:lineRule="auto"/>
              <w:jc w:val="center"/>
              <w:rPr>
                <w:rFonts w:ascii="Arial" w:hAnsi="Arial" w:cs="Arial"/>
                <w:color w:val="000000"/>
                <w:sz w:val="20"/>
                <w:szCs w:val="20"/>
                <w:lang w:eastAsia="zh-CN"/>
              </w:rPr>
            </w:pPr>
          </w:p>
        </w:tc>
        <w:tc>
          <w:tcPr>
            <w:tcW w:w="960" w:type="dxa"/>
            <w:vMerge/>
            <w:vAlign w:val="center"/>
            <w:hideMark/>
          </w:tcPr>
          <w:p w:rsidR="00B31DF7" w:rsidRPr="00196AB5" w:rsidRDefault="00B31DF7" w:rsidP="00B31DF7">
            <w:pPr>
              <w:spacing w:line="240" w:lineRule="auto"/>
              <w:jc w:val="center"/>
              <w:rPr>
                <w:rFonts w:ascii="Arial" w:hAnsi="Arial" w:cs="Arial"/>
                <w:color w:val="000000"/>
                <w:sz w:val="20"/>
                <w:szCs w:val="20"/>
                <w:lang w:eastAsia="zh-CN"/>
              </w:rPr>
            </w:pPr>
          </w:p>
        </w:tc>
        <w:tc>
          <w:tcPr>
            <w:tcW w:w="1220" w:type="dxa"/>
            <w:shd w:val="clear" w:color="auto" w:fill="auto"/>
            <w:noWrap/>
            <w:vAlign w:val="center"/>
            <w:hideMark/>
          </w:tcPr>
          <w:p w:rsidR="00B31DF7" w:rsidRPr="00196AB5" w:rsidRDefault="00AD7A69"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Participants</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19</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303</w:t>
            </w:r>
          </w:p>
        </w:tc>
        <w:tc>
          <w:tcPr>
            <w:tcW w:w="1020" w:type="dxa"/>
            <w:shd w:val="clear" w:color="000000" w:fill="FFFFFF"/>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113</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109</w:t>
            </w:r>
          </w:p>
        </w:tc>
      </w:tr>
      <w:tr w:rsidR="00B31DF7" w:rsidRPr="00196AB5" w:rsidTr="00196AB5">
        <w:trPr>
          <w:trHeight w:val="300"/>
          <w:jc w:val="center"/>
        </w:trPr>
        <w:tc>
          <w:tcPr>
            <w:tcW w:w="960" w:type="dxa"/>
            <w:vMerge/>
            <w:vAlign w:val="center"/>
            <w:hideMark/>
          </w:tcPr>
          <w:p w:rsidR="00B31DF7" w:rsidRPr="00196AB5" w:rsidRDefault="00B31DF7" w:rsidP="00B31DF7">
            <w:pPr>
              <w:spacing w:line="240" w:lineRule="auto"/>
              <w:jc w:val="center"/>
              <w:rPr>
                <w:rFonts w:ascii="Arial" w:hAnsi="Arial" w:cs="Arial"/>
                <w:color w:val="000000"/>
                <w:sz w:val="20"/>
                <w:szCs w:val="20"/>
                <w:lang w:eastAsia="zh-CN"/>
              </w:rPr>
            </w:pPr>
          </w:p>
        </w:tc>
        <w:tc>
          <w:tcPr>
            <w:tcW w:w="960" w:type="dxa"/>
            <w:vMerge w:val="restart"/>
            <w:shd w:val="clear" w:color="auto" w:fill="auto"/>
            <w:noWrap/>
            <w:vAlign w:val="center"/>
            <w:hideMark/>
          </w:tcPr>
          <w:p w:rsidR="00B31DF7" w:rsidRPr="00196AB5" w:rsidRDefault="00B31DF7" w:rsidP="00B31DF7">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Gas</w:t>
            </w:r>
          </w:p>
        </w:tc>
        <w:tc>
          <w:tcPr>
            <w:tcW w:w="12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Comparison</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296</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38</w:t>
            </w:r>
          </w:p>
        </w:tc>
        <w:tc>
          <w:tcPr>
            <w:tcW w:w="1020" w:type="dxa"/>
            <w:shd w:val="clear" w:color="000000" w:fill="FFFFFF"/>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296</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38</w:t>
            </w:r>
          </w:p>
        </w:tc>
      </w:tr>
      <w:tr w:rsidR="00B31DF7" w:rsidRPr="00196AB5" w:rsidTr="00196AB5">
        <w:trPr>
          <w:trHeight w:val="300"/>
          <w:jc w:val="center"/>
        </w:trPr>
        <w:tc>
          <w:tcPr>
            <w:tcW w:w="960" w:type="dxa"/>
            <w:vMerge/>
            <w:vAlign w:val="center"/>
            <w:hideMark/>
          </w:tcPr>
          <w:p w:rsidR="00B31DF7" w:rsidRPr="00196AB5" w:rsidRDefault="00B31DF7" w:rsidP="00B31DF7">
            <w:pPr>
              <w:spacing w:line="240" w:lineRule="auto"/>
              <w:jc w:val="center"/>
              <w:rPr>
                <w:rFonts w:ascii="Arial" w:hAnsi="Arial" w:cs="Arial"/>
                <w:color w:val="000000"/>
                <w:sz w:val="20"/>
                <w:szCs w:val="20"/>
                <w:lang w:eastAsia="zh-CN"/>
              </w:rPr>
            </w:pPr>
          </w:p>
        </w:tc>
        <w:tc>
          <w:tcPr>
            <w:tcW w:w="960" w:type="dxa"/>
            <w:vMerge/>
            <w:vAlign w:val="center"/>
            <w:hideMark/>
          </w:tcPr>
          <w:p w:rsidR="00B31DF7" w:rsidRPr="00196AB5" w:rsidRDefault="00B31DF7" w:rsidP="00B31DF7">
            <w:pPr>
              <w:spacing w:line="240" w:lineRule="auto"/>
              <w:jc w:val="center"/>
              <w:rPr>
                <w:rFonts w:ascii="Arial" w:hAnsi="Arial" w:cs="Arial"/>
                <w:color w:val="000000"/>
                <w:sz w:val="20"/>
                <w:szCs w:val="20"/>
                <w:lang w:eastAsia="zh-CN"/>
              </w:rPr>
            </w:pPr>
          </w:p>
        </w:tc>
        <w:tc>
          <w:tcPr>
            <w:tcW w:w="1220" w:type="dxa"/>
            <w:shd w:val="clear" w:color="auto" w:fill="auto"/>
            <w:noWrap/>
            <w:vAlign w:val="center"/>
            <w:hideMark/>
          </w:tcPr>
          <w:p w:rsidR="00B31DF7" w:rsidRPr="00196AB5" w:rsidRDefault="00AD7A69"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Participants</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20</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295</w:t>
            </w:r>
          </w:p>
        </w:tc>
        <w:tc>
          <w:tcPr>
            <w:tcW w:w="1020" w:type="dxa"/>
            <w:shd w:val="clear" w:color="000000" w:fill="FFFFFF"/>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110</w:t>
            </w:r>
          </w:p>
        </w:tc>
        <w:tc>
          <w:tcPr>
            <w:tcW w:w="1020" w:type="dxa"/>
            <w:shd w:val="clear" w:color="auto" w:fill="auto"/>
            <w:noWrap/>
            <w:vAlign w:val="center"/>
            <w:hideMark/>
          </w:tcPr>
          <w:p w:rsidR="00B31DF7" w:rsidRPr="00196AB5" w:rsidRDefault="00B31DF7" w:rsidP="00B31DF7">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107</w:t>
            </w:r>
          </w:p>
        </w:tc>
      </w:tr>
    </w:tbl>
    <w:p w:rsidR="00B31DF7" w:rsidRDefault="008D0896" w:rsidP="00E30443">
      <w:pPr>
        <w:pStyle w:val="BodyText"/>
      </w:pPr>
      <w:r>
        <w:t>(a) When applicable, t</w:t>
      </w:r>
      <w:r w:rsidR="00AD7A69">
        <w:t xml:space="preserve">he comparison groups are the same for </w:t>
      </w:r>
      <w:r>
        <w:t xml:space="preserve">Basic and Advanced and for </w:t>
      </w:r>
      <w:r w:rsidR="00AD7A69">
        <w:t xml:space="preserve">both years </w:t>
      </w:r>
    </w:p>
    <w:p w:rsidR="00AD7A69" w:rsidRDefault="00AD7A69" w:rsidP="00E30443">
      <w:pPr>
        <w:pStyle w:val="BodyText"/>
      </w:pPr>
    </w:p>
    <w:p w:rsidR="00E30443" w:rsidRDefault="00E30443" w:rsidP="00E30443">
      <w:pPr>
        <w:pStyle w:val="BodyText"/>
      </w:pPr>
      <w:r>
        <w:t xml:space="preserve">For the remaining IOUs with enough number of sites in the comparison group, DNV GL examined the groups’ validity. A key requirement when using future participants as comparison group is that program and target population must be stable throughout multiple years. To verify uniformity in target population across program years, we examined the distribution of participants and future participants across different climate zones. In addition, we compared average monthly electric and gas consumption in the pre-period to ensure that consumption trends are similar between participants and comparison group. </w:t>
      </w:r>
    </w:p>
    <w:p w:rsidR="00110135" w:rsidRDefault="00110135" w:rsidP="00E30443">
      <w:pPr>
        <w:pStyle w:val="BodyText"/>
      </w:pPr>
    </w:p>
    <w:p w:rsidR="00E30443" w:rsidRDefault="00E30443" w:rsidP="008B511F">
      <w:pPr>
        <w:pStyle w:val="BodyText"/>
      </w:pPr>
      <w:r w:rsidRPr="00783D6D">
        <w:t xml:space="preserve">Based on our analysis, PG&amp;E and SDG&amp;E 2011 and 2012 participants </w:t>
      </w:r>
      <w:r w:rsidR="008B511F" w:rsidRPr="00783D6D">
        <w:t>ha</w:t>
      </w:r>
      <w:r w:rsidR="008B511F">
        <w:t>d</w:t>
      </w:r>
      <w:r w:rsidR="008B511F" w:rsidRPr="00783D6D">
        <w:t xml:space="preserve"> </w:t>
      </w:r>
      <w:r w:rsidRPr="00783D6D">
        <w:t>a more or less similar distribution by climate zone and trends in consumption during the pre</w:t>
      </w:r>
      <w:r w:rsidR="00184032">
        <w:t>-retrofit</w:t>
      </w:r>
      <w:r w:rsidRPr="00783D6D">
        <w:t xml:space="preserve"> period. On the other hand, we found that participation for SCE was not very stable between 2011 and 2012 program years where very big households from CZ 15 joined the program in the latter part of the 2011. This caused the average electric consumption during the last quarter of pre-period to shift above the consumption curve of the comparison group. For this reason, we will not be reporting results for the secondary analysis for SCE. </w:t>
      </w:r>
    </w:p>
    <w:p w:rsidR="00783D6D" w:rsidRPr="00783D6D" w:rsidRDefault="00783D6D" w:rsidP="00783D6D">
      <w:pPr>
        <w:pStyle w:val="BodyText"/>
      </w:pPr>
    </w:p>
    <w:p w:rsidR="00E30443" w:rsidRDefault="00E30443" w:rsidP="00FA7BBB">
      <w:pPr>
        <w:pStyle w:val="BodyText"/>
      </w:pPr>
      <w:r>
        <w:t xml:space="preserve">The secondary analysis for 2012 participants involved the use of 2013 participants as comparison group.  Only PG&amp;E and SCE had enough number of 2013 participants for use as comparison group. Because it is likely that 2013 Program </w:t>
      </w:r>
      <w:r w:rsidR="00184032">
        <w:t xml:space="preserve">participants are </w:t>
      </w:r>
      <w:r>
        <w:t>different from</w:t>
      </w:r>
      <w:r w:rsidR="00FA7BBB">
        <w:t xml:space="preserve"> the</w:t>
      </w:r>
      <w:r>
        <w:t xml:space="preserve"> 2010-2012 Program</w:t>
      </w:r>
      <w:r w:rsidR="00FA7BBB">
        <w:t xml:space="preserve"> participants</w:t>
      </w:r>
      <w:r>
        <w:t xml:space="preserve">, creating a </w:t>
      </w:r>
      <w:r w:rsidR="008D0896">
        <w:t xml:space="preserve">valid </w:t>
      </w:r>
      <w:r>
        <w:t xml:space="preserve">comparison group from 2013 participants to mirror 2012 participant characteristics is difficult. </w:t>
      </w:r>
      <w:r w:rsidR="00FA7BBB">
        <w:t xml:space="preserve"> We identified the following differences: f</w:t>
      </w:r>
      <w:r>
        <w:t xml:space="preserve">or PG&amp;E, we found that the </w:t>
      </w:r>
      <w:r>
        <w:lastRenderedPageBreak/>
        <w:t xml:space="preserve">percentage of 2013 participants </w:t>
      </w:r>
      <w:r w:rsidR="00493D67">
        <w:t xml:space="preserve">was </w:t>
      </w:r>
      <w:r>
        <w:t xml:space="preserve">higher in CZ 12 and 13 </w:t>
      </w:r>
      <w:r w:rsidR="00184032">
        <w:t>compared to 2012</w:t>
      </w:r>
      <w:r>
        <w:t xml:space="preserve">. Also, PG&amp;E consumption trends between the two groups diverge. </w:t>
      </w:r>
      <w:r w:rsidR="00184032">
        <w:t>SCE had</w:t>
      </w:r>
      <w:r>
        <w:t xml:space="preserve"> a higher percentage of 2013 participants from CZ8 </w:t>
      </w:r>
      <w:r w:rsidR="00184032">
        <w:t>compared to 2012</w:t>
      </w:r>
      <w:r>
        <w:t xml:space="preserve">. </w:t>
      </w:r>
      <w:r w:rsidR="00184032">
        <w:t xml:space="preserve"> </w:t>
      </w:r>
      <w:r>
        <w:t xml:space="preserve">We also found that consumption trends of 2012 and 2013 participants during the pre-program period were not similar for SCE. </w:t>
      </w:r>
    </w:p>
    <w:p w:rsidR="00B608ED" w:rsidRDefault="00B608ED" w:rsidP="00B608ED">
      <w:pPr>
        <w:pStyle w:val="BodyText"/>
      </w:pPr>
    </w:p>
    <w:p w:rsidR="00E30443" w:rsidRDefault="00CE18FF" w:rsidP="009571EE">
      <w:pPr>
        <w:pStyle w:val="BodyText"/>
      </w:pPr>
      <w:r>
        <w:fldChar w:fldCharType="begin"/>
      </w:r>
      <w:r>
        <w:instrText xml:space="preserve"> REF _Ref389722224 \h </w:instrText>
      </w:r>
      <w:r>
        <w:fldChar w:fldCharType="separate"/>
      </w:r>
      <w:r w:rsidR="000C56BE">
        <w:t xml:space="preserve">Table </w:t>
      </w:r>
      <w:r w:rsidR="000C56BE">
        <w:rPr>
          <w:noProof/>
        </w:rPr>
        <w:t>11</w:t>
      </w:r>
      <w:r>
        <w:fldChar w:fldCharType="end"/>
      </w:r>
      <w:r>
        <w:t xml:space="preserve"> </w:t>
      </w:r>
      <w:r w:rsidR="00E30443">
        <w:t xml:space="preserve">summarizes the results from the pooled fixed effects approach </w:t>
      </w:r>
      <w:r w:rsidR="009571EE">
        <w:t>with</w:t>
      </w:r>
      <w:r w:rsidR="00E30443">
        <w:t xml:space="preserve"> a comparison group. </w:t>
      </w:r>
      <w:r w:rsidR="009571EE">
        <w:t>W</w:t>
      </w:r>
      <w:r w:rsidR="00E30443">
        <w:t xml:space="preserve">e found that the percent savings estimates were very similar </w:t>
      </w:r>
      <w:r w:rsidR="008E1BB4">
        <w:t xml:space="preserve">from one year to the next </w:t>
      </w:r>
      <w:r w:rsidR="00E30443">
        <w:t>for electric and gas savings estimates only increased by around 1%. Similar to the results from the primary analysis, the program generate</w:t>
      </w:r>
      <w:r w:rsidR="00CD190A">
        <w:t>d</w:t>
      </w:r>
      <w:r w:rsidR="00E30443">
        <w:t xml:space="preserve"> higher gas savings than electric savings.</w:t>
      </w:r>
    </w:p>
    <w:p w:rsidR="00E30443" w:rsidRDefault="00E30443" w:rsidP="009558FA">
      <w:pPr>
        <w:pStyle w:val="BodyText"/>
        <w:rPr>
          <w:b/>
        </w:rPr>
      </w:pPr>
    </w:p>
    <w:p w:rsidR="00E30443" w:rsidRDefault="00BB72BF" w:rsidP="00342634">
      <w:pPr>
        <w:pStyle w:val="Caption"/>
      </w:pPr>
      <w:bookmarkStart w:id="129" w:name="_Ref389722224"/>
      <w:bookmarkStart w:id="130" w:name="_Toc390102291"/>
      <w:bookmarkStart w:id="131" w:name="_Toc393446080"/>
      <w:r>
        <w:t>Table</w:t>
      </w:r>
      <w:r w:rsidR="00E30443">
        <w:t xml:space="preserve"> </w:t>
      </w:r>
      <w:r w:rsidR="00867E9C">
        <w:fldChar w:fldCharType="begin"/>
      </w:r>
      <w:r w:rsidR="00867E9C">
        <w:instrText xml:space="preserve"> SEQ Table \* ARABIC </w:instrText>
      </w:r>
      <w:r w:rsidR="00867E9C">
        <w:fldChar w:fldCharType="separate"/>
      </w:r>
      <w:r w:rsidR="00342634">
        <w:rPr>
          <w:noProof/>
        </w:rPr>
        <w:t>11</w:t>
      </w:r>
      <w:r w:rsidR="00867E9C">
        <w:rPr>
          <w:noProof/>
        </w:rPr>
        <w:fldChar w:fldCharType="end"/>
      </w:r>
      <w:bookmarkEnd w:id="129"/>
      <w:r w:rsidR="00CE18FF">
        <w:t>:</w:t>
      </w:r>
      <w:r w:rsidR="00E30443">
        <w:t xml:space="preserve"> Program Savings from Pooled Fixed Effects Model With Comparison Group</w:t>
      </w:r>
      <w:bookmarkEnd w:id="130"/>
      <w:bookmarkEnd w:id="131"/>
    </w:p>
    <w:tbl>
      <w:tblPr>
        <w:tblW w:w="9807" w:type="dxa"/>
        <w:tblInd w:w="-6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87"/>
        <w:gridCol w:w="813"/>
        <w:gridCol w:w="84"/>
        <w:gridCol w:w="636"/>
        <w:gridCol w:w="83"/>
        <w:gridCol w:w="817"/>
        <w:gridCol w:w="83"/>
        <w:gridCol w:w="997"/>
        <w:gridCol w:w="83"/>
        <w:gridCol w:w="817"/>
        <w:gridCol w:w="87"/>
        <w:gridCol w:w="1083"/>
        <w:gridCol w:w="87"/>
        <w:gridCol w:w="813"/>
        <w:gridCol w:w="87"/>
        <w:gridCol w:w="1083"/>
        <w:gridCol w:w="87"/>
        <w:gridCol w:w="813"/>
        <w:gridCol w:w="87"/>
        <w:gridCol w:w="1003"/>
        <w:gridCol w:w="77"/>
      </w:tblGrid>
      <w:tr w:rsidR="0035233E" w:rsidRPr="00905B89" w:rsidTr="00406FC5">
        <w:trPr>
          <w:gridBefore w:val="1"/>
          <w:wBefore w:w="87" w:type="dxa"/>
          <w:cantSplit/>
          <w:trHeight w:val="300"/>
          <w:tblHeader/>
        </w:trPr>
        <w:tc>
          <w:tcPr>
            <w:tcW w:w="897" w:type="dxa"/>
            <w:gridSpan w:val="2"/>
            <w:vMerge w:val="restart"/>
            <w:shd w:val="clear" w:color="auto" w:fill="002776"/>
            <w:noWrap/>
            <w:vAlign w:val="center"/>
            <w:hideMark/>
          </w:tcPr>
          <w:p w:rsidR="00841ECB" w:rsidRPr="00905B89" w:rsidRDefault="00841ECB" w:rsidP="00937D9F">
            <w:pPr>
              <w:keepNext/>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IOU</w:t>
            </w:r>
          </w:p>
        </w:tc>
        <w:tc>
          <w:tcPr>
            <w:tcW w:w="719" w:type="dxa"/>
            <w:gridSpan w:val="2"/>
            <w:vMerge w:val="restart"/>
            <w:shd w:val="clear" w:color="auto" w:fill="002776"/>
            <w:noWrap/>
            <w:textDirection w:val="btLr"/>
            <w:vAlign w:val="center"/>
            <w:hideMark/>
          </w:tcPr>
          <w:p w:rsidR="00841ECB" w:rsidRPr="00905B89" w:rsidRDefault="00841ECB" w:rsidP="00937D9F">
            <w:pPr>
              <w:spacing w:line="240" w:lineRule="auto"/>
              <w:ind w:left="113" w:right="144"/>
              <w:jc w:val="center"/>
              <w:rPr>
                <w:rFonts w:ascii="Arial" w:hAnsi="Arial" w:cs="Arial"/>
                <w:b/>
                <w:bCs/>
                <w:color w:val="FFFFFF"/>
                <w:sz w:val="18"/>
                <w:szCs w:val="18"/>
              </w:rPr>
            </w:pPr>
            <w:r w:rsidRPr="00905B89">
              <w:rPr>
                <w:rFonts w:ascii="Arial" w:hAnsi="Arial" w:cs="Arial"/>
                <w:b/>
                <w:bCs/>
                <w:color w:val="FFFFFF"/>
                <w:sz w:val="18"/>
                <w:szCs w:val="18"/>
              </w:rPr>
              <w:t>Fuel</w:t>
            </w:r>
            <w:r w:rsidR="00EA0C98">
              <w:rPr>
                <w:rFonts w:ascii="Arial" w:hAnsi="Arial" w:cs="Arial"/>
                <w:b/>
                <w:bCs/>
                <w:color w:val="FFFFFF"/>
                <w:sz w:val="18"/>
                <w:szCs w:val="18"/>
              </w:rPr>
              <w:t xml:space="preserve"> </w:t>
            </w:r>
          </w:p>
        </w:tc>
        <w:tc>
          <w:tcPr>
            <w:tcW w:w="4054" w:type="dxa"/>
            <w:gridSpan w:val="8"/>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Fixed Effects Model</w:t>
            </w:r>
          </w:p>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2011 with Comparison Group</w:t>
            </w:r>
          </w:p>
        </w:tc>
        <w:tc>
          <w:tcPr>
            <w:tcW w:w="4050" w:type="dxa"/>
            <w:gridSpan w:val="8"/>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Fixed Effects Model</w:t>
            </w:r>
          </w:p>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2012 with Comparison Group</w:t>
            </w:r>
          </w:p>
        </w:tc>
      </w:tr>
      <w:tr w:rsidR="0005041C" w:rsidRPr="00905B89" w:rsidTr="00406FC5">
        <w:trPr>
          <w:gridBefore w:val="1"/>
          <w:wBefore w:w="87" w:type="dxa"/>
          <w:cantSplit/>
          <w:trHeight w:val="1134"/>
          <w:tblHeader/>
        </w:trPr>
        <w:tc>
          <w:tcPr>
            <w:tcW w:w="897" w:type="dxa"/>
            <w:gridSpan w:val="2"/>
            <w:vMerge/>
            <w:shd w:val="clear" w:color="auto" w:fill="002776"/>
            <w:vAlign w:val="center"/>
            <w:hideMark/>
          </w:tcPr>
          <w:p w:rsidR="00841ECB" w:rsidRPr="00905B89" w:rsidRDefault="00841ECB" w:rsidP="00937D9F">
            <w:pPr>
              <w:keepNext/>
              <w:spacing w:line="240" w:lineRule="auto"/>
              <w:ind w:right="144"/>
              <w:jc w:val="center"/>
              <w:rPr>
                <w:rFonts w:ascii="Arial" w:hAnsi="Arial" w:cs="Arial"/>
                <w:b/>
                <w:bCs/>
                <w:color w:val="FFFFFF"/>
                <w:sz w:val="18"/>
                <w:szCs w:val="18"/>
              </w:rPr>
            </w:pPr>
          </w:p>
        </w:tc>
        <w:tc>
          <w:tcPr>
            <w:tcW w:w="719" w:type="dxa"/>
            <w:gridSpan w:val="2"/>
            <w:vMerge/>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p>
        </w:tc>
        <w:tc>
          <w:tcPr>
            <w:tcW w:w="900" w:type="dxa"/>
            <w:gridSpan w:val="2"/>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N</w:t>
            </w:r>
          </w:p>
        </w:tc>
        <w:tc>
          <w:tcPr>
            <w:tcW w:w="1080" w:type="dxa"/>
            <w:gridSpan w:val="2"/>
            <w:shd w:val="clear" w:color="auto" w:fill="002776"/>
            <w:vAlign w:val="center"/>
            <w:hideMark/>
          </w:tcPr>
          <w:p w:rsidR="00841ECB" w:rsidRPr="00905B89" w:rsidRDefault="00937D9F" w:rsidP="00937D9F">
            <w:pPr>
              <w:spacing w:line="240" w:lineRule="auto"/>
              <w:jc w:val="center"/>
              <w:rPr>
                <w:rFonts w:ascii="Arial" w:hAnsi="Arial" w:cs="Arial"/>
                <w:b/>
                <w:bCs/>
                <w:color w:val="FFFFFF"/>
                <w:sz w:val="18"/>
                <w:szCs w:val="18"/>
              </w:rPr>
            </w:pPr>
            <w:r>
              <w:rPr>
                <w:rFonts w:ascii="Arial" w:hAnsi="Arial" w:cs="Arial"/>
                <w:b/>
                <w:bCs/>
                <w:color w:val="FFFFFF"/>
                <w:sz w:val="18"/>
                <w:szCs w:val="18"/>
              </w:rPr>
              <w:t>Savings Estimat</w:t>
            </w:r>
            <w:r w:rsidR="00841ECB" w:rsidRPr="00905B89">
              <w:rPr>
                <w:rFonts w:ascii="Arial" w:hAnsi="Arial" w:cs="Arial"/>
                <w:b/>
                <w:bCs/>
                <w:color w:val="FFFFFF"/>
                <w:sz w:val="18"/>
                <w:szCs w:val="18"/>
              </w:rPr>
              <w:t>e</w:t>
            </w:r>
          </w:p>
        </w:tc>
        <w:tc>
          <w:tcPr>
            <w:tcW w:w="904" w:type="dxa"/>
            <w:gridSpan w:val="2"/>
            <w:shd w:val="clear" w:color="auto" w:fill="002776"/>
            <w:vAlign w:val="center"/>
            <w:hideMark/>
          </w:tcPr>
          <w:p w:rsidR="00841ECB" w:rsidRPr="00905B89" w:rsidRDefault="003F09BE" w:rsidP="00937D9F">
            <w:pPr>
              <w:spacing w:line="240" w:lineRule="auto"/>
              <w:jc w:val="center"/>
              <w:rPr>
                <w:rFonts w:ascii="Arial" w:hAnsi="Arial" w:cs="Arial"/>
                <w:b/>
                <w:bCs/>
                <w:color w:val="FFFFFF"/>
                <w:sz w:val="18"/>
                <w:szCs w:val="18"/>
              </w:rPr>
            </w:pPr>
            <w:proofErr w:type="spellStart"/>
            <w:r>
              <w:rPr>
                <w:rFonts w:ascii="Arial" w:hAnsi="Arial" w:cs="Arial"/>
                <w:b/>
                <w:bCs/>
                <w:color w:val="FFFFFF"/>
                <w:sz w:val="18"/>
                <w:szCs w:val="18"/>
              </w:rPr>
              <w:t>Std</w:t>
            </w:r>
            <w:proofErr w:type="spellEnd"/>
            <w:r>
              <w:rPr>
                <w:rFonts w:ascii="Arial" w:hAnsi="Arial" w:cs="Arial"/>
                <w:b/>
                <w:bCs/>
                <w:color w:val="FFFFFF"/>
                <w:sz w:val="18"/>
                <w:szCs w:val="18"/>
              </w:rPr>
              <w:t xml:space="preserve"> </w:t>
            </w:r>
            <w:r w:rsidR="00841ECB" w:rsidRPr="00905B89">
              <w:rPr>
                <w:rFonts w:ascii="Arial" w:hAnsi="Arial" w:cs="Arial"/>
                <w:b/>
                <w:bCs/>
                <w:color w:val="FFFFFF"/>
                <w:sz w:val="18"/>
                <w:szCs w:val="18"/>
              </w:rPr>
              <w:t>Error</w:t>
            </w:r>
          </w:p>
        </w:tc>
        <w:tc>
          <w:tcPr>
            <w:tcW w:w="1170" w:type="dxa"/>
            <w:gridSpan w:val="2"/>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 Savings</w:t>
            </w:r>
          </w:p>
        </w:tc>
        <w:tc>
          <w:tcPr>
            <w:tcW w:w="900" w:type="dxa"/>
            <w:gridSpan w:val="2"/>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N</w:t>
            </w:r>
          </w:p>
        </w:tc>
        <w:tc>
          <w:tcPr>
            <w:tcW w:w="1170" w:type="dxa"/>
            <w:gridSpan w:val="2"/>
            <w:shd w:val="clear" w:color="auto" w:fill="002776"/>
            <w:vAlign w:val="center"/>
            <w:hideMark/>
          </w:tcPr>
          <w:p w:rsidR="00841ECB" w:rsidRPr="00905B89" w:rsidRDefault="00841ECB" w:rsidP="00EA7032">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Savings Estimate</w:t>
            </w:r>
          </w:p>
        </w:tc>
        <w:tc>
          <w:tcPr>
            <w:tcW w:w="900" w:type="dxa"/>
            <w:gridSpan w:val="2"/>
            <w:shd w:val="clear" w:color="auto" w:fill="002776"/>
            <w:vAlign w:val="center"/>
            <w:hideMark/>
          </w:tcPr>
          <w:p w:rsidR="00841ECB" w:rsidRPr="00905B89" w:rsidRDefault="003F09BE" w:rsidP="00EA7032">
            <w:pPr>
              <w:spacing w:line="240" w:lineRule="auto"/>
              <w:ind w:right="144"/>
              <w:jc w:val="center"/>
              <w:rPr>
                <w:rFonts w:ascii="Arial" w:hAnsi="Arial" w:cs="Arial"/>
                <w:b/>
                <w:bCs/>
                <w:color w:val="FFFFFF"/>
                <w:sz w:val="18"/>
                <w:szCs w:val="18"/>
              </w:rPr>
            </w:pPr>
            <w:proofErr w:type="spellStart"/>
            <w:r>
              <w:rPr>
                <w:rFonts w:ascii="Arial" w:hAnsi="Arial" w:cs="Arial"/>
                <w:b/>
                <w:bCs/>
                <w:color w:val="FFFFFF"/>
                <w:sz w:val="18"/>
                <w:szCs w:val="18"/>
              </w:rPr>
              <w:t>St</w:t>
            </w:r>
            <w:r w:rsidR="00841ECB" w:rsidRPr="00905B89">
              <w:rPr>
                <w:rFonts w:ascii="Arial" w:hAnsi="Arial" w:cs="Arial"/>
                <w:b/>
                <w:bCs/>
                <w:color w:val="FFFFFF"/>
                <w:sz w:val="18"/>
                <w:szCs w:val="18"/>
              </w:rPr>
              <w:t>d</w:t>
            </w:r>
            <w:proofErr w:type="spellEnd"/>
            <w:r w:rsidR="00841ECB" w:rsidRPr="00905B89">
              <w:rPr>
                <w:rFonts w:ascii="Arial" w:hAnsi="Arial" w:cs="Arial"/>
                <w:b/>
                <w:bCs/>
                <w:color w:val="FFFFFF"/>
                <w:sz w:val="18"/>
                <w:szCs w:val="18"/>
              </w:rPr>
              <w:t xml:space="preserve"> Error</w:t>
            </w:r>
          </w:p>
        </w:tc>
        <w:tc>
          <w:tcPr>
            <w:tcW w:w="1080" w:type="dxa"/>
            <w:gridSpan w:val="2"/>
            <w:shd w:val="clear" w:color="auto" w:fill="002776"/>
            <w:vAlign w:val="center"/>
            <w:hideMark/>
          </w:tcPr>
          <w:p w:rsidR="00841ECB" w:rsidRPr="00905B89" w:rsidRDefault="00841ECB" w:rsidP="00937D9F">
            <w:pPr>
              <w:spacing w:line="240" w:lineRule="auto"/>
              <w:ind w:right="144"/>
              <w:jc w:val="center"/>
              <w:rPr>
                <w:rFonts w:ascii="Arial" w:hAnsi="Arial" w:cs="Arial"/>
                <w:b/>
                <w:bCs/>
                <w:color w:val="FFFFFF"/>
                <w:sz w:val="18"/>
                <w:szCs w:val="18"/>
              </w:rPr>
            </w:pPr>
            <w:r w:rsidRPr="00905B89">
              <w:rPr>
                <w:rFonts w:ascii="Arial" w:hAnsi="Arial" w:cs="Arial"/>
                <w:b/>
                <w:bCs/>
                <w:color w:val="FFFFFF"/>
                <w:sz w:val="18"/>
                <w:szCs w:val="18"/>
              </w:rPr>
              <w:t>% Savings</w:t>
            </w:r>
          </w:p>
        </w:tc>
      </w:tr>
      <w:tr w:rsidR="009571EE" w:rsidRPr="00905B89" w:rsidTr="00406FC5">
        <w:trPr>
          <w:gridBefore w:val="1"/>
          <w:wBefore w:w="87" w:type="dxa"/>
          <w:trHeight w:val="300"/>
        </w:trPr>
        <w:tc>
          <w:tcPr>
            <w:tcW w:w="9720" w:type="dxa"/>
            <w:gridSpan w:val="20"/>
            <w:shd w:val="clear" w:color="auto" w:fill="auto"/>
            <w:noWrap/>
            <w:vAlign w:val="center"/>
          </w:tcPr>
          <w:p w:rsidR="009571EE" w:rsidRPr="00905B89" w:rsidRDefault="009571EE" w:rsidP="00937D9F">
            <w:pPr>
              <w:keepNext/>
              <w:spacing w:line="240" w:lineRule="auto"/>
              <w:ind w:right="144"/>
              <w:jc w:val="center"/>
              <w:rPr>
                <w:rFonts w:ascii="Arial" w:hAnsi="Arial" w:cs="Arial"/>
                <w:color w:val="000000"/>
                <w:sz w:val="18"/>
                <w:szCs w:val="18"/>
              </w:rPr>
            </w:pPr>
            <w:r w:rsidRPr="00905B89">
              <w:rPr>
                <w:rFonts w:ascii="Arial" w:hAnsi="Arial" w:cs="Arial"/>
                <w:color w:val="000000"/>
                <w:sz w:val="18"/>
                <w:szCs w:val="18"/>
              </w:rPr>
              <w:t>Advanced Path</w:t>
            </w:r>
          </w:p>
        </w:tc>
      </w:tr>
      <w:tr w:rsidR="0005041C" w:rsidRPr="00905B89" w:rsidTr="00406FC5">
        <w:trPr>
          <w:gridBefore w:val="1"/>
          <w:wBefore w:w="87" w:type="dxa"/>
          <w:trHeight w:val="300"/>
        </w:trPr>
        <w:tc>
          <w:tcPr>
            <w:tcW w:w="897" w:type="dxa"/>
            <w:gridSpan w:val="2"/>
            <w:shd w:val="clear" w:color="auto" w:fill="auto"/>
            <w:noWrap/>
            <w:vAlign w:val="center"/>
            <w:hideMark/>
          </w:tcPr>
          <w:p w:rsidR="00841ECB" w:rsidRPr="00905B89" w:rsidRDefault="00841ECB" w:rsidP="00937D9F">
            <w:pPr>
              <w:keepNext/>
              <w:spacing w:line="240" w:lineRule="auto"/>
              <w:rPr>
                <w:rFonts w:ascii="Arial" w:hAnsi="Arial" w:cs="Arial"/>
                <w:color w:val="000000"/>
                <w:sz w:val="18"/>
                <w:szCs w:val="18"/>
              </w:rPr>
            </w:pPr>
            <w:r w:rsidRPr="00905B89">
              <w:rPr>
                <w:rFonts w:ascii="Arial" w:hAnsi="Arial" w:cs="Arial"/>
                <w:color w:val="000000"/>
                <w:sz w:val="18"/>
                <w:szCs w:val="18"/>
              </w:rPr>
              <w:t>PG&amp;E</w:t>
            </w:r>
          </w:p>
        </w:tc>
        <w:tc>
          <w:tcPr>
            <w:tcW w:w="719" w:type="dxa"/>
            <w:gridSpan w:val="2"/>
            <w:shd w:val="clear" w:color="auto" w:fill="auto"/>
            <w:noWrap/>
            <w:hideMark/>
          </w:tcPr>
          <w:p w:rsidR="00841ECB" w:rsidRPr="00905B89" w:rsidRDefault="00937D9F" w:rsidP="00937D9F">
            <w:pPr>
              <w:spacing w:line="240" w:lineRule="auto"/>
              <w:ind w:right="144"/>
              <w:jc w:val="center"/>
              <w:rPr>
                <w:rFonts w:ascii="Arial" w:hAnsi="Arial" w:cs="Arial"/>
                <w:color w:val="000000"/>
                <w:sz w:val="18"/>
                <w:szCs w:val="18"/>
              </w:rPr>
            </w:pPr>
            <w:proofErr w:type="spellStart"/>
            <w:r>
              <w:rPr>
                <w:rFonts w:ascii="Arial" w:hAnsi="Arial" w:cs="Arial"/>
                <w:color w:val="000000"/>
                <w:sz w:val="18"/>
                <w:szCs w:val="18"/>
              </w:rPr>
              <w:t>Elec</w:t>
            </w:r>
            <w:proofErr w:type="spellEnd"/>
          </w:p>
        </w:tc>
        <w:tc>
          <w:tcPr>
            <w:tcW w:w="900" w:type="dxa"/>
            <w:gridSpan w:val="2"/>
            <w:shd w:val="clear" w:color="auto" w:fill="auto"/>
            <w:noWrap/>
            <w:vAlign w:val="center"/>
            <w:hideMark/>
          </w:tcPr>
          <w:p w:rsidR="00841ECB" w:rsidRPr="009E574C" w:rsidRDefault="00841ECB"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1,276</w:t>
            </w:r>
          </w:p>
        </w:tc>
        <w:tc>
          <w:tcPr>
            <w:tcW w:w="1080" w:type="dxa"/>
            <w:gridSpan w:val="2"/>
            <w:shd w:val="clear" w:color="auto" w:fill="auto"/>
            <w:noWrap/>
            <w:vAlign w:val="center"/>
            <w:hideMark/>
          </w:tcPr>
          <w:p w:rsidR="00841ECB" w:rsidRPr="009E574C" w:rsidRDefault="00335E63" w:rsidP="00937D9F">
            <w:pPr>
              <w:spacing w:line="240" w:lineRule="auto"/>
              <w:ind w:right="144"/>
              <w:jc w:val="right"/>
              <w:rPr>
                <w:rFonts w:ascii="Arial" w:hAnsi="Arial" w:cs="Arial"/>
                <w:color w:val="000000"/>
                <w:sz w:val="18"/>
                <w:szCs w:val="18"/>
              </w:rPr>
            </w:pPr>
            <w:r>
              <w:rPr>
                <w:rFonts w:ascii="Arial" w:hAnsi="Arial" w:cs="Arial"/>
                <w:color w:val="000000"/>
                <w:sz w:val="18"/>
                <w:szCs w:val="18"/>
              </w:rPr>
              <w:t>177.5</w:t>
            </w:r>
          </w:p>
        </w:tc>
        <w:tc>
          <w:tcPr>
            <w:tcW w:w="904" w:type="dxa"/>
            <w:gridSpan w:val="2"/>
            <w:shd w:val="clear" w:color="auto" w:fill="auto"/>
            <w:noWrap/>
            <w:vAlign w:val="center"/>
            <w:hideMark/>
          </w:tcPr>
          <w:p w:rsidR="00841ECB" w:rsidRPr="009E574C" w:rsidRDefault="00335E63" w:rsidP="00937D9F">
            <w:pPr>
              <w:spacing w:line="240" w:lineRule="auto"/>
              <w:ind w:right="144"/>
              <w:jc w:val="right"/>
              <w:rPr>
                <w:rFonts w:ascii="Arial" w:hAnsi="Arial" w:cs="Arial"/>
                <w:color w:val="000000"/>
                <w:sz w:val="18"/>
                <w:szCs w:val="18"/>
              </w:rPr>
            </w:pPr>
            <w:r>
              <w:rPr>
                <w:rFonts w:ascii="Arial" w:hAnsi="Arial" w:cs="Arial"/>
                <w:color w:val="000000"/>
                <w:sz w:val="18"/>
                <w:szCs w:val="18"/>
              </w:rPr>
              <w:t>88.9</w:t>
            </w:r>
          </w:p>
        </w:tc>
        <w:tc>
          <w:tcPr>
            <w:tcW w:w="1170" w:type="dxa"/>
            <w:gridSpan w:val="2"/>
            <w:shd w:val="clear" w:color="auto" w:fill="auto"/>
            <w:noWrap/>
            <w:vAlign w:val="center"/>
            <w:hideMark/>
          </w:tcPr>
          <w:p w:rsidR="00841ECB" w:rsidRPr="009E574C" w:rsidRDefault="00841ECB"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2.1%</w:t>
            </w:r>
          </w:p>
        </w:tc>
        <w:tc>
          <w:tcPr>
            <w:tcW w:w="90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1,907</w:t>
            </w:r>
          </w:p>
        </w:tc>
        <w:tc>
          <w:tcPr>
            <w:tcW w:w="1170" w:type="dxa"/>
            <w:gridSpan w:val="2"/>
            <w:shd w:val="clear" w:color="auto" w:fill="auto"/>
            <w:noWrap/>
            <w:vAlign w:val="center"/>
            <w:hideMark/>
          </w:tcPr>
          <w:p w:rsidR="00841ECB" w:rsidRPr="009E574C" w:rsidRDefault="00EA7032" w:rsidP="00EA7032">
            <w:pPr>
              <w:spacing w:line="240" w:lineRule="auto"/>
              <w:ind w:right="144"/>
              <w:jc w:val="right"/>
              <w:rPr>
                <w:rFonts w:ascii="Arial" w:hAnsi="Arial" w:cs="Arial"/>
                <w:color w:val="000000"/>
                <w:sz w:val="18"/>
                <w:szCs w:val="18"/>
              </w:rPr>
            </w:pPr>
            <w:r>
              <w:rPr>
                <w:rFonts w:ascii="Arial" w:hAnsi="Arial" w:cs="Arial"/>
                <w:color w:val="000000"/>
                <w:sz w:val="18"/>
                <w:szCs w:val="18"/>
              </w:rPr>
              <w:t>212.3</w:t>
            </w:r>
          </w:p>
        </w:tc>
        <w:tc>
          <w:tcPr>
            <w:tcW w:w="900" w:type="dxa"/>
            <w:gridSpan w:val="2"/>
            <w:shd w:val="clear" w:color="auto" w:fill="auto"/>
            <w:noWrap/>
            <w:vAlign w:val="center"/>
            <w:hideMark/>
          </w:tcPr>
          <w:p w:rsidR="00841ECB" w:rsidRPr="009E574C" w:rsidRDefault="00EA7032" w:rsidP="00EA7032">
            <w:pPr>
              <w:spacing w:line="240" w:lineRule="auto"/>
              <w:ind w:right="144"/>
              <w:jc w:val="right"/>
              <w:rPr>
                <w:rFonts w:ascii="Arial" w:hAnsi="Arial" w:cs="Arial"/>
                <w:color w:val="000000"/>
                <w:sz w:val="18"/>
                <w:szCs w:val="18"/>
              </w:rPr>
            </w:pPr>
            <w:r>
              <w:rPr>
                <w:rFonts w:ascii="Arial" w:hAnsi="Arial" w:cs="Arial"/>
                <w:color w:val="000000"/>
                <w:sz w:val="18"/>
                <w:szCs w:val="18"/>
              </w:rPr>
              <w:t>73.6</w:t>
            </w:r>
          </w:p>
        </w:tc>
        <w:tc>
          <w:tcPr>
            <w:tcW w:w="108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2.7%</w:t>
            </w:r>
          </w:p>
        </w:tc>
      </w:tr>
      <w:tr w:rsidR="0005041C" w:rsidRPr="00905B89" w:rsidTr="00406FC5">
        <w:trPr>
          <w:gridBefore w:val="1"/>
          <w:wBefore w:w="87" w:type="dxa"/>
          <w:trHeight w:val="300"/>
        </w:trPr>
        <w:tc>
          <w:tcPr>
            <w:tcW w:w="897" w:type="dxa"/>
            <w:gridSpan w:val="2"/>
            <w:vAlign w:val="center"/>
            <w:hideMark/>
          </w:tcPr>
          <w:p w:rsidR="00841ECB" w:rsidRPr="009E574C" w:rsidRDefault="00841ECB" w:rsidP="00937D9F">
            <w:pPr>
              <w:keepNext/>
              <w:spacing w:line="240" w:lineRule="auto"/>
              <w:rPr>
                <w:rFonts w:ascii="Arial" w:hAnsi="Arial" w:cs="Arial"/>
                <w:color w:val="000000"/>
                <w:sz w:val="18"/>
                <w:szCs w:val="18"/>
              </w:rPr>
            </w:pPr>
          </w:p>
        </w:tc>
        <w:tc>
          <w:tcPr>
            <w:tcW w:w="719" w:type="dxa"/>
            <w:gridSpan w:val="2"/>
            <w:shd w:val="clear" w:color="auto" w:fill="auto"/>
            <w:noWrap/>
            <w:hideMark/>
          </w:tcPr>
          <w:p w:rsidR="00841ECB" w:rsidRPr="009E574C" w:rsidRDefault="00841ECB" w:rsidP="00937D9F">
            <w:pPr>
              <w:spacing w:line="240" w:lineRule="auto"/>
              <w:ind w:right="144"/>
              <w:rPr>
                <w:rFonts w:ascii="Arial" w:hAnsi="Arial" w:cs="Arial"/>
                <w:color w:val="000000"/>
                <w:sz w:val="18"/>
                <w:szCs w:val="18"/>
              </w:rPr>
            </w:pPr>
            <w:r w:rsidRPr="009E574C">
              <w:rPr>
                <w:rFonts w:ascii="Arial" w:hAnsi="Arial" w:cs="Arial"/>
                <w:color w:val="000000"/>
                <w:sz w:val="18"/>
                <w:szCs w:val="18"/>
              </w:rPr>
              <w:t>Gas</w:t>
            </w:r>
          </w:p>
        </w:tc>
        <w:tc>
          <w:tcPr>
            <w:tcW w:w="900" w:type="dxa"/>
            <w:gridSpan w:val="2"/>
            <w:shd w:val="clear" w:color="auto" w:fill="auto"/>
            <w:noWrap/>
            <w:vAlign w:val="center"/>
            <w:hideMark/>
          </w:tcPr>
          <w:p w:rsidR="00841ECB" w:rsidRPr="009E574C" w:rsidRDefault="00841ECB"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2,196</w:t>
            </w:r>
          </w:p>
        </w:tc>
        <w:tc>
          <w:tcPr>
            <w:tcW w:w="1080" w:type="dxa"/>
            <w:gridSpan w:val="2"/>
            <w:shd w:val="clear" w:color="auto" w:fill="auto"/>
            <w:noWrap/>
            <w:vAlign w:val="center"/>
            <w:hideMark/>
          </w:tcPr>
          <w:p w:rsidR="00841ECB" w:rsidRPr="009E574C" w:rsidRDefault="00EA7032" w:rsidP="00937D9F">
            <w:pPr>
              <w:spacing w:line="240" w:lineRule="auto"/>
              <w:ind w:right="144"/>
              <w:jc w:val="right"/>
              <w:rPr>
                <w:rFonts w:ascii="Arial" w:hAnsi="Arial" w:cs="Arial"/>
                <w:color w:val="000000"/>
                <w:sz w:val="18"/>
                <w:szCs w:val="18"/>
              </w:rPr>
            </w:pPr>
            <w:r>
              <w:rPr>
                <w:rFonts w:ascii="Arial" w:hAnsi="Arial" w:cs="Arial"/>
                <w:color w:val="000000"/>
                <w:sz w:val="18"/>
                <w:szCs w:val="18"/>
              </w:rPr>
              <w:t>77.6</w:t>
            </w:r>
          </w:p>
        </w:tc>
        <w:tc>
          <w:tcPr>
            <w:tcW w:w="904" w:type="dxa"/>
            <w:gridSpan w:val="2"/>
            <w:shd w:val="clear" w:color="auto" w:fill="auto"/>
            <w:noWrap/>
            <w:vAlign w:val="center"/>
            <w:hideMark/>
          </w:tcPr>
          <w:p w:rsidR="00841ECB" w:rsidRPr="009E574C" w:rsidRDefault="00335E63" w:rsidP="00937D9F">
            <w:pPr>
              <w:spacing w:line="240" w:lineRule="auto"/>
              <w:ind w:right="144"/>
              <w:jc w:val="right"/>
              <w:rPr>
                <w:rFonts w:ascii="Arial" w:hAnsi="Arial" w:cs="Arial"/>
                <w:color w:val="000000"/>
                <w:sz w:val="18"/>
                <w:szCs w:val="18"/>
              </w:rPr>
            </w:pPr>
            <w:r>
              <w:rPr>
                <w:rFonts w:ascii="Arial" w:hAnsi="Arial" w:cs="Arial"/>
                <w:color w:val="000000"/>
                <w:sz w:val="18"/>
                <w:szCs w:val="18"/>
              </w:rPr>
              <w:t>6.9</w:t>
            </w:r>
          </w:p>
        </w:tc>
        <w:tc>
          <w:tcPr>
            <w:tcW w:w="117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12.9%</w:t>
            </w:r>
          </w:p>
        </w:tc>
        <w:tc>
          <w:tcPr>
            <w:tcW w:w="90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3,093</w:t>
            </w:r>
          </w:p>
        </w:tc>
        <w:tc>
          <w:tcPr>
            <w:tcW w:w="1170" w:type="dxa"/>
            <w:gridSpan w:val="2"/>
            <w:shd w:val="clear" w:color="auto" w:fill="auto"/>
            <w:noWrap/>
            <w:vAlign w:val="center"/>
            <w:hideMark/>
          </w:tcPr>
          <w:p w:rsidR="00841ECB" w:rsidRPr="009E574C" w:rsidRDefault="00EA7032" w:rsidP="00EA7032">
            <w:pPr>
              <w:spacing w:line="240" w:lineRule="auto"/>
              <w:ind w:right="144"/>
              <w:jc w:val="right"/>
              <w:rPr>
                <w:rFonts w:ascii="Arial" w:hAnsi="Arial" w:cs="Arial"/>
                <w:color w:val="000000"/>
                <w:sz w:val="18"/>
                <w:szCs w:val="18"/>
              </w:rPr>
            </w:pPr>
            <w:r>
              <w:rPr>
                <w:rFonts w:ascii="Arial" w:hAnsi="Arial" w:cs="Arial"/>
                <w:color w:val="000000"/>
                <w:sz w:val="18"/>
                <w:szCs w:val="18"/>
              </w:rPr>
              <w:t>72.3</w:t>
            </w:r>
          </w:p>
        </w:tc>
        <w:tc>
          <w:tcPr>
            <w:tcW w:w="900" w:type="dxa"/>
            <w:gridSpan w:val="2"/>
            <w:shd w:val="clear" w:color="auto" w:fill="auto"/>
            <w:noWrap/>
            <w:vAlign w:val="center"/>
            <w:hideMark/>
          </w:tcPr>
          <w:p w:rsidR="00841ECB" w:rsidRPr="009E574C" w:rsidRDefault="00EA7032" w:rsidP="00EA7032">
            <w:pPr>
              <w:spacing w:line="240" w:lineRule="auto"/>
              <w:ind w:right="144"/>
              <w:jc w:val="right"/>
              <w:rPr>
                <w:rFonts w:ascii="Arial" w:hAnsi="Arial" w:cs="Arial"/>
                <w:color w:val="000000"/>
                <w:sz w:val="18"/>
                <w:szCs w:val="18"/>
              </w:rPr>
            </w:pPr>
            <w:r>
              <w:rPr>
                <w:rFonts w:ascii="Arial" w:hAnsi="Arial" w:cs="Arial"/>
                <w:color w:val="000000"/>
                <w:sz w:val="18"/>
                <w:szCs w:val="18"/>
              </w:rPr>
              <w:t>6.3</w:t>
            </w:r>
          </w:p>
        </w:tc>
        <w:tc>
          <w:tcPr>
            <w:tcW w:w="108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12.8%</w:t>
            </w:r>
          </w:p>
        </w:tc>
      </w:tr>
      <w:tr w:rsidR="0005041C" w:rsidRPr="00905B89" w:rsidTr="00406FC5">
        <w:trPr>
          <w:gridBefore w:val="1"/>
          <w:wBefore w:w="87" w:type="dxa"/>
          <w:trHeight w:val="300"/>
        </w:trPr>
        <w:tc>
          <w:tcPr>
            <w:tcW w:w="897" w:type="dxa"/>
            <w:gridSpan w:val="2"/>
            <w:shd w:val="clear" w:color="auto" w:fill="auto"/>
            <w:noWrap/>
            <w:vAlign w:val="center"/>
            <w:hideMark/>
          </w:tcPr>
          <w:p w:rsidR="00841ECB" w:rsidRPr="00905B89" w:rsidRDefault="00841ECB" w:rsidP="00937D9F">
            <w:pPr>
              <w:keepNext/>
              <w:spacing w:line="240" w:lineRule="auto"/>
              <w:rPr>
                <w:rFonts w:ascii="Arial" w:hAnsi="Arial" w:cs="Arial"/>
                <w:sz w:val="18"/>
                <w:szCs w:val="18"/>
              </w:rPr>
            </w:pPr>
            <w:r w:rsidRPr="00905B89">
              <w:rPr>
                <w:rFonts w:ascii="Arial" w:hAnsi="Arial" w:cs="Arial"/>
                <w:sz w:val="18"/>
                <w:szCs w:val="18"/>
              </w:rPr>
              <w:t>SCG</w:t>
            </w:r>
          </w:p>
        </w:tc>
        <w:tc>
          <w:tcPr>
            <w:tcW w:w="719" w:type="dxa"/>
            <w:gridSpan w:val="2"/>
            <w:shd w:val="clear" w:color="auto" w:fill="auto"/>
            <w:noWrap/>
            <w:hideMark/>
          </w:tcPr>
          <w:p w:rsidR="00841ECB" w:rsidRPr="00905B89" w:rsidRDefault="00841ECB" w:rsidP="00937D9F">
            <w:pPr>
              <w:spacing w:line="240" w:lineRule="auto"/>
              <w:ind w:right="144"/>
              <w:rPr>
                <w:rFonts w:ascii="Arial" w:hAnsi="Arial" w:cs="Arial"/>
                <w:sz w:val="18"/>
                <w:szCs w:val="18"/>
              </w:rPr>
            </w:pPr>
            <w:r w:rsidRPr="00905B89">
              <w:rPr>
                <w:rFonts w:ascii="Arial" w:hAnsi="Arial" w:cs="Arial"/>
                <w:sz w:val="18"/>
                <w:szCs w:val="18"/>
              </w:rPr>
              <w:t>Gas</w:t>
            </w:r>
          </w:p>
        </w:tc>
        <w:tc>
          <w:tcPr>
            <w:tcW w:w="900" w:type="dxa"/>
            <w:gridSpan w:val="2"/>
            <w:shd w:val="clear" w:color="auto" w:fill="auto"/>
            <w:noWrap/>
            <w:vAlign w:val="center"/>
            <w:hideMark/>
          </w:tcPr>
          <w:p w:rsidR="00841ECB" w:rsidRPr="009E574C" w:rsidRDefault="00841ECB" w:rsidP="00937D9F">
            <w:pPr>
              <w:spacing w:line="240" w:lineRule="auto"/>
              <w:ind w:right="144"/>
              <w:jc w:val="right"/>
              <w:rPr>
                <w:rFonts w:ascii="Arial" w:hAnsi="Arial" w:cs="Arial"/>
                <w:sz w:val="18"/>
                <w:szCs w:val="18"/>
              </w:rPr>
            </w:pPr>
            <w:r w:rsidRPr="009E574C">
              <w:rPr>
                <w:rFonts w:ascii="Arial" w:hAnsi="Arial" w:cs="Arial"/>
                <w:sz w:val="18"/>
                <w:szCs w:val="18"/>
              </w:rPr>
              <w:t>403</w:t>
            </w:r>
          </w:p>
        </w:tc>
        <w:tc>
          <w:tcPr>
            <w:tcW w:w="1080" w:type="dxa"/>
            <w:gridSpan w:val="2"/>
            <w:shd w:val="clear" w:color="auto" w:fill="auto"/>
            <w:noWrap/>
            <w:vAlign w:val="center"/>
            <w:hideMark/>
          </w:tcPr>
          <w:p w:rsidR="00841ECB" w:rsidRPr="009E574C" w:rsidRDefault="00EA7032" w:rsidP="00937D9F">
            <w:pPr>
              <w:spacing w:line="240" w:lineRule="auto"/>
              <w:ind w:right="144"/>
              <w:jc w:val="right"/>
              <w:rPr>
                <w:rFonts w:ascii="Arial" w:hAnsi="Arial" w:cs="Arial"/>
                <w:sz w:val="18"/>
                <w:szCs w:val="18"/>
              </w:rPr>
            </w:pPr>
            <w:r>
              <w:rPr>
                <w:rFonts w:ascii="Arial" w:hAnsi="Arial" w:cs="Arial"/>
                <w:sz w:val="18"/>
                <w:szCs w:val="18"/>
              </w:rPr>
              <w:t>45.6</w:t>
            </w:r>
          </w:p>
        </w:tc>
        <w:tc>
          <w:tcPr>
            <w:tcW w:w="904" w:type="dxa"/>
            <w:gridSpan w:val="2"/>
            <w:shd w:val="clear" w:color="auto" w:fill="auto"/>
            <w:noWrap/>
            <w:vAlign w:val="center"/>
            <w:hideMark/>
          </w:tcPr>
          <w:p w:rsidR="00841ECB" w:rsidRPr="009E574C" w:rsidRDefault="00841ECB" w:rsidP="00937D9F">
            <w:pPr>
              <w:spacing w:line="240" w:lineRule="auto"/>
              <w:ind w:right="144"/>
              <w:jc w:val="right"/>
              <w:rPr>
                <w:rFonts w:ascii="Arial" w:hAnsi="Arial" w:cs="Arial"/>
                <w:sz w:val="18"/>
                <w:szCs w:val="18"/>
              </w:rPr>
            </w:pPr>
            <w:r w:rsidRPr="009E574C">
              <w:rPr>
                <w:rFonts w:ascii="Arial" w:hAnsi="Arial" w:cs="Arial"/>
                <w:sz w:val="18"/>
                <w:szCs w:val="18"/>
              </w:rPr>
              <w:t>19.03</w:t>
            </w:r>
          </w:p>
        </w:tc>
        <w:tc>
          <w:tcPr>
            <w:tcW w:w="117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sz w:val="18"/>
                <w:szCs w:val="18"/>
              </w:rPr>
            </w:pPr>
            <w:r w:rsidRPr="009E574C">
              <w:rPr>
                <w:rFonts w:ascii="Arial" w:hAnsi="Arial" w:cs="Arial"/>
                <w:sz w:val="18"/>
                <w:szCs w:val="18"/>
              </w:rPr>
              <w:t>10.2%</w:t>
            </w:r>
          </w:p>
        </w:tc>
        <w:tc>
          <w:tcPr>
            <w:tcW w:w="90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sz w:val="18"/>
                <w:szCs w:val="18"/>
              </w:rPr>
            </w:pPr>
            <w:r w:rsidRPr="009E574C">
              <w:rPr>
                <w:rFonts w:ascii="Arial" w:hAnsi="Arial" w:cs="Arial"/>
                <w:sz w:val="18"/>
                <w:szCs w:val="18"/>
              </w:rPr>
              <w:t>545</w:t>
            </w:r>
          </w:p>
        </w:tc>
        <w:tc>
          <w:tcPr>
            <w:tcW w:w="1170" w:type="dxa"/>
            <w:gridSpan w:val="2"/>
            <w:shd w:val="clear" w:color="auto" w:fill="auto"/>
            <w:noWrap/>
            <w:vAlign w:val="center"/>
            <w:hideMark/>
          </w:tcPr>
          <w:p w:rsidR="00841ECB" w:rsidRPr="009E574C" w:rsidRDefault="00EA7032" w:rsidP="00EA7032">
            <w:pPr>
              <w:spacing w:line="240" w:lineRule="auto"/>
              <w:ind w:right="144"/>
              <w:jc w:val="right"/>
              <w:rPr>
                <w:rFonts w:ascii="Arial" w:hAnsi="Arial" w:cs="Arial"/>
                <w:sz w:val="18"/>
                <w:szCs w:val="18"/>
              </w:rPr>
            </w:pPr>
            <w:r>
              <w:rPr>
                <w:rFonts w:ascii="Arial" w:hAnsi="Arial" w:cs="Arial"/>
                <w:sz w:val="18"/>
                <w:szCs w:val="18"/>
              </w:rPr>
              <w:t>154.8</w:t>
            </w:r>
          </w:p>
        </w:tc>
        <w:tc>
          <w:tcPr>
            <w:tcW w:w="900" w:type="dxa"/>
            <w:gridSpan w:val="2"/>
            <w:shd w:val="clear" w:color="auto" w:fill="auto"/>
            <w:noWrap/>
            <w:vAlign w:val="center"/>
            <w:hideMark/>
          </w:tcPr>
          <w:p w:rsidR="00841ECB" w:rsidRPr="009E574C" w:rsidRDefault="00EA7032" w:rsidP="00EA7032">
            <w:pPr>
              <w:spacing w:line="240" w:lineRule="auto"/>
              <w:ind w:right="144"/>
              <w:jc w:val="right"/>
              <w:rPr>
                <w:rFonts w:ascii="Arial" w:hAnsi="Arial" w:cs="Arial"/>
                <w:sz w:val="18"/>
                <w:szCs w:val="18"/>
              </w:rPr>
            </w:pPr>
            <w:r>
              <w:rPr>
                <w:rFonts w:ascii="Arial" w:hAnsi="Arial" w:cs="Arial"/>
                <w:sz w:val="18"/>
                <w:szCs w:val="18"/>
              </w:rPr>
              <w:t>21.7</w:t>
            </w:r>
          </w:p>
        </w:tc>
        <w:tc>
          <w:tcPr>
            <w:tcW w:w="1080" w:type="dxa"/>
            <w:gridSpan w:val="2"/>
            <w:shd w:val="clear" w:color="auto" w:fill="auto"/>
            <w:noWrap/>
            <w:vAlign w:val="center"/>
            <w:hideMark/>
          </w:tcPr>
          <w:p w:rsidR="00841ECB" w:rsidRPr="009E574C" w:rsidRDefault="00841ECB" w:rsidP="00EA7032">
            <w:pPr>
              <w:spacing w:line="240" w:lineRule="auto"/>
              <w:ind w:right="144"/>
              <w:jc w:val="right"/>
              <w:rPr>
                <w:rFonts w:ascii="Arial" w:hAnsi="Arial" w:cs="Arial"/>
                <w:sz w:val="18"/>
                <w:szCs w:val="18"/>
              </w:rPr>
            </w:pPr>
            <w:r w:rsidRPr="009E574C">
              <w:rPr>
                <w:rFonts w:ascii="Arial" w:hAnsi="Arial" w:cs="Arial"/>
                <w:sz w:val="18"/>
                <w:szCs w:val="18"/>
              </w:rPr>
              <w:t>33.3%</w:t>
            </w:r>
          </w:p>
        </w:tc>
      </w:tr>
      <w:tr w:rsidR="0005041C" w:rsidRPr="00905B89" w:rsidTr="00406FC5">
        <w:tblPrEx>
          <w:jc w:val="center"/>
        </w:tblPrEx>
        <w:trPr>
          <w:gridAfter w:val="1"/>
          <w:wAfter w:w="77" w:type="dxa"/>
          <w:trHeight w:val="302"/>
          <w:jc w:val="center"/>
        </w:trPr>
        <w:tc>
          <w:tcPr>
            <w:tcW w:w="900" w:type="dxa"/>
            <w:gridSpan w:val="2"/>
            <w:vMerge w:val="restart"/>
            <w:shd w:val="clear" w:color="auto" w:fill="auto"/>
            <w:noWrap/>
            <w:vAlign w:val="center"/>
            <w:hideMark/>
          </w:tcPr>
          <w:p w:rsidR="00AE0049" w:rsidRPr="009E574C" w:rsidRDefault="00AE0049" w:rsidP="00937D9F">
            <w:pPr>
              <w:keepNext/>
              <w:spacing w:line="240" w:lineRule="auto"/>
              <w:rPr>
                <w:rFonts w:ascii="Arial" w:hAnsi="Arial" w:cs="Arial"/>
                <w:color w:val="000000"/>
                <w:sz w:val="18"/>
                <w:szCs w:val="18"/>
                <w:lang w:eastAsia="zh-CN"/>
              </w:rPr>
            </w:pPr>
            <w:r w:rsidRPr="00905B89">
              <w:rPr>
                <w:rFonts w:ascii="Arial" w:hAnsi="Arial" w:cs="Arial"/>
                <w:color w:val="000000"/>
                <w:sz w:val="18"/>
                <w:szCs w:val="18"/>
                <w:lang w:eastAsia="zh-CN"/>
              </w:rPr>
              <w:t>SDG</w:t>
            </w:r>
            <w:r w:rsidR="00283515" w:rsidRPr="00905B89">
              <w:rPr>
                <w:rFonts w:ascii="Arial" w:hAnsi="Arial" w:cs="Arial"/>
                <w:color w:val="000000"/>
                <w:sz w:val="18"/>
                <w:szCs w:val="18"/>
                <w:lang w:eastAsia="zh-CN"/>
              </w:rPr>
              <w:t>&amp;</w:t>
            </w:r>
            <w:r w:rsidRPr="00905B89">
              <w:rPr>
                <w:rFonts w:ascii="Arial" w:hAnsi="Arial" w:cs="Arial"/>
                <w:color w:val="000000"/>
                <w:sz w:val="18"/>
                <w:szCs w:val="18"/>
                <w:lang w:eastAsia="zh-CN"/>
              </w:rPr>
              <w:t>E</w:t>
            </w:r>
          </w:p>
        </w:tc>
        <w:tc>
          <w:tcPr>
            <w:tcW w:w="720" w:type="dxa"/>
            <w:gridSpan w:val="2"/>
            <w:shd w:val="clear" w:color="auto" w:fill="auto"/>
            <w:noWrap/>
            <w:vAlign w:val="center"/>
            <w:hideMark/>
          </w:tcPr>
          <w:p w:rsidR="00AE0049" w:rsidRPr="009E574C" w:rsidRDefault="00937D9F" w:rsidP="00937D9F">
            <w:pPr>
              <w:spacing w:line="240" w:lineRule="auto"/>
              <w:rPr>
                <w:rFonts w:ascii="Arial" w:hAnsi="Arial" w:cs="Arial"/>
                <w:color w:val="000000"/>
                <w:sz w:val="18"/>
                <w:szCs w:val="18"/>
              </w:rPr>
            </w:pPr>
            <w:proofErr w:type="spellStart"/>
            <w:r>
              <w:rPr>
                <w:rFonts w:ascii="Arial" w:hAnsi="Arial" w:cs="Arial"/>
                <w:color w:val="000000"/>
                <w:sz w:val="18"/>
                <w:szCs w:val="18"/>
              </w:rPr>
              <w:t>Elec</w:t>
            </w:r>
            <w:proofErr w:type="spellEnd"/>
          </w:p>
        </w:tc>
        <w:tc>
          <w:tcPr>
            <w:tcW w:w="900" w:type="dxa"/>
            <w:gridSpan w:val="2"/>
            <w:shd w:val="clear" w:color="auto" w:fill="auto"/>
            <w:noWrap/>
            <w:vAlign w:val="center"/>
            <w:hideMark/>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415</w:t>
            </w:r>
          </w:p>
        </w:tc>
        <w:tc>
          <w:tcPr>
            <w:tcW w:w="1080" w:type="dxa"/>
            <w:gridSpan w:val="2"/>
            <w:shd w:val="clear" w:color="auto" w:fill="auto"/>
            <w:noWrap/>
            <w:vAlign w:val="center"/>
            <w:hideMark/>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300.5</w:t>
            </w:r>
          </w:p>
        </w:tc>
        <w:tc>
          <w:tcPr>
            <w:tcW w:w="900" w:type="dxa"/>
            <w:gridSpan w:val="2"/>
            <w:shd w:val="clear" w:color="auto" w:fill="auto"/>
            <w:noWrap/>
            <w:vAlign w:val="center"/>
            <w:hideMark/>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168.7</w:t>
            </w:r>
          </w:p>
        </w:tc>
        <w:tc>
          <w:tcPr>
            <w:tcW w:w="1170" w:type="dxa"/>
            <w:gridSpan w:val="2"/>
            <w:shd w:val="clear" w:color="auto" w:fill="auto"/>
            <w:noWrap/>
            <w:vAlign w:val="center"/>
            <w:hideMark/>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4.4%</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141</w:t>
            </w:r>
          </w:p>
        </w:tc>
        <w:tc>
          <w:tcPr>
            <w:tcW w:w="117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-15.8</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313.1</w:t>
            </w:r>
          </w:p>
        </w:tc>
        <w:tc>
          <w:tcPr>
            <w:tcW w:w="109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-0.2%</w:t>
            </w:r>
          </w:p>
        </w:tc>
      </w:tr>
      <w:tr w:rsidR="0005041C" w:rsidRPr="00905B89" w:rsidTr="00406FC5">
        <w:tblPrEx>
          <w:jc w:val="center"/>
        </w:tblPrEx>
        <w:trPr>
          <w:gridAfter w:val="1"/>
          <w:wAfter w:w="77" w:type="dxa"/>
          <w:trHeight w:val="300"/>
          <w:jc w:val="center"/>
        </w:trPr>
        <w:tc>
          <w:tcPr>
            <w:tcW w:w="900" w:type="dxa"/>
            <w:gridSpan w:val="2"/>
            <w:vMerge/>
            <w:shd w:val="clear" w:color="auto" w:fill="auto"/>
            <w:vAlign w:val="center"/>
            <w:hideMark/>
          </w:tcPr>
          <w:p w:rsidR="00AE0049" w:rsidRPr="009E574C" w:rsidRDefault="00AE0049" w:rsidP="00937D9F">
            <w:pPr>
              <w:keepNext/>
              <w:spacing w:line="240" w:lineRule="auto"/>
              <w:ind w:right="144"/>
              <w:jc w:val="center"/>
              <w:rPr>
                <w:rFonts w:ascii="Arial" w:hAnsi="Arial" w:cs="Arial"/>
                <w:color w:val="000000"/>
                <w:sz w:val="18"/>
                <w:szCs w:val="18"/>
                <w:lang w:eastAsia="zh-CN"/>
              </w:rPr>
            </w:pPr>
          </w:p>
        </w:tc>
        <w:tc>
          <w:tcPr>
            <w:tcW w:w="720" w:type="dxa"/>
            <w:gridSpan w:val="2"/>
            <w:shd w:val="clear" w:color="auto" w:fill="auto"/>
            <w:noWrap/>
            <w:vAlign w:val="center"/>
            <w:hideMark/>
          </w:tcPr>
          <w:p w:rsidR="00AE0049" w:rsidRPr="009E574C" w:rsidRDefault="00AE0049" w:rsidP="00937D9F">
            <w:pPr>
              <w:spacing w:line="240" w:lineRule="auto"/>
              <w:ind w:right="144"/>
              <w:rPr>
                <w:rFonts w:ascii="Arial" w:hAnsi="Arial" w:cs="Arial"/>
                <w:color w:val="000000"/>
                <w:sz w:val="18"/>
                <w:szCs w:val="18"/>
              </w:rPr>
            </w:pPr>
            <w:r w:rsidRPr="009E574C">
              <w:rPr>
                <w:rFonts w:ascii="Arial" w:hAnsi="Arial" w:cs="Arial"/>
                <w:color w:val="000000"/>
                <w:sz w:val="18"/>
                <w:szCs w:val="18"/>
              </w:rPr>
              <w:t>Gas</w:t>
            </w:r>
          </w:p>
        </w:tc>
        <w:tc>
          <w:tcPr>
            <w:tcW w:w="900" w:type="dxa"/>
            <w:gridSpan w:val="2"/>
            <w:shd w:val="clear" w:color="auto" w:fill="auto"/>
            <w:noWrap/>
            <w:vAlign w:val="center"/>
            <w:hideMark/>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406</w:t>
            </w:r>
          </w:p>
        </w:tc>
        <w:tc>
          <w:tcPr>
            <w:tcW w:w="1080" w:type="dxa"/>
            <w:gridSpan w:val="2"/>
            <w:shd w:val="clear" w:color="auto" w:fill="auto"/>
            <w:noWrap/>
            <w:vAlign w:val="center"/>
            <w:hideMark/>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67.0</w:t>
            </w:r>
          </w:p>
        </w:tc>
        <w:tc>
          <w:tcPr>
            <w:tcW w:w="900" w:type="dxa"/>
            <w:gridSpan w:val="2"/>
            <w:shd w:val="clear" w:color="auto" w:fill="auto"/>
            <w:noWrap/>
            <w:vAlign w:val="center"/>
            <w:hideMark/>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10.9</w:t>
            </w:r>
          </w:p>
        </w:tc>
        <w:tc>
          <w:tcPr>
            <w:tcW w:w="1170" w:type="dxa"/>
            <w:gridSpan w:val="2"/>
            <w:shd w:val="clear" w:color="auto" w:fill="auto"/>
            <w:noWrap/>
            <w:vAlign w:val="center"/>
            <w:hideMark/>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16.9%</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145</w:t>
            </w:r>
          </w:p>
        </w:tc>
        <w:tc>
          <w:tcPr>
            <w:tcW w:w="117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58.9</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15.9</w:t>
            </w:r>
          </w:p>
        </w:tc>
        <w:tc>
          <w:tcPr>
            <w:tcW w:w="109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14.6%</w:t>
            </w:r>
          </w:p>
        </w:tc>
      </w:tr>
      <w:tr w:rsidR="0005041C" w:rsidRPr="00905B89" w:rsidTr="00406FC5">
        <w:tblPrEx>
          <w:jc w:val="center"/>
        </w:tblPrEx>
        <w:trPr>
          <w:gridAfter w:val="1"/>
          <w:wAfter w:w="77" w:type="dxa"/>
          <w:trHeight w:val="300"/>
          <w:jc w:val="center"/>
        </w:trPr>
        <w:tc>
          <w:tcPr>
            <w:tcW w:w="900" w:type="dxa"/>
            <w:gridSpan w:val="2"/>
            <w:shd w:val="clear" w:color="auto" w:fill="auto"/>
            <w:noWrap/>
            <w:vAlign w:val="center"/>
            <w:hideMark/>
          </w:tcPr>
          <w:p w:rsidR="00AE0049" w:rsidRPr="00905B89" w:rsidRDefault="00AE0049" w:rsidP="00937D9F">
            <w:pPr>
              <w:keepNext/>
              <w:spacing w:line="240" w:lineRule="auto"/>
              <w:rPr>
                <w:rFonts w:ascii="Arial" w:hAnsi="Arial" w:cs="Arial"/>
                <w:color w:val="000000"/>
                <w:sz w:val="18"/>
                <w:szCs w:val="18"/>
                <w:lang w:eastAsia="zh-CN"/>
              </w:rPr>
            </w:pPr>
            <w:r w:rsidRPr="00905B89">
              <w:rPr>
                <w:rFonts w:ascii="Arial" w:hAnsi="Arial" w:cs="Arial"/>
                <w:color w:val="000000"/>
                <w:sz w:val="18"/>
                <w:szCs w:val="18"/>
                <w:lang w:eastAsia="zh-CN"/>
              </w:rPr>
              <w:t>SCE</w:t>
            </w:r>
          </w:p>
        </w:tc>
        <w:tc>
          <w:tcPr>
            <w:tcW w:w="720" w:type="dxa"/>
            <w:gridSpan w:val="2"/>
            <w:shd w:val="clear" w:color="auto" w:fill="auto"/>
            <w:noWrap/>
            <w:vAlign w:val="center"/>
            <w:hideMark/>
          </w:tcPr>
          <w:p w:rsidR="00AE0049" w:rsidRPr="00905B89" w:rsidRDefault="00937D9F" w:rsidP="00937D9F">
            <w:pPr>
              <w:spacing w:line="240" w:lineRule="auto"/>
              <w:ind w:right="144"/>
              <w:rPr>
                <w:rFonts w:ascii="Arial" w:hAnsi="Arial" w:cs="Arial"/>
                <w:color w:val="000000"/>
                <w:sz w:val="18"/>
                <w:szCs w:val="18"/>
              </w:rPr>
            </w:pPr>
            <w:proofErr w:type="spellStart"/>
            <w:r>
              <w:rPr>
                <w:rFonts w:ascii="Arial" w:hAnsi="Arial" w:cs="Arial"/>
                <w:color w:val="000000"/>
                <w:sz w:val="18"/>
                <w:szCs w:val="18"/>
              </w:rPr>
              <w:t>Elec</w:t>
            </w:r>
            <w:proofErr w:type="spellEnd"/>
          </w:p>
        </w:tc>
        <w:tc>
          <w:tcPr>
            <w:tcW w:w="900" w:type="dxa"/>
            <w:gridSpan w:val="2"/>
            <w:shd w:val="clear" w:color="auto" w:fill="auto"/>
            <w:noWrap/>
            <w:vAlign w:val="center"/>
            <w:hideMark/>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861</w:t>
            </w:r>
          </w:p>
        </w:tc>
        <w:tc>
          <w:tcPr>
            <w:tcW w:w="1080" w:type="dxa"/>
            <w:gridSpan w:val="2"/>
            <w:shd w:val="clear" w:color="auto" w:fill="auto"/>
            <w:noWrap/>
            <w:vAlign w:val="center"/>
            <w:hideMark/>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691.4</w:t>
            </w:r>
          </w:p>
        </w:tc>
        <w:tc>
          <w:tcPr>
            <w:tcW w:w="900" w:type="dxa"/>
            <w:gridSpan w:val="2"/>
            <w:shd w:val="clear" w:color="auto" w:fill="auto"/>
            <w:noWrap/>
            <w:vAlign w:val="center"/>
            <w:hideMark/>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138.6</w:t>
            </w:r>
          </w:p>
        </w:tc>
        <w:tc>
          <w:tcPr>
            <w:tcW w:w="1170" w:type="dxa"/>
            <w:gridSpan w:val="2"/>
            <w:shd w:val="clear" w:color="auto" w:fill="auto"/>
            <w:noWrap/>
            <w:vAlign w:val="center"/>
            <w:hideMark/>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8.2%</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643</w:t>
            </w:r>
          </w:p>
        </w:tc>
        <w:tc>
          <w:tcPr>
            <w:tcW w:w="117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393.8</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134.8</w:t>
            </w:r>
          </w:p>
        </w:tc>
        <w:tc>
          <w:tcPr>
            <w:tcW w:w="109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4.7%</w:t>
            </w:r>
          </w:p>
        </w:tc>
      </w:tr>
      <w:tr w:rsidR="00AE0049" w:rsidRPr="00905B89" w:rsidTr="00406FC5">
        <w:tblPrEx>
          <w:jc w:val="center"/>
        </w:tblPrEx>
        <w:trPr>
          <w:gridAfter w:val="1"/>
          <w:wAfter w:w="77" w:type="dxa"/>
          <w:trHeight w:val="300"/>
          <w:jc w:val="center"/>
        </w:trPr>
        <w:tc>
          <w:tcPr>
            <w:tcW w:w="9730" w:type="dxa"/>
            <w:gridSpan w:val="20"/>
            <w:shd w:val="clear" w:color="auto" w:fill="auto"/>
            <w:noWrap/>
            <w:vAlign w:val="center"/>
          </w:tcPr>
          <w:p w:rsidR="00AE0049" w:rsidRPr="00905B89" w:rsidRDefault="00AE0049" w:rsidP="00937D9F">
            <w:pPr>
              <w:keepNext/>
              <w:spacing w:line="240" w:lineRule="auto"/>
              <w:ind w:right="144"/>
              <w:jc w:val="center"/>
              <w:rPr>
                <w:rFonts w:ascii="Arial" w:hAnsi="Arial" w:cs="Arial"/>
                <w:color w:val="000000"/>
                <w:sz w:val="18"/>
                <w:szCs w:val="18"/>
              </w:rPr>
            </w:pPr>
            <w:r w:rsidRPr="00905B89">
              <w:rPr>
                <w:rFonts w:ascii="Arial" w:hAnsi="Arial" w:cs="Arial"/>
                <w:color w:val="000000"/>
                <w:sz w:val="18"/>
                <w:szCs w:val="18"/>
              </w:rPr>
              <w:t>Basic Path</w:t>
            </w:r>
          </w:p>
        </w:tc>
      </w:tr>
      <w:tr w:rsidR="0005041C" w:rsidRPr="00905B89" w:rsidTr="00406FC5">
        <w:tblPrEx>
          <w:jc w:val="center"/>
        </w:tblPrEx>
        <w:trPr>
          <w:gridAfter w:val="1"/>
          <w:wAfter w:w="77" w:type="dxa"/>
          <w:trHeight w:val="300"/>
          <w:jc w:val="center"/>
        </w:trPr>
        <w:tc>
          <w:tcPr>
            <w:tcW w:w="900" w:type="dxa"/>
            <w:gridSpan w:val="2"/>
            <w:vMerge w:val="restart"/>
            <w:shd w:val="clear" w:color="auto" w:fill="auto"/>
            <w:noWrap/>
            <w:vAlign w:val="center"/>
          </w:tcPr>
          <w:p w:rsidR="00AE0049" w:rsidRPr="009E574C" w:rsidRDefault="00937D9F" w:rsidP="00937D9F">
            <w:pPr>
              <w:keepNext/>
              <w:spacing w:line="240" w:lineRule="auto"/>
              <w:rPr>
                <w:rFonts w:ascii="Arial" w:hAnsi="Arial" w:cs="Arial"/>
                <w:color w:val="000000"/>
                <w:sz w:val="18"/>
                <w:szCs w:val="18"/>
                <w:lang w:eastAsia="zh-CN"/>
              </w:rPr>
            </w:pPr>
            <w:r>
              <w:rPr>
                <w:rFonts w:ascii="Arial" w:hAnsi="Arial" w:cs="Arial"/>
                <w:color w:val="000000"/>
                <w:sz w:val="18"/>
                <w:szCs w:val="18"/>
                <w:lang w:eastAsia="zh-CN"/>
              </w:rPr>
              <w:t>SDG&amp;E</w:t>
            </w:r>
          </w:p>
        </w:tc>
        <w:tc>
          <w:tcPr>
            <w:tcW w:w="720" w:type="dxa"/>
            <w:gridSpan w:val="2"/>
            <w:shd w:val="clear" w:color="auto" w:fill="auto"/>
            <w:noWrap/>
            <w:vAlign w:val="center"/>
          </w:tcPr>
          <w:p w:rsidR="00AE0049" w:rsidRPr="009E574C" w:rsidRDefault="00937D9F" w:rsidP="00937D9F">
            <w:pPr>
              <w:spacing w:line="240" w:lineRule="auto"/>
              <w:ind w:right="144"/>
              <w:rPr>
                <w:rFonts w:ascii="Arial" w:hAnsi="Arial" w:cs="Arial"/>
                <w:color w:val="000000"/>
                <w:sz w:val="18"/>
                <w:szCs w:val="18"/>
                <w:lang w:eastAsia="zh-CN"/>
              </w:rPr>
            </w:pPr>
            <w:proofErr w:type="spellStart"/>
            <w:r>
              <w:rPr>
                <w:rFonts w:ascii="Arial" w:hAnsi="Arial" w:cs="Arial"/>
                <w:color w:val="000000"/>
                <w:sz w:val="18"/>
                <w:szCs w:val="18"/>
                <w:lang w:eastAsia="zh-CN"/>
              </w:rPr>
              <w:t>Elec</w:t>
            </w:r>
            <w:proofErr w:type="spellEnd"/>
          </w:p>
        </w:tc>
        <w:tc>
          <w:tcPr>
            <w:tcW w:w="900" w:type="dxa"/>
            <w:gridSpan w:val="2"/>
            <w:shd w:val="clear" w:color="auto" w:fill="auto"/>
            <w:noWrap/>
            <w:vAlign w:val="center"/>
          </w:tcPr>
          <w:p w:rsidR="00AE0049" w:rsidRPr="009E574C" w:rsidRDefault="00AE0049" w:rsidP="0005041C">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321</w:t>
            </w:r>
          </w:p>
        </w:tc>
        <w:tc>
          <w:tcPr>
            <w:tcW w:w="1080" w:type="dxa"/>
            <w:gridSpan w:val="2"/>
            <w:shd w:val="clear" w:color="auto" w:fill="auto"/>
            <w:noWrap/>
            <w:vAlign w:val="center"/>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791.6</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373.3</w:t>
            </w:r>
          </w:p>
        </w:tc>
        <w:tc>
          <w:tcPr>
            <w:tcW w:w="117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9.6%</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335</w:t>
            </w:r>
          </w:p>
        </w:tc>
        <w:tc>
          <w:tcPr>
            <w:tcW w:w="117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232.9</w:t>
            </w:r>
          </w:p>
        </w:tc>
        <w:tc>
          <w:tcPr>
            <w:tcW w:w="90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205.0</w:t>
            </w:r>
          </w:p>
        </w:tc>
        <w:tc>
          <w:tcPr>
            <w:tcW w:w="109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3.5%</w:t>
            </w:r>
          </w:p>
        </w:tc>
      </w:tr>
      <w:tr w:rsidR="0005041C" w:rsidRPr="00905B89" w:rsidTr="00406FC5">
        <w:tblPrEx>
          <w:jc w:val="center"/>
        </w:tblPrEx>
        <w:trPr>
          <w:gridAfter w:val="1"/>
          <w:wAfter w:w="77" w:type="dxa"/>
          <w:trHeight w:val="308"/>
          <w:jc w:val="center"/>
        </w:trPr>
        <w:tc>
          <w:tcPr>
            <w:tcW w:w="900" w:type="dxa"/>
            <w:gridSpan w:val="2"/>
            <w:vMerge/>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lang w:eastAsia="zh-CN"/>
              </w:rPr>
            </w:pPr>
          </w:p>
        </w:tc>
        <w:tc>
          <w:tcPr>
            <w:tcW w:w="720" w:type="dxa"/>
            <w:gridSpan w:val="2"/>
            <w:shd w:val="clear" w:color="auto" w:fill="auto"/>
            <w:noWrap/>
            <w:vAlign w:val="center"/>
          </w:tcPr>
          <w:p w:rsidR="00AE0049" w:rsidRPr="009E574C" w:rsidRDefault="00AE0049" w:rsidP="00937D9F">
            <w:pPr>
              <w:spacing w:line="240" w:lineRule="auto"/>
              <w:ind w:right="144"/>
              <w:rPr>
                <w:rFonts w:ascii="Arial" w:hAnsi="Arial" w:cs="Arial"/>
                <w:color w:val="000000"/>
                <w:sz w:val="18"/>
                <w:szCs w:val="18"/>
                <w:lang w:eastAsia="zh-CN"/>
              </w:rPr>
            </w:pPr>
            <w:r w:rsidRPr="009E574C">
              <w:rPr>
                <w:rFonts w:ascii="Arial" w:hAnsi="Arial" w:cs="Arial"/>
                <w:color w:val="000000"/>
                <w:sz w:val="18"/>
                <w:szCs w:val="18"/>
                <w:lang w:eastAsia="zh-CN"/>
              </w:rPr>
              <w:t>Gas</w:t>
            </w:r>
          </w:p>
        </w:tc>
        <w:tc>
          <w:tcPr>
            <w:tcW w:w="900" w:type="dxa"/>
            <w:gridSpan w:val="2"/>
            <w:shd w:val="clear" w:color="auto" w:fill="auto"/>
            <w:noWrap/>
            <w:vAlign w:val="center"/>
          </w:tcPr>
          <w:p w:rsidR="00AE0049" w:rsidRPr="009E574C" w:rsidRDefault="00AE0049" w:rsidP="0005041C">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316</w:t>
            </w:r>
          </w:p>
        </w:tc>
        <w:tc>
          <w:tcPr>
            <w:tcW w:w="1080" w:type="dxa"/>
            <w:gridSpan w:val="2"/>
            <w:shd w:val="clear" w:color="auto" w:fill="auto"/>
            <w:noWrap/>
            <w:vAlign w:val="center"/>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67.9</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15.0</w:t>
            </w:r>
          </w:p>
        </w:tc>
        <w:tc>
          <w:tcPr>
            <w:tcW w:w="117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18.5%</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333</w:t>
            </w:r>
          </w:p>
        </w:tc>
        <w:tc>
          <w:tcPr>
            <w:tcW w:w="117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12.6</w:t>
            </w:r>
          </w:p>
        </w:tc>
        <w:tc>
          <w:tcPr>
            <w:tcW w:w="90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10.5</w:t>
            </w:r>
          </w:p>
        </w:tc>
        <w:tc>
          <w:tcPr>
            <w:tcW w:w="109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3.5%</w:t>
            </w:r>
          </w:p>
        </w:tc>
      </w:tr>
      <w:tr w:rsidR="0005041C" w:rsidRPr="00905B89" w:rsidTr="00406FC5">
        <w:tblPrEx>
          <w:jc w:val="center"/>
        </w:tblPrEx>
        <w:trPr>
          <w:gridAfter w:val="1"/>
          <w:wAfter w:w="77" w:type="dxa"/>
          <w:trHeight w:val="300"/>
          <w:jc w:val="center"/>
        </w:trPr>
        <w:tc>
          <w:tcPr>
            <w:tcW w:w="900" w:type="dxa"/>
            <w:gridSpan w:val="2"/>
            <w:shd w:val="clear" w:color="auto" w:fill="auto"/>
            <w:noWrap/>
            <w:vAlign w:val="center"/>
          </w:tcPr>
          <w:p w:rsidR="00AE0049" w:rsidRPr="00905B89" w:rsidRDefault="00AE0049" w:rsidP="00937D9F">
            <w:pPr>
              <w:spacing w:line="240" w:lineRule="auto"/>
              <w:rPr>
                <w:rFonts w:ascii="Arial" w:hAnsi="Arial" w:cs="Arial"/>
                <w:color w:val="000000"/>
                <w:sz w:val="18"/>
                <w:szCs w:val="18"/>
                <w:lang w:eastAsia="zh-CN"/>
              </w:rPr>
            </w:pPr>
            <w:r w:rsidRPr="00905B89">
              <w:rPr>
                <w:rFonts w:ascii="Arial" w:hAnsi="Arial" w:cs="Arial"/>
                <w:color w:val="000000"/>
                <w:sz w:val="18"/>
                <w:szCs w:val="18"/>
                <w:lang w:eastAsia="zh-CN"/>
              </w:rPr>
              <w:t>SCE</w:t>
            </w:r>
          </w:p>
        </w:tc>
        <w:tc>
          <w:tcPr>
            <w:tcW w:w="720" w:type="dxa"/>
            <w:gridSpan w:val="2"/>
            <w:shd w:val="clear" w:color="auto" w:fill="auto"/>
            <w:noWrap/>
            <w:vAlign w:val="center"/>
          </w:tcPr>
          <w:p w:rsidR="00AE0049" w:rsidRPr="00905B89" w:rsidRDefault="00AE0049" w:rsidP="00937D9F">
            <w:pPr>
              <w:spacing w:line="240" w:lineRule="auto"/>
              <w:ind w:right="144"/>
              <w:rPr>
                <w:rFonts w:ascii="Arial" w:hAnsi="Arial" w:cs="Arial"/>
                <w:color w:val="000000"/>
                <w:sz w:val="18"/>
                <w:szCs w:val="18"/>
                <w:lang w:eastAsia="zh-CN"/>
              </w:rPr>
            </w:pPr>
            <w:proofErr w:type="spellStart"/>
            <w:r w:rsidRPr="00905B89">
              <w:rPr>
                <w:rFonts w:ascii="Arial" w:hAnsi="Arial" w:cs="Arial"/>
                <w:color w:val="000000"/>
                <w:sz w:val="18"/>
                <w:szCs w:val="18"/>
                <w:lang w:eastAsia="zh-CN"/>
              </w:rPr>
              <w:t>El</w:t>
            </w:r>
            <w:r w:rsidR="00937D9F">
              <w:rPr>
                <w:rFonts w:ascii="Arial" w:hAnsi="Arial" w:cs="Arial"/>
                <w:color w:val="000000"/>
                <w:sz w:val="18"/>
                <w:szCs w:val="18"/>
                <w:lang w:eastAsia="zh-CN"/>
              </w:rPr>
              <w:t>ec</w:t>
            </w:r>
            <w:proofErr w:type="spellEnd"/>
          </w:p>
        </w:tc>
        <w:tc>
          <w:tcPr>
            <w:tcW w:w="900" w:type="dxa"/>
            <w:gridSpan w:val="2"/>
            <w:shd w:val="clear" w:color="auto" w:fill="auto"/>
            <w:noWrap/>
            <w:vAlign w:val="center"/>
          </w:tcPr>
          <w:p w:rsidR="00AE0049" w:rsidRPr="009E574C" w:rsidRDefault="00AE0049" w:rsidP="0005041C">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1,025</w:t>
            </w:r>
          </w:p>
        </w:tc>
        <w:tc>
          <w:tcPr>
            <w:tcW w:w="1080" w:type="dxa"/>
            <w:gridSpan w:val="2"/>
            <w:shd w:val="clear" w:color="auto" w:fill="auto"/>
            <w:noWrap/>
            <w:vAlign w:val="center"/>
          </w:tcPr>
          <w:p w:rsidR="00AE0049" w:rsidRPr="009E574C" w:rsidRDefault="00AE0049" w:rsidP="00937D9F">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742.9</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205.8</w:t>
            </w:r>
          </w:p>
        </w:tc>
        <w:tc>
          <w:tcPr>
            <w:tcW w:w="117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6.8%</w:t>
            </w:r>
          </w:p>
        </w:tc>
        <w:tc>
          <w:tcPr>
            <w:tcW w:w="900" w:type="dxa"/>
            <w:gridSpan w:val="2"/>
            <w:shd w:val="clear" w:color="auto" w:fill="auto"/>
            <w:noWrap/>
            <w:vAlign w:val="center"/>
          </w:tcPr>
          <w:p w:rsidR="00AE0049" w:rsidRPr="009E574C" w:rsidRDefault="00AE0049" w:rsidP="00EA7032">
            <w:pPr>
              <w:spacing w:line="240" w:lineRule="auto"/>
              <w:ind w:right="144"/>
              <w:jc w:val="right"/>
              <w:rPr>
                <w:rFonts w:ascii="Arial" w:hAnsi="Arial" w:cs="Arial"/>
                <w:color w:val="000000"/>
                <w:sz w:val="18"/>
                <w:szCs w:val="18"/>
              </w:rPr>
            </w:pPr>
            <w:r w:rsidRPr="009E574C">
              <w:rPr>
                <w:rFonts w:ascii="Arial" w:hAnsi="Arial" w:cs="Arial"/>
                <w:color w:val="000000"/>
                <w:sz w:val="18"/>
                <w:szCs w:val="18"/>
              </w:rPr>
              <w:t>1,061</w:t>
            </w:r>
          </w:p>
        </w:tc>
        <w:tc>
          <w:tcPr>
            <w:tcW w:w="117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200.4</w:t>
            </w:r>
          </w:p>
        </w:tc>
        <w:tc>
          <w:tcPr>
            <w:tcW w:w="90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127.6</w:t>
            </w:r>
          </w:p>
        </w:tc>
        <w:tc>
          <w:tcPr>
            <w:tcW w:w="1090" w:type="dxa"/>
            <w:gridSpan w:val="2"/>
            <w:shd w:val="clear" w:color="auto" w:fill="auto"/>
            <w:noWrap/>
            <w:vAlign w:val="center"/>
          </w:tcPr>
          <w:p w:rsidR="00AE0049" w:rsidRPr="009E574C" w:rsidRDefault="00AE0049" w:rsidP="00937D9F">
            <w:pPr>
              <w:spacing w:line="240" w:lineRule="auto"/>
              <w:ind w:right="144"/>
              <w:jc w:val="center"/>
              <w:rPr>
                <w:rFonts w:ascii="Arial" w:hAnsi="Arial" w:cs="Arial"/>
                <w:color w:val="000000"/>
                <w:sz w:val="18"/>
                <w:szCs w:val="18"/>
              </w:rPr>
            </w:pPr>
            <w:r w:rsidRPr="009E574C">
              <w:rPr>
                <w:rFonts w:ascii="Arial" w:hAnsi="Arial" w:cs="Arial"/>
                <w:color w:val="000000"/>
                <w:sz w:val="18"/>
                <w:szCs w:val="18"/>
              </w:rPr>
              <w:t>2.3%</w:t>
            </w:r>
          </w:p>
        </w:tc>
      </w:tr>
    </w:tbl>
    <w:p w:rsidR="00AE0049" w:rsidRPr="00A00808" w:rsidRDefault="00AE0049" w:rsidP="00AE0049">
      <w:pPr>
        <w:rPr>
          <w:rFonts w:ascii="Arial" w:hAnsi="Arial" w:cs="Arial"/>
          <w:sz w:val="18"/>
          <w:szCs w:val="18"/>
        </w:rPr>
      </w:pPr>
    </w:p>
    <w:p w:rsidR="00E30443" w:rsidRDefault="00E30443" w:rsidP="0067008A">
      <w:pPr>
        <w:pStyle w:val="BodyText"/>
      </w:pPr>
      <w:r>
        <w:t>We limit our analysis to the use of future participants as comparison group beca</w:t>
      </w:r>
      <w:r w:rsidR="00AE0049">
        <w:t xml:space="preserve">use the number of prior participants (in </w:t>
      </w:r>
      <w:r>
        <w:t>2010</w:t>
      </w:r>
      <w:r w:rsidR="00AE0049">
        <w:t>)</w:t>
      </w:r>
      <w:r>
        <w:t xml:space="preserve"> is very low. The Whole</w:t>
      </w:r>
      <w:r w:rsidR="00FA2C15">
        <w:t xml:space="preserve"> </w:t>
      </w:r>
      <w:r>
        <w:t xml:space="preserve">House program started in 2010 and only few customers participated during the first year of the program. </w:t>
      </w:r>
      <w:r w:rsidR="00AE0049">
        <w:t xml:space="preserve"> </w:t>
      </w:r>
      <w:r w:rsidR="00573D8D">
        <w:t>T</w:t>
      </w:r>
      <w:r>
        <w:t xml:space="preserve">he analysis </w:t>
      </w:r>
      <w:r w:rsidR="00AE0049">
        <w:t xml:space="preserve">team </w:t>
      </w:r>
      <w:r>
        <w:t>did not consider creating a comparison group by matching participants to the general population because</w:t>
      </w:r>
      <w:r w:rsidR="00AE0049">
        <w:t xml:space="preserve"> it is not possible to compensate for</w:t>
      </w:r>
      <w:r>
        <w:t xml:space="preserve"> self-selection. </w:t>
      </w:r>
      <w:r w:rsidR="00AE0049">
        <w:t xml:space="preserve">Participants that self-select </w:t>
      </w:r>
      <w:r>
        <w:t>into the program</w:t>
      </w:r>
      <w:r w:rsidR="00AE0049">
        <w:t xml:space="preserve"> are</w:t>
      </w:r>
      <w:r>
        <w:t xml:space="preserve"> different </w:t>
      </w:r>
      <w:r w:rsidRPr="00DE5E57">
        <w:t>from the rest of the population</w:t>
      </w:r>
      <w:r w:rsidR="00AE0049">
        <w:t xml:space="preserve"> in ways that are not visible to evaluators</w:t>
      </w:r>
      <w:r w:rsidRPr="00DE5E57">
        <w:t xml:space="preserve">. The program is likely to </w:t>
      </w:r>
      <w:r w:rsidR="0067008A">
        <w:t xml:space="preserve">attract </w:t>
      </w:r>
      <w:r w:rsidRPr="00DE5E57">
        <w:t xml:space="preserve">customers </w:t>
      </w:r>
      <w:r w:rsidR="0067008A">
        <w:t>that belong</w:t>
      </w:r>
      <w:r w:rsidR="0067008A" w:rsidRPr="00DE5E57">
        <w:t xml:space="preserve"> </w:t>
      </w:r>
      <w:r w:rsidRPr="00DE5E57">
        <w:t>to higher income groups, who possess relatively larger houses and have relatively older heating</w:t>
      </w:r>
      <w:r w:rsidR="00D9735F">
        <w:t xml:space="preserve"> and </w:t>
      </w:r>
      <w:r w:rsidRPr="00DE5E57">
        <w:t xml:space="preserve">cooling equipment </w:t>
      </w:r>
      <w:r>
        <w:t>in the house</w:t>
      </w:r>
      <w:r w:rsidRPr="00DE5E57">
        <w:t xml:space="preserve">. Also, </w:t>
      </w:r>
      <w:r>
        <w:t xml:space="preserve">it is worth noting that </w:t>
      </w:r>
      <w:r w:rsidRPr="00DE5E57">
        <w:t>program participants are likely to</w:t>
      </w:r>
      <w:r>
        <w:t xml:space="preserve"> have</w:t>
      </w:r>
      <w:r w:rsidRPr="00DE5E57">
        <w:t xml:space="preserve"> some level of awareness on energy efficiency</w:t>
      </w:r>
      <w:r>
        <w:t xml:space="preserve"> and </w:t>
      </w:r>
      <w:r w:rsidRPr="00DE5E57">
        <w:t xml:space="preserve">desire to upgrade </w:t>
      </w:r>
      <w:r w:rsidR="0067008A">
        <w:t xml:space="preserve">their </w:t>
      </w:r>
      <w:r w:rsidRPr="00DE5E57">
        <w:t>home and</w:t>
      </w:r>
      <w:r>
        <w:t xml:space="preserve">/or save energy. </w:t>
      </w:r>
      <w:r w:rsidR="0067008A">
        <w:t xml:space="preserve"> To incorporate</w:t>
      </w:r>
      <w:r>
        <w:t xml:space="preserve"> these factors </w:t>
      </w:r>
      <w:r w:rsidR="0067008A">
        <w:t xml:space="preserve">in the creation of </w:t>
      </w:r>
      <w:r>
        <w:t xml:space="preserve">a </w:t>
      </w:r>
      <w:r w:rsidR="0067008A">
        <w:t xml:space="preserve">non-participant </w:t>
      </w:r>
      <w:r>
        <w:t>comparison group would be difficult</w:t>
      </w:r>
      <w:r w:rsidR="0067008A">
        <w:t xml:space="preserve"> and very expensive</w:t>
      </w:r>
      <w:r>
        <w:t>.</w:t>
      </w:r>
      <w:bookmarkStart w:id="132" w:name="_Toc386628478"/>
    </w:p>
    <w:p w:rsidR="00FC2525" w:rsidRDefault="00FC2525" w:rsidP="00FC2525">
      <w:pPr>
        <w:pStyle w:val="BodyText"/>
        <w:spacing w:before="240" w:after="120"/>
      </w:pPr>
      <w:bookmarkStart w:id="133" w:name="_Toc389644997"/>
      <w:bookmarkEnd w:id="132"/>
      <w:r>
        <w:lastRenderedPageBreak/>
        <w:t xml:space="preserve">The gross savings estimates produced with this approach do not address dual baselines. In the case of individual measures, the billing analysis methodology could compensate for savings measured and adjust for savings above the energy code for replace-on-burnout measures.  Since whole house programs include a combination of insulation and air sealing measures with no code baseline and equipment measures with code baselines, this distinction could not be made explicitly.  </w:t>
      </w:r>
    </w:p>
    <w:p w:rsidR="00E30443" w:rsidRDefault="00E30443" w:rsidP="009558FA">
      <w:pPr>
        <w:pStyle w:val="Heading3"/>
      </w:pPr>
      <w:bookmarkStart w:id="134" w:name="_Toc393446031"/>
      <w:r>
        <w:t>Gross Realization Rate</w:t>
      </w:r>
      <w:bookmarkEnd w:id="133"/>
      <w:bookmarkEnd w:id="134"/>
    </w:p>
    <w:p w:rsidR="00CA0038" w:rsidRDefault="006A5AB0" w:rsidP="00517183">
      <w:pPr>
        <w:pStyle w:val="BodyText"/>
        <w:sectPr w:rsidR="00CA0038" w:rsidSect="0087400C">
          <w:footerReference w:type="even" r:id="rId35"/>
          <w:pgSz w:w="11906" w:h="16838" w:code="9"/>
          <w:pgMar w:top="2166" w:right="1134" w:bottom="1418" w:left="1134" w:header="900" w:footer="567" w:gutter="0"/>
          <w:cols w:space="708"/>
          <w:docGrid w:linePitch="360"/>
        </w:sectPr>
      </w:pPr>
      <w:r>
        <w:t xml:space="preserve">The evaluation team took the final billing analysis results and the original ex ante savings claims and developed a gross realization rate for the two phases of the analysis. The number of participants in Phase 2 is greater so the final gross realization rate is more heavily weighted towards later participants. </w:t>
      </w:r>
    </w:p>
    <w:p w:rsidR="00712E9F" w:rsidRDefault="006A5AB0" w:rsidP="00342634">
      <w:pPr>
        <w:pStyle w:val="Caption"/>
      </w:pPr>
      <w:bookmarkStart w:id="135" w:name="_Toc390102293"/>
      <w:bookmarkStart w:id="136" w:name="_Toc393446081"/>
      <w:r>
        <w:lastRenderedPageBreak/>
        <w:t xml:space="preserve">Table </w:t>
      </w:r>
      <w:r w:rsidR="00867E9C">
        <w:fldChar w:fldCharType="begin"/>
      </w:r>
      <w:r w:rsidR="00867E9C">
        <w:instrText xml:space="preserve"> SEQ Table \* ARABIC </w:instrText>
      </w:r>
      <w:r w:rsidR="00867E9C">
        <w:fldChar w:fldCharType="separate"/>
      </w:r>
      <w:r w:rsidR="00342634">
        <w:rPr>
          <w:noProof/>
        </w:rPr>
        <w:t>12</w:t>
      </w:r>
      <w:r w:rsidR="00867E9C">
        <w:rPr>
          <w:noProof/>
        </w:rPr>
        <w:fldChar w:fldCharType="end"/>
      </w:r>
      <w:r>
        <w:t>: Gross Realization Rates</w:t>
      </w:r>
      <w:bookmarkEnd w:id="135"/>
      <w:bookmarkEnd w:id="136"/>
    </w:p>
    <w:tbl>
      <w:tblPr>
        <w:tblW w:w="11805"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960"/>
        <w:gridCol w:w="1035"/>
        <w:gridCol w:w="1440"/>
        <w:gridCol w:w="1243"/>
        <w:gridCol w:w="1072"/>
        <w:gridCol w:w="1272"/>
        <w:gridCol w:w="1361"/>
        <w:gridCol w:w="1006"/>
        <w:gridCol w:w="1072"/>
        <w:gridCol w:w="1344"/>
      </w:tblGrid>
      <w:tr w:rsidR="00E11CEF" w:rsidRPr="00E11CEF" w:rsidTr="00406FC5">
        <w:trPr>
          <w:trHeight w:val="255"/>
        </w:trPr>
        <w:tc>
          <w:tcPr>
            <w:tcW w:w="960" w:type="dxa"/>
            <w:vMerge w:val="restart"/>
            <w:shd w:val="clear" w:color="auto" w:fill="002776"/>
            <w:noWrap/>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IOU</w:t>
            </w:r>
          </w:p>
        </w:tc>
        <w:tc>
          <w:tcPr>
            <w:tcW w:w="1035" w:type="dxa"/>
            <w:vMerge w:val="restart"/>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Fuel (unit)</w:t>
            </w:r>
          </w:p>
        </w:tc>
        <w:tc>
          <w:tcPr>
            <w:tcW w:w="5027" w:type="dxa"/>
            <w:gridSpan w:val="4"/>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Fixed Effects Model</w:t>
            </w:r>
          </w:p>
        </w:tc>
        <w:tc>
          <w:tcPr>
            <w:tcW w:w="4783" w:type="dxa"/>
            <w:gridSpan w:val="4"/>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Fixed Effects Model</w:t>
            </w:r>
          </w:p>
        </w:tc>
      </w:tr>
      <w:tr w:rsidR="00E11CEF" w:rsidRPr="00E11CEF" w:rsidTr="00406FC5">
        <w:trPr>
          <w:trHeight w:val="270"/>
        </w:trPr>
        <w:tc>
          <w:tcPr>
            <w:tcW w:w="960" w:type="dxa"/>
            <w:vMerge/>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p>
        </w:tc>
        <w:tc>
          <w:tcPr>
            <w:tcW w:w="1035" w:type="dxa"/>
            <w:vMerge/>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p>
        </w:tc>
        <w:tc>
          <w:tcPr>
            <w:tcW w:w="5027" w:type="dxa"/>
            <w:gridSpan w:val="4"/>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(2011 With Comparison Group)</w:t>
            </w:r>
          </w:p>
        </w:tc>
        <w:tc>
          <w:tcPr>
            <w:tcW w:w="4783" w:type="dxa"/>
            <w:gridSpan w:val="4"/>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(2012 With Comparison Group)</w:t>
            </w:r>
          </w:p>
        </w:tc>
      </w:tr>
      <w:tr w:rsidR="00E11CEF" w:rsidRPr="00E11CEF" w:rsidTr="00406FC5">
        <w:trPr>
          <w:trHeight w:val="701"/>
        </w:trPr>
        <w:tc>
          <w:tcPr>
            <w:tcW w:w="960" w:type="dxa"/>
            <w:vMerge/>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p>
        </w:tc>
        <w:tc>
          <w:tcPr>
            <w:tcW w:w="1035" w:type="dxa"/>
            <w:vMerge/>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p>
        </w:tc>
        <w:tc>
          <w:tcPr>
            <w:tcW w:w="1440"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Program Participants</w:t>
            </w:r>
          </w:p>
        </w:tc>
        <w:tc>
          <w:tcPr>
            <w:tcW w:w="1243"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Average Ex Ante</w:t>
            </w:r>
          </w:p>
        </w:tc>
        <w:tc>
          <w:tcPr>
            <w:tcW w:w="1072"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Savings Estimate</w:t>
            </w:r>
          </w:p>
        </w:tc>
        <w:tc>
          <w:tcPr>
            <w:tcW w:w="1272"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Gross Realization Rate</w:t>
            </w:r>
          </w:p>
        </w:tc>
        <w:tc>
          <w:tcPr>
            <w:tcW w:w="1361"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Program Participants</w:t>
            </w:r>
          </w:p>
        </w:tc>
        <w:tc>
          <w:tcPr>
            <w:tcW w:w="1006"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Average Ex Ante</w:t>
            </w:r>
          </w:p>
        </w:tc>
        <w:tc>
          <w:tcPr>
            <w:tcW w:w="1072"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Savings Estimate</w:t>
            </w:r>
          </w:p>
        </w:tc>
        <w:tc>
          <w:tcPr>
            <w:tcW w:w="1344" w:type="dxa"/>
            <w:shd w:val="clear" w:color="auto" w:fill="002776"/>
            <w:vAlign w:val="center"/>
            <w:hideMark/>
          </w:tcPr>
          <w:p w:rsidR="00CA0038" w:rsidRPr="00CA0038" w:rsidRDefault="00CA0038" w:rsidP="00E11CEF">
            <w:pPr>
              <w:spacing w:line="240" w:lineRule="auto"/>
              <w:jc w:val="center"/>
              <w:rPr>
                <w:rFonts w:ascii="Arial" w:hAnsi="Arial" w:cs="Arial"/>
                <w:b/>
                <w:bCs/>
                <w:color w:val="FFFFFF"/>
                <w:sz w:val="18"/>
                <w:szCs w:val="18"/>
                <w:lang w:eastAsia="zh-CN"/>
              </w:rPr>
            </w:pPr>
            <w:r w:rsidRPr="00CA0038">
              <w:rPr>
                <w:rFonts w:ascii="Arial" w:hAnsi="Arial" w:cs="Arial"/>
                <w:b/>
                <w:bCs/>
                <w:color w:val="FFFFFF"/>
                <w:sz w:val="18"/>
                <w:szCs w:val="18"/>
                <w:lang w:eastAsia="zh-CN"/>
              </w:rPr>
              <w:t>Gross Realization Rate</w:t>
            </w:r>
          </w:p>
        </w:tc>
      </w:tr>
      <w:tr w:rsidR="00CA0038" w:rsidRPr="00CA0038" w:rsidTr="00406FC5">
        <w:trPr>
          <w:trHeight w:val="270"/>
        </w:trPr>
        <w:tc>
          <w:tcPr>
            <w:tcW w:w="11805" w:type="dxa"/>
            <w:gridSpan w:val="10"/>
            <w:shd w:val="clear" w:color="auto" w:fill="auto"/>
            <w:noWrap/>
            <w:vAlign w:val="center"/>
            <w:hideMark/>
          </w:tcPr>
          <w:p w:rsidR="00CA0038" w:rsidRPr="00CA0038" w:rsidRDefault="00CA0038" w:rsidP="00E11CEF">
            <w:pPr>
              <w:spacing w:line="240" w:lineRule="auto"/>
              <w:jc w:val="center"/>
              <w:rPr>
                <w:rFonts w:ascii="Arial" w:hAnsi="Arial" w:cs="Arial"/>
                <w:color w:val="000000"/>
                <w:sz w:val="18"/>
                <w:szCs w:val="18"/>
                <w:lang w:eastAsia="zh-CN"/>
              </w:rPr>
            </w:pPr>
            <w:r w:rsidRPr="00CA0038">
              <w:rPr>
                <w:rFonts w:ascii="Arial" w:hAnsi="Arial" w:cs="Arial"/>
                <w:color w:val="000000"/>
                <w:sz w:val="18"/>
                <w:szCs w:val="18"/>
                <w:lang w:eastAsia="zh-CN"/>
              </w:rPr>
              <w:t>Advanced Path</w:t>
            </w:r>
          </w:p>
        </w:tc>
      </w:tr>
      <w:tr w:rsidR="00E11CEF" w:rsidRPr="00E11CEF" w:rsidTr="00406FC5">
        <w:trPr>
          <w:trHeight w:val="432"/>
        </w:trPr>
        <w:tc>
          <w:tcPr>
            <w:tcW w:w="960" w:type="dxa"/>
            <w:vMerge w:val="restart"/>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PG&amp;E</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Electricity (kWh)</w:t>
            </w:r>
          </w:p>
        </w:tc>
        <w:tc>
          <w:tcPr>
            <w:tcW w:w="1440" w:type="dxa"/>
            <w:shd w:val="clear" w:color="auto" w:fill="auto"/>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692</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2,337.9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177.5</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7.6%</w:t>
            </w:r>
          </w:p>
        </w:tc>
        <w:tc>
          <w:tcPr>
            <w:tcW w:w="1361" w:type="dxa"/>
            <w:shd w:val="clear" w:color="auto" w:fill="auto"/>
            <w:vAlign w:val="center"/>
            <w:hideMark/>
          </w:tcPr>
          <w:p w:rsidR="00CA0038" w:rsidRPr="00CA0038" w:rsidRDefault="00CA0038" w:rsidP="00CA0038">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1,958</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2,765.1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212.3</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7.7%</w:t>
            </w:r>
          </w:p>
        </w:tc>
      </w:tr>
      <w:tr w:rsidR="00E11CEF" w:rsidRPr="00E11CEF" w:rsidTr="00406FC5">
        <w:trPr>
          <w:trHeight w:val="432"/>
        </w:trPr>
        <w:tc>
          <w:tcPr>
            <w:tcW w:w="960" w:type="dxa"/>
            <w:vMerge/>
            <w:vAlign w:val="center"/>
            <w:hideMark/>
          </w:tcPr>
          <w:p w:rsidR="00CA0038" w:rsidRPr="00CA0038" w:rsidRDefault="00CA0038" w:rsidP="00E11CEF">
            <w:pPr>
              <w:spacing w:line="240" w:lineRule="auto"/>
              <w:rPr>
                <w:rFonts w:ascii="Arial" w:hAnsi="Arial" w:cs="Arial"/>
                <w:color w:val="000000"/>
                <w:sz w:val="18"/>
                <w:szCs w:val="18"/>
                <w:lang w:eastAsia="zh-CN"/>
              </w:rPr>
            </w:pP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Gas (</w:t>
            </w:r>
            <w:proofErr w:type="spellStart"/>
            <w:r w:rsidRPr="00CA0038">
              <w:rPr>
                <w:rFonts w:ascii="Arial" w:hAnsi="Arial" w:cs="Arial"/>
                <w:color w:val="000000"/>
                <w:sz w:val="18"/>
                <w:szCs w:val="18"/>
                <w:lang w:eastAsia="zh-CN"/>
              </w:rPr>
              <w:t>Therms</w:t>
            </w:r>
            <w:proofErr w:type="spellEnd"/>
            <w:r w:rsidRPr="00CA0038">
              <w:rPr>
                <w:rFonts w:ascii="Arial" w:hAnsi="Arial" w:cs="Arial"/>
                <w:color w:val="000000"/>
                <w:sz w:val="18"/>
                <w:szCs w:val="18"/>
                <w:lang w:eastAsia="zh-CN"/>
              </w:rPr>
              <w:t>)</w:t>
            </w:r>
          </w:p>
        </w:tc>
        <w:tc>
          <w:tcPr>
            <w:tcW w:w="1440" w:type="dxa"/>
            <w:shd w:val="clear" w:color="auto" w:fill="auto"/>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944</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373.5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77.6</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20.8%</w:t>
            </w:r>
          </w:p>
        </w:tc>
        <w:tc>
          <w:tcPr>
            <w:tcW w:w="1361" w:type="dxa"/>
            <w:shd w:val="clear" w:color="auto" w:fill="auto"/>
            <w:vAlign w:val="center"/>
            <w:hideMark/>
          </w:tcPr>
          <w:p w:rsidR="00CA0038" w:rsidRPr="00CA0038" w:rsidRDefault="00CA0038" w:rsidP="00CA0038">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2,674</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335.3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72.3</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21.6%</w:t>
            </w:r>
          </w:p>
        </w:tc>
      </w:tr>
      <w:tr w:rsidR="00E11CEF" w:rsidRPr="00E11CEF" w:rsidTr="00406FC5">
        <w:trPr>
          <w:trHeight w:val="432"/>
        </w:trPr>
        <w:tc>
          <w:tcPr>
            <w:tcW w:w="960" w:type="dxa"/>
            <w:vMerge w:val="restart"/>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SDG&amp;E</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Electricity (kWh)</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162 </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1,355.2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300.5</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22.2%</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156 </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3,873.7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-15.8</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-0.4%</w:t>
            </w:r>
          </w:p>
        </w:tc>
      </w:tr>
      <w:tr w:rsidR="00E11CEF" w:rsidRPr="00E11CEF" w:rsidTr="00406FC5">
        <w:trPr>
          <w:trHeight w:val="432"/>
        </w:trPr>
        <w:tc>
          <w:tcPr>
            <w:tcW w:w="960" w:type="dxa"/>
            <w:vMerge/>
            <w:vAlign w:val="center"/>
            <w:hideMark/>
          </w:tcPr>
          <w:p w:rsidR="00CA0038" w:rsidRPr="00CA0038" w:rsidRDefault="00CA0038" w:rsidP="00E11CEF">
            <w:pPr>
              <w:spacing w:line="240" w:lineRule="auto"/>
              <w:rPr>
                <w:rFonts w:ascii="Arial" w:hAnsi="Arial" w:cs="Arial"/>
                <w:color w:val="000000"/>
                <w:sz w:val="18"/>
                <w:szCs w:val="18"/>
                <w:lang w:eastAsia="zh-CN"/>
              </w:rPr>
            </w:pP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Gas (</w:t>
            </w:r>
            <w:proofErr w:type="spellStart"/>
            <w:r w:rsidRPr="00CA0038">
              <w:rPr>
                <w:rFonts w:ascii="Arial" w:hAnsi="Arial" w:cs="Arial"/>
                <w:color w:val="000000"/>
                <w:sz w:val="18"/>
                <w:szCs w:val="18"/>
                <w:lang w:eastAsia="zh-CN"/>
              </w:rPr>
              <w:t>Therms</w:t>
            </w:r>
            <w:proofErr w:type="spellEnd"/>
            <w:r w:rsidRPr="00CA0038">
              <w:rPr>
                <w:rFonts w:ascii="Arial" w:hAnsi="Arial" w:cs="Arial"/>
                <w:color w:val="000000"/>
                <w:sz w:val="18"/>
                <w:szCs w:val="18"/>
                <w:lang w:eastAsia="zh-CN"/>
              </w:rPr>
              <w:t>)</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158 </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141.3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67.0</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47.4%</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153 </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292.8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58.9</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20.1%</w:t>
            </w:r>
          </w:p>
        </w:tc>
      </w:tr>
      <w:tr w:rsidR="00E11CEF" w:rsidRPr="00E11CEF" w:rsidTr="00406FC5">
        <w:trPr>
          <w:trHeight w:val="432"/>
        </w:trPr>
        <w:tc>
          <w:tcPr>
            <w:tcW w:w="960" w:type="dxa"/>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SCE</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Electricity (kWh)</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228</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870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691.4</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79.5%</w:t>
            </w:r>
          </w:p>
        </w:tc>
        <w:tc>
          <w:tcPr>
            <w:tcW w:w="1361" w:type="dxa"/>
            <w:shd w:val="clear" w:color="auto" w:fill="auto"/>
            <w:noWrap/>
            <w:vAlign w:val="center"/>
            <w:hideMark/>
          </w:tcPr>
          <w:p w:rsidR="00CA0038" w:rsidRPr="00CA0038" w:rsidRDefault="00CA0038" w:rsidP="00CA0038">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464</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3,222.3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393.8</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12.2%</w:t>
            </w:r>
          </w:p>
        </w:tc>
      </w:tr>
      <w:tr w:rsidR="00E11CEF" w:rsidRPr="00E11CEF" w:rsidTr="00406FC5">
        <w:trPr>
          <w:trHeight w:val="432"/>
        </w:trPr>
        <w:tc>
          <w:tcPr>
            <w:tcW w:w="960" w:type="dxa"/>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SCG </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Gas (</w:t>
            </w:r>
            <w:proofErr w:type="spellStart"/>
            <w:r w:rsidRPr="00CA0038">
              <w:rPr>
                <w:rFonts w:ascii="Arial" w:hAnsi="Arial" w:cs="Arial"/>
                <w:color w:val="000000"/>
                <w:sz w:val="18"/>
                <w:szCs w:val="18"/>
                <w:lang w:eastAsia="zh-CN"/>
              </w:rPr>
              <w:t>Therms</w:t>
            </w:r>
            <w:proofErr w:type="spellEnd"/>
            <w:r w:rsidRPr="00CA0038">
              <w:rPr>
                <w:rFonts w:ascii="Arial" w:hAnsi="Arial" w:cs="Arial"/>
                <w:color w:val="000000"/>
                <w:sz w:val="18"/>
                <w:szCs w:val="18"/>
                <w:lang w:eastAsia="zh-CN"/>
              </w:rPr>
              <w:t>)</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98</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25.0</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45.6</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182.7%</w:t>
            </w:r>
          </w:p>
        </w:tc>
        <w:tc>
          <w:tcPr>
            <w:tcW w:w="1361" w:type="dxa"/>
            <w:shd w:val="clear" w:color="auto" w:fill="auto"/>
            <w:noWrap/>
            <w:vAlign w:val="center"/>
            <w:hideMark/>
          </w:tcPr>
          <w:p w:rsidR="00CA0038" w:rsidRPr="00CA0038" w:rsidRDefault="00CA0038" w:rsidP="00CA0038">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541</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317.3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154.8</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48.8%</w:t>
            </w:r>
          </w:p>
        </w:tc>
      </w:tr>
      <w:tr w:rsidR="00CA0038" w:rsidRPr="00CA0038" w:rsidTr="00406FC5">
        <w:trPr>
          <w:trHeight w:val="270"/>
        </w:trPr>
        <w:tc>
          <w:tcPr>
            <w:tcW w:w="11805" w:type="dxa"/>
            <w:gridSpan w:val="10"/>
            <w:shd w:val="clear" w:color="auto" w:fill="auto"/>
            <w:noWrap/>
            <w:vAlign w:val="center"/>
            <w:hideMark/>
          </w:tcPr>
          <w:p w:rsidR="00CA0038" w:rsidRPr="00CA0038" w:rsidRDefault="00CA0038" w:rsidP="00E11CEF">
            <w:pPr>
              <w:spacing w:line="240" w:lineRule="auto"/>
              <w:jc w:val="center"/>
              <w:rPr>
                <w:rFonts w:ascii="Arial" w:hAnsi="Arial" w:cs="Arial"/>
                <w:color w:val="000000"/>
                <w:sz w:val="18"/>
                <w:szCs w:val="18"/>
                <w:lang w:eastAsia="zh-CN"/>
              </w:rPr>
            </w:pPr>
            <w:r w:rsidRPr="00CA0038">
              <w:rPr>
                <w:rFonts w:ascii="Arial" w:hAnsi="Arial" w:cs="Arial"/>
                <w:color w:val="000000"/>
                <w:sz w:val="18"/>
                <w:szCs w:val="18"/>
                <w:lang w:eastAsia="zh-CN"/>
              </w:rPr>
              <w:t>Basic Path</w:t>
            </w:r>
          </w:p>
        </w:tc>
      </w:tr>
      <w:tr w:rsidR="00E11CEF" w:rsidRPr="00E11CEF" w:rsidTr="00406FC5">
        <w:trPr>
          <w:trHeight w:val="432"/>
        </w:trPr>
        <w:tc>
          <w:tcPr>
            <w:tcW w:w="960" w:type="dxa"/>
            <w:vMerge w:val="restart"/>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PG&amp;E</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Electricity (kWh)</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72</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135.5</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proofErr w:type="spellStart"/>
            <w:r w:rsidRPr="00CA0038">
              <w:rPr>
                <w:rFonts w:ascii="Arial" w:hAnsi="Arial" w:cs="Arial"/>
                <w:color w:val="000000"/>
                <w:sz w:val="18"/>
                <w:szCs w:val="18"/>
                <w:lang w:eastAsia="zh-CN"/>
              </w:rPr>
              <w:t>PassThru</w:t>
            </w:r>
            <w:proofErr w:type="spellEnd"/>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100%</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20</w:t>
            </w:r>
          </w:p>
        </w:tc>
        <w:tc>
          <w:tcPr>
            <w:tcW w:w="1006" w:type="dxa"/>
            <w:shd w:val="clear" w:color="auto" w:fill="auto"/>
            <w:noWrap/>
            <w:vAlign w:val="center"/>
            <w:hideMark/>
          </w:tcPr>
          <w:p w:rsidR="00CA0038" w:rsidRPr="00CA0038" w:rsidRDefault="00CA0038" w:rsidP="00CA0038">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135.5</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proofErr w:type="spellStart"/>
            <w:r w:rsidRPr="00CA0038">
              <w:rPr>
                <w:rFonts w:ascii="Arial" w:hAnsi="Arial" w:cs="Arial"/>
                <w:color w:val="000000"/>
                <w:sz w:val="18"/>
                <w:szCs w:val="18"/>
                <w:lang w:eastAsia="zh-CN"/>
              </w:rPr>
              <w:t>PassThru</w:t>
            </w:r>
            <w:proofErr w:type="spellEnd"/>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100%</w:t>
            </w:r>
          </w:p>
        </w:tc>
      </w:tr>
      <w:tr w:rsidR="00E11CEF" w:rsidRPr="00E11CEF" w:rsidTr="00406FC5">
        <w:trPr>
          <w:trHeight w:val="432"/>
        </w:trPr>
        <w:tc>
          <w:tcPr>
            <w:tcW w:w="960" w:type="dxa"/>
            <w:vMerge/>
            <w:vAlign w:val="center"/>
            <w:hideMark/>
          </w:tcPr>
          <w:p w:rsidR="00CA0038" w:rsidRPr="00CA0038" w:rsidRDefault="00CA0038" w:rsidP="00E11CEF">
            <w:pPr>
              <w:spacing w:line="240" w:lineRule="auto"/>
              <w:rPr>
                <w:rFonts w:ascii="Arial" w:hAnsi="Arial" w:cs="Arial"/>
                <w:color w:val="000000"/>
                <w:sz w:val="18"/>
                <w:szCs w:val="18"/>
                <w:lang w:eastAsia="zh-CN"/>
              </w:rPr>
            </w:pP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Gas (</w:t>
            </w:r>
            <w:proofErr w:type="spellStart"/>
            <w:r w:rsidRPr="00CA0038">
              <w:rPr>
                <w:rFonts w:ascii="Arial" w:hAnsi="Arial" w:cs="Arial"/>
                <w:color w:val="000000"/>
                <w:sz w:val="18"/>
                <w:szCs w:val="18"/>
                <w:lang w:eastAsia="zh-CN"/>
              </w:rPr>
              <w:t>Therms</w:t>
            </w:r>
            <w:proofErr w:type="spellEnd"/>
            <w:r w:rsidRPr="00CA0038">
              <w:rPr>
                <w:rFonts w:ascii="Arial" w:hAnsi="Arial" w:cs="Arial"/>
                <w:color w:val="000000"/>
                <w:sz w:val="18"/>
                <w:szCs w:val="18"/>
                <w:lang w:eastAsia="zh-CN"/>
              </w:rPr>
              <w:t>)</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72</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24.5</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proofErr w:type="spellStart"/>
            <w:r w:rsidRPr="00CA0038">
              <w:rPr>
                <w:rFonts w:ascii="Arial" w:hAnsi="Arial" w:cs="Arial"/>
                <w:color w:val="000000"/>
                <w:sz w:val="18"/>
                <w:szCs w:val="18"/>
                <w:lang w:eastAsia="zh-CN"/>
              </w:rPr>
              <w:t>PassThru</w:t>
            </w:r>
            <w:proofErr w:type="spellEnd"/>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100%</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20</w:t>
            </w:r>
          </w:p>
        </w:tc>
        <w:tc>
          <w:tcPr>
            <w:tcW w:w="1006" w:type="dxa"/>
            <w:shd w:val="clear" w:color="auto" w:fill="auto"/>
            <w:noWrap/>
            <w:vAlign w:val="center"/>
            <w:hideMark/>
          </w:tcPr>
          <w:p w:rsidR="00CA0038" w:rsidRPr="00CA0038" w:rsidRDefault="00CA0038" w:rsidP="00CA0038">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24.5</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proofErr w:type="spellStart"/>
            <w:r w:rsidRPr="00CA0038">
              <w:rPr>
                <w:rFonts w:ascii="Arial" w:hAnsi="Arial" w:cs="Arial"/>
                <w:color w:val="000000"/>
                <w:sz w:val="18"/>
                <w:szCs w:val="18"/>
                <w:lang w:eastAsia="zh-CN"/>
              </w:rPr>
              <w:t>PassThru</w:t>
            </w:r>
            <w:proofErr w:type="spellEnd"/>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100%</w:t>
            </w:r>
          </w:p>
        </w:tc>
      </w:tr>
      <w:tr w:rsidR="00E11CEF" w:rsidRPr="00E11CEF" w:rsidTr="00406FC5">
        <w:trPr>
          <w:trHeight w:val="432"/>
        </w:trPr>
        <w:tc>
          <w:tcPr>
            <w:tcW w:w="960" w:type="dxa"/>
            <w:vMerge w:val="restart"/>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SDG&amp;E</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Electricity (kWh)</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24 </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1806.5</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791.6</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43.8%</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378 </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802.8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232.9</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29.0%</w:t>
            </w:r>
          </w:p>
        </w:tc>
      </w:tr>
      <w:tr w:rsidR="00E11CEF" w:rsidRPr="00E11CEF" w:rsidTr="00406FC5">
        <w:trPr>
          <w:trHeight w:val="432"/>
        </w:trPr>
        <w:tc>
          <w:tcPr>
            <w:tcW w:w="960" w:type="dxa"/>
            <w:vMerge/>
            <w:vAlign w:val="center"/>
            <w:hideMark/>
          </w:tcPr>
          <w:p w:rsidR="00CA0038" w:rsidRPr="00CA0038" w:rsidRDefault="00CA0038" w:rsidP="00E11CEF">
            <w:pPr>
              <w:spacing w:line="240" w:lineRule="auto"/>
              <w:rPr>
                <w:rFonts w:ascii="Arial" w:hAnsi="Arial" w:cs="Arial"/>
                <w:color w:val="000000"/>
                <w:sz w:val="18"/>
                <w:szCs w:val="18"/>
                <w:lang w:eastAsia="zh-CN"/>
              </w:rPr>
            </w:pP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Gas (</w:t>
            </w:r>
            <w:proofErr w:type="spellStart"/>
            <w:r w:rsidRPr="00CA0038">
              <w:rPr>
                <w:rFonts w:ascii="Arial" w:hAnsi="Arial" w:cs="Arial"/>
                <w:color w:val="000000"/>
                <w:sz w:val="18"/>
                <w:szCs w:val="18"/>
                <w:lang w:eastAsia="zh-CN"/>
              </w:rPr>
              <w:t>Therms</w:t>
            </w:r>
            <w:proofErr w:type="spellEnd"/>
            <w:r w:rsidRPr="00CA0038">
              <w:rPr>
                <w:rFonts w:ascii="Arial" w:hAnsi="Arial" w:cs="Arial"/>
                <w:color w:val="000000"/>
                <w:sz w:val="18"/>
                <w:szCs w:val="18"/>
                <w:lang w:eastAsia="zh-CN"/>
              </w:rPr>
              <w:t>)</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25 </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33.88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67.9</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200.4%</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368 </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 xml:space="preserve">41.7 </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12.6</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30.2%</w:t>
            </w:r>
          </w:p>
        </w:tc>
      </w:tr>
      <w:tr w:rsidR="00E11CEF" w:rsidRPr="00E11CEF" w:rsidTr="00406FC5">
        <w:trPr>
          <w:trHeight w:val="432"/>
        </w:trPr>
        <w:tc>
          <w:tcPr>
            <w:tcW w:w="960" w:type="dxa"/>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SCE</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Electricity (kWh)</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466</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267</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742.9</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278.2%</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1,073</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478.5</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200.4</w:t>
            </w:r>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41.9%</w:t>
            </w:r>
          </w:p>
        </w:tc>
      </w:tr>
      <w:tr w:rsidR="00E11CEF" w:rsidRPr="00E11CEF" w:rsidTr="00406FC5">
        <w:trPr>
          <w:trHeight w:val="432"/>
        </w:trPr>
        <w:tc>
          <w:tcPr>
            <w:tcW w:w="960" w:type="dxa"/>
            <w:shd w:val="clear" w:color="auto" w:fill="auto"/>
            <w:noWrap/>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SCG </w:t>
            </w:r>
          </w:p>
        </w:tc>
        <w:tc>
          <w:tcPr>
            <w:tcW w:w="1035" w:type="dxa"/>
            <w:shd w:val="clear" w:color="auto" w:fill="auto"/>
            <w:vAlign w:val="center"/>
            <w:hideMark/>
          </w:tcPr>
          <w:p w:rsidR="00CA0038" w:rsidRPr="00CA0038" w:rsidRDefault="00CA0038" w:rsidP="00E11CEF">
            <w:pPr>
              <w:spacing w:line="240" w:lineRule="auto"/>
              <w:rPr>
                <w:rFonts w:ascii="Arial" w:hAnsi="Arial" w:cs="Arial"/>
                <w:color w:val="000000"/>
                <w:sz w:val="18"/>
                <w:szCs w:val="18"/>
                <w:lang w:eastAsia="zh-CN"/>
              </w:rPr>
            </w:pPr>
            <w:r w:rsidRPr="00CA0038">
              <w:rPr>
                <w:rFonts w:ascii="Arial" w:hAnsi="Arial" w:cs="Arial"/>
                <w:color w:val="000000"/>
                <w:sz w:val="18"/>
                <w:szCs w:val="18"/>
                <w:lang w:eastAsia="zh-CN"/>
              </w:rPr>
              <w:t>Gas (</w:t>
            </w:r>
            <w:proofErr w:type="spellStart"/>
            <w:r w:rsidRPr="00CA0038">
              <w:rPr>
                <w:rFonts w:ascii="Arial" w:hAnsi="Arial" w:cs="Arial"/>
                <w:color w:val="000000"/>
                <w:sz w:val="18"/>
                <w:szCs w:val="18"/>
                <w:lang w:eastAsia="zh-CN"/>
              </w:rPr>
              <w:t>Therms</w:t>
            </w:r>
            <w:proofErr w:type="spellEnd"/>
            <w:r w:rsidRPr="00CA0038">
              <w:rPr>
                <w:rFonts w:ascii="Arial" w:hAnsi="Arial" w:cs="Arial"/>
                <w:color w:val="000000"/>
                <w:sz w:val="18"/>
                <w:szCs w:val="18"/>
                <w:lang w:eastAsia="zh-CN"/>
              </w:rPr>
              <w:t>)</w:t>
            </w:r>
          </w:p>
        </w:tc>
        <w:tc>
          <w:tcPr>
            <w:tcW w:w="1440"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0</w:t>
            </w:r>
          </w:p>
        </w:tc>
        <w:tc>
          <w:tcPr>
            <w:tcW w:w="1243"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0</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0</w:t>
            </w:r>
          </w:p>
        </w:tc>
        <w:tc>
          <w:tcPr>
            <w:tcW w:w="12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0%</w:t>
            </w:r>
          </w:p>
        </w:tc>
        <w:tc>
          <w:tcPr>
            <w:tcW w:w="1361"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170</w:t>
            </w:r>
          </w:p>
        </w:tc>
        <w:tc>
          <w:tcPr>
            <w:tcW w:w="1006"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13.2</w:t>
            </w:r>
          </w:p>
        </w:tc>
        <w:tc>
          <w:tcPr>
            <w:tcW w:w="1072"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proofErr w:type="spellStart"/>
            <w:r w:rsidRPr="00CA0038">
              <w:rPr>
                <w:rFonts w:ascii="Arial" w:hAnsi="Arial" w:cs="Arial"/>
                <w:color w:val="000000"/>
                <w:sz w:val="18"/>
                <w:szCs w:val="18"/>
                <w:lang w:eastAsia="zh-CN"/>
              </w:rPr>
              <w:t>PassThru</w:t>
            </w:r>
            <w:proofErr w:type="spellEnd"/>
          </w:p>
        </w:tc>
        <w:tc>
          <w:tcPr>
            <w:tcW w:w="1344" w:type="dxa"/>
            <w:shd w:val="clear" w:color="auto" w:fill="auto"/>
            <w:noWrap/>
            <w:vAlign w:val="center"/>
            <w:hideMark/>
          </w:tcPr>
          <w:p w:rsidR="00CA0038" w:rsidRPr="00CA0038" w:rsidRDefault="00CA0038" w:rsidP="00E11CEF">
            <w:pPr>
              <w:spacing w:line="240" w:lineRule="auto"/>
              <w:jc w:val="right"/>
              <w:rPr>
                <w:rFonts w:ascii="Arial" w:hAnsi="Arial" w:cs="Arial"/>
                <w:color w:val="000000"/>
                <w:sz w:val="18"/>
                <w:szCs w:val="18"/>
                <w:lang w:eastAsia="zh-CN"/>
              </w:rPr>
            </w:pPr>
            <w:r w:rsidRPr="00CA0038">
              <w:rPr>
                <w:rFonts w:ascii="Arial" w:hAnsi="Arial" w:cs="Arial"/>
                <w:color w:val="000000"/>
                <w:sz w:val="18"/>
                <w:szCs w:val="18"/>
                <w:lang w:eastAsia="zh-CN"/>
              </w:rPr>
              <w:t>100%</w:t>
            </w:r>
          </w:p>
        </w:tc>
      </w:tr>
    </w:tbl>
    <w:p w:rsidR="00CA0038" w:rsidRDefault="00CA0038" w:rsidP="00906DE4">
      <w:pPr>
        <w:pStyle w:val="Heading1"/>
        <w:sectPr w:rsidR="00CA0038" w:rsidSect="00CA0038">
          <w:footerReference w:type="default" r:id="rId36"/>
          <w:pgSz w:w="16838" w:h="11906" w:orient="landscape" w:code="9"/>
          <w:pgMar w:top="1134" w:right="2166" w:bottom="1134" w:left="1418" w:header="900" w:footer="567" w:gutter="0"/>
          <w:cols w:space="708"/>
          <w:docGrid w:linePitch="360"/>
        </w:sectPr>
      </w:pPr>
    </w:p>
    <w:p w:rsidR="00066E58" w:rsidRPr="0081599F" w:rsidRDefault="00972CF7" w:rsidP="00906DE4">
      <w:pPr>
        <w:pStyle w:val="Heading1"/>
      </w:pPr>
      <w:bookmarkStart w:id="137" w:name="_Toc393446032"/>
      <w:r w:rsidRPr="0081599F">
        <w:lastRenderedPageBreak/>
        <w:t>Free</w:t>
      </w:r>
      <w:r w:rsidR="00D50239">
        <w:t xml:space="preserve"> R</w:t>
      </w:r>
      <w:r w:rsidRPr="0081599F">
        <w:t>idership and Net Savings</w:t>
      </w:r>
      <w:bookmarkEnd w:id="137"/>
    </w:p>
    <w:p w:rsidR="00952B5F" w:rsidRDefault="00952B5F" w:rsidP="0081599F">
      <w:pPr>
        <w:pStyle w:val="Heading2"/>
      </w:pPr>
      <w:bookmarkStart w:id="138" w:name="_Toc387853724"/>
      <w:bookmarkStart w:id="139" w:name="_Toc389644999"/>
      <w:bookmarkStart w:id="140" w:name="_Toc393446033"/>
      <w:bookmarkStart w:id="141" w:name="_Toc389116824"/>
      <w:r>
        <w:t>Method overview</w:t>
      </w:r>
      <w:bookmarkEnd w:id="138"/>
      <w:bookmarkEnd w:id="139"/>
      <w:bookmarkEnd w:id="140"/>
    </w:p>
    <w:p w:rsidR="00952B5F" w:rsidRPr="00687922" w:rsidRDefault="00952B5F" w:rsidP="00152E56">
      <w:pPr>
        <w:pStyle w:val="BodyText"/>
      </w:pPr>
      <w:r w:rsidRPr="00687922">
        <w:t xml:space="preserve">The central objective of the WO46 Whole House Impact Evaluation </w:t>
      </w:r>
      <w:r>
        <w:t>s</w:t>
      </w:r>
      <w:r w:rsidRPr="00687922">
        <w:t xml:space="preserve">urvey </w:t>
      </w:r>
      <w:r>
        <w:t>wa</w:t>
      </w:r>
      <w:r w:rsidRPr="00687922">
        <w:t>s to capture program participants’ self-reported responses that provide information on free-ridership and allow estimation of net-to-gross ratios</w:t>
      </w:r>
      <w:r w:rsidR="00AD686D">
        <w:t xml:space="preserve"> </w:t>
      </w:r>
      <w:r w:rsidRPr="00687922">
        <w:t>which are then used to adjust gross savings estimates.  This self-reported approach involve</w:t>
      </w:r>
      <w:r>
        <w:t>d</w:t>
      </w:r>
      <w:r w:rsidRPr="00687922">
        <w:t xml:space="preserve"> asking </w:t>
      </w:r>
      <w:r w:rsidR="00152E56">
        <w:t xml:space="preserve">Advanced Path </w:t>
      </w:r>
      <w:r w:rsidRPr="00687922">
        <w:t xml:space="preserve">participants a series of questions that </w:t>
      </w:r>
      <w:r w:rsidR="00152E56">
        <w:t>we</w:t>
      </w:r>
      <w:r w:rsidR="00152E56" w:rsidRPr="00687922">
        <w:t xml:space="preserve">re </w:t>
      </w:r>
      <w:r w:rsidRPr="00687922">
        <w:t xml:space="preserve">aimed at establishing if the measure(s) would have been installed in the absence of the program, and if so, the extent to which the level of measure installation might have differed in the absence of the program.  </w:t>
      </w:r>
    </w:p>
    <w:p w:rsidR="00952B5F" w:rsidRPr="00687922" w:rsidRDefault="00952B5F" w:rsidP="00517183">
      <w:pPr>
        <w:pStyle w:val="BodyText"/>
      </w:pPr>
    </w:p>
    <w:p w:rsidR="00952B5F" w:rsidRDefault="00952B5F" w:rsidP="00143BF2">
      <w:pPr>
        <w:pStyle w:val="BodyText"/>
      </w:pPr>
      <w:r w:rsidRPr="00687922">
        <w:t>Total</w:t>
      </w:r>
      <w:r w:rsidR="00C74FDA">
        <w:t xml:space="preserve"> (full)</w:t>
      </w:r>
      <w:r w:rsidRPr="00687922">
        <w:t xml:space="preserve"> free-riders </w:t>
      </w:r>
      <w:r>
        <w:t>wer</w:t>
      </w:r>
      <w:r w:rsidRPr="00687922">
        <w:t xml:space="preserve">e those who would have installed </w:t>
      </w:r>
      <w:r w:rsidR="0019310B">
        <w:t xml:space="preserve">exactly </w:t>
      </w:r>
      <w:r w:rsidRPr="00687922">
        <w:t xml:space="preserve">the </w:t>
      </w:r>
      <w:r w:rsidR="0019310B">
        <w:t>same</w:t>
      </w:r>
      <w:r w:rsidRPr="00687922">
        <w:t xml:space="preserve"> measure with quantity, efficiency, and time (QET) being unchanged, even in the absence of the program. The questions </w:t>
      </w:r>
      <w:r>
        <w:t>we</w:t>
      </w:r>
      <w:r w:rsidRPr="00687922">
        <w:t xml:space="preserve">re designed to capture both </w:t>
      </w:r>
      <w:r w:rsidR="00143BF2">
        <w:t>pure</w:t>
      </w:r>
      <w:r w:rsidR="00143BF2" w:rsidRPr="00687922">
        <w:t xml:space="preserve"> </w:t>
      </w:r>
      <w:r w:rsidRPr="00687922">
        <w:t xml:space="preserve">and partial free-ridership, where participants who are partial free-riders would have undertaken/installed the measure(s), but of lesser quantity, at </w:t>
      </w:r>
      <w:r w:rsidR="0019310B">
        <w:t>and/or</w:t>
      </w:r>
      <w:r w:rsidRPr="00687922">
        <w:t xml:space="preserve"> lesser efficiency, or at a different time. </w:t>
      </w:r>
    </w:p>
    <w:p w:rsidR="00952B5F" w:rsidRDefault="00952B5F" w:rsidP="00517183">
      <w:pPr>
        <w:pStyle w:val="BodyText"/>
      </w:pPr>
    </w:p>
    <w:p w:rsidR="00952B5F" w:rsidRPr="00952B5F" w:rsidRDefault="00952B5F" w:rsidP="00517183">
      <w:pPr>
        <w:pStyle w:val="BodyText"/>
      </w:pPr>
      <w:r w:rsidRPr="00952B5F">
        <w:t>Apart from the core free-ridership question modules, the survey also includes questions on the following:</w:t>
      </w:r>
    </w:p>
    <w:p w:rsidR="00952B5F" w:rsidRPr="00952B5F" w:rsidRDefault="00952B5F" w:rsidP="00517183">
      <w:pPr>
        <w:pStyle w:val="Bullet1"/>
      </w:pPr>
      <w:r w:rsidRPr="00952B5F">
        <w:t>Information received by the respondent from their project contractor</w:t>
      </w:r>
    </w:p>
    <w:p w:rsidR="00952B5F" w:rsidRPr="00952B5F" w:rsidRDefault="00952B5F" w:rsidP="00517183">
      <w:pPr>
        <w:pStyle w:val="Bullet1"/>
      </w:pPr>
      <w:r w:rsidRPr="00952B5F">
        <w:t>Project financing</w:t>
      </w:r>
    </w:p>
    <w:p w:rsidR="00952B5F" w:rsidRPr="00952B5F" w:rsidRDefault="00952B5F" w:rsidP="00517183">
      <w:pPr>
        <w:pStyle w:val="Bullet1"/>
      </w:pPr>
      <w:r w:rsidRPr="00952B5F">
        <w:t>Prior implementation of energy efficiency measures (as excerpted from the standard segmentation questions provided by the IOUs)</w:t>
      </w:r>
    </w:p>
    <w:p w:rsidR="00952B5F" w:rsidRPr="00952B5F" w:rsidRDefault="00952B5F" w:rsidP="00517183">
      <w:pPr>
        <w:pStyle w:val="Bullet1"/>
      </w:pPr>
      <w:r w:rsidRPr="00952B5F">
        <w:t>Attitude towards the environment, price sensitivity (as excerpted from the standard segmentation questions provided by the IOUs)</w:t>
      </w:r>
    </w:p>
    <w:p w:rsidR="00952B5F" w:rsidRPr="00952B5F" w:rsidRDefault="00952B5F" w:rsidP="00517183">
      <w:pPr>
        <w:pStyle w:val="Bullet1"/>
      </w:pPr>
      <w:r w:rsidRPr="00952B5F">
        <w:t>Standard respondent demographics and household characteristics</w:t>
      </w:r>
    </w:p>
    <w:p w:rsidR="00952B5F" w:rsidRPr="00687922" w:rsidRDefault="00952B5F" w:rsidP="00952B5F"/>
    <w:p w:rsidR="00952B5F" w:rsidRDefault="00952B5F" w:rsidP="0046030A">
      <w:pPr>
        <w:pStyle w:val="Heading3"/>
      </w:pPr>
      <w:bookmarkStart w:id="142" w:name="_Toc387853725"/>
      <w:bookmarkStart w:id="143" w:name="_Toc389645000"/>
      <w:bookmarkStart w:id="144" w:name="_Toc393446034"/>
      <w:r>
        <w:t>CPUC Guidelines</w:t>
      </w:r>
      <w:bookmarkEnd w:id="142"/>
      <w:bookmarkEnd w:id="143"/>
      <w:bookmarkEnd w:id="144"/>
    </w:p>
    <w:p w:rsidR="00952B5F" w:rsidRDefault="00952B5F" w:rsidP="0046030A">
      <w:pPr>
        <w:pStyle w:val="BodyText"/>
      </w:pPr>
      <w:r w:rsidRPr="00687922">
        <w:t xml:space="preserve">The WO46 Whole House Impact Evaluation survey was developed in adherence to </w:t>
      </w:r>
      <w:r>
        <w:t xml:space="preserve">the CPUC </w:t>
      </w:r>
      <w:r w:rsidRPr="00687922">
        <w:t>guidelines</w:t>
      </w:r>
      <w:r>
        <w:rPr>
          <w:rStyle w:val="FootnoteReference"/>
        </w:rPr>
        <w:footnoteReference w:id="17"/>
      </w:r>
      <w:r w:rsidRPr="00687922">
        <w:t xml:space="preserve"> provided for residential </w:t>
      </w:r>
      <w:r w:rsidR="005A6C5E" w:rsidRPr="00687922">
        <w:t>net</w:t>
      </w:r>
      <w:r w:rsidR="005A6C5E">
        <w:t>-</w:t>
      </w:r>
      <w:r w:rsidR="005A6C5E" w:rsidRPr="00687922">
        <w:t>to</w:t>
      </w:r>
      <w:r w:rsidR="005A6C5E">
        <w:t>-</w:t>
      </w:r>
      <w:r w:rsidRPr="00687922">
        <w:t xml:space="preserve">gross </w:t>
      </w:r>
      <w:r w:rsidR="002059A3">
        <w:t xml:space="preserve">(NTG) </w:t>
      </w:r>
      <w:r w:rsidRPr="00687922">
        <w:t xml:space="preserve">instruments. </w:t>
      </w:r>
      <w:r>
        <w:t xml:space="preserve">The survey development process followed by the evaluation team solicited IOU </w:t>
      </w:r>
      <w:proofErr w:type="gramStart"/>
      <w:r>
        <w:t>input,</w:t>
      </w:r>
      <w:proofErr w:type="gramEnd"/>
      <w:r>
        <w:t xml:space="preserve"> incorporated changes to the survey based on feedback, and finalized the survey subsequent to multiple rounds of this process.</w:t>
      </w:r>
    </w:p>
    <w:p w:rsidR="00952B5F" w:rsidRDefault="00952B5F" w:rsidP="00517183">
      <w:pPr>
        <w:pStyle w:val="BodyText"/>
      </w:pPr>
    </w:p>
    <w:p w:rsidR="00952B5F" w:rsidRDefault="00952B5F" w:rsidP="00143BF2">
      <w:pPr>
        <w:pStyle w:val="BodyText"/>
        <w:rPr>
          <w:sz w:val="24"/>
        </w:rPr>
      </w:pPr>
      <w:r w:rsidRPr="00687922">
        <w:t xml:space="preserve">The survey was conducted in January 2014 </w:t>
      </w:r>
      <w:r w:rsidR="00922261">
        <w:t>with</w:t>
      </w:r>
      <w:r w:rsidR="00922261" w:rsidRPr="00687922">
        <w:t xml:space="preserve"> </w:t>
      </w:r>
      <w:r w:rsidRPr="00687922">
        <w:t xml:space="preserve">residential </w:t>
      </w:r>
      <w:r w:rsidR="00922261" w:rsidRPr="00687922">
        <w:t>decision</w:t>
      </w:r>
      <w:r w:rsidR="00922261">
        <w:t>-</w:t>
      </w:r>
      <w:r w:rsidRPr="00687922">
        <w:t>makers</w:t>
      </w:r>
      <w:r w:rsidR="00922261">
        <w:t xml:space="preserve"> and </w:t>
      </w:r>
      <w:r w:rsidR="00143BF2">
        <w:t xml:space="preserve">Advanced Path </w:t>
      </w:r>
      <w:r w:rsidRPr="00687922">
        <w:t xml:space="preserve">participants in the 2010-2012 </w:t>
      </w:r>
      <w:proofErr w:type="gramStart"/>
      <w:r w:rsidRPr="00687922">
        <w:t>cycle</w:t>
      </w:r>
      <w:proofErr w:type="gramEnd"/>
      <w:r w:rsidRPr="00687922">
        <w:t xml:space="preserve"> of the Energy Upgrade California program</w:t>
      </w:r>
      <w:r w:rsidR="00BB2175">
        <w:t>s</w:t>
      </w:r>
      <w:r w:rsidRPr="00687922">
        <w:t xml:space="preserve">. The survey </w:t>
      </w:r>
      <w:r w:rsidR="00922261" w:rsidRPr="00687922">
        <w:lastRenderedPageBreak/>
        <w:t>include</w:t>
      </w:r>
      <w:r w:rsidR="00922261">
        <w:t>d</w:t>
      </w:r>
      <w:r w:rsidR="00922261" w:rsidRPr="00687922">
        <w:t xml:space="preserve"> </w:t>
      </w:r>
      <w:r w:rsidRPr="00687922">
        <w:t>a series of warm-up or setup questions that serve</w:t>
      </w:r>
      <w:r w:rsidR="00922261">
        <w:t>d</w:t>
      </w:r>
      <w:r w:rsidRPr="00687922">
        <w:t xml:space="preserve"> to remind the respondent</w:t>
      </w:r>
      <w:r w:rsidR="00AA4DE1">
        <w:t>s</w:t>
      </w:r>
      <w:r w:rsidRPr="00687922">
        <w:t xml:space="preserve"> of the details of their participation in the program and that help</w:t>
      </w:r>
      <w:r w:rsidR="00922261">
        <w:t>ed</w:t>
      </w:r>
      <w:r w:rsidRPr="00687922">
        <w:t xml:space="preserve"> validate the internal consistency of responses. </w:t>
      </w:r>
      <w:r w:rsidRPr="00EE0AA3">
        <w:rPr>
          <w:sz w:val="28"/>
          <w:szCs w:val="28"/>
        </w:rPr>
        <w:fldChar w:fldCharType="begin"/>
      </w:r>
      <w:r w:rsidRPr="00EE0AA3">
        <w:rPr>
          <w:sz w:val="28"/>
          <w:szCs w:val="28"/>
        </w:rPr>
        <w:instrText xml:space="preserve"> REF _Ref387656274 \h  \* MERGEFORMAT </w:instrText>
      </w:r>
      <w:r w:rsidRPr="00EE0AA3">
        <w:rPr>
          <w:sz w:val="28"/>
          <w:szCs w:val="28"/>
        </w:rPr>
      </w:r>
      <w:r w:rsidRPr="00EE0AA3">
        <w:rPr>
          <w:sz w:val="28"/>
          <w:szCs w:val="28"/>
        </w:rPr>
        <w:fldChar w:fldCharType="separate"/>
      </w:r>
      <w:r w:rsidR="000C56BE" w:rsidRPr="000C56BE">
        <w:rPr>
          <w:sz w:val="21"/>
          <w:szCs w:val="21"/>
        </w:rPr>
        <w:t xml:space="preserve">Table </w:t>
      </w:r>
      <w:r w:rsidR="000C56BE" w:rsidRPr="000C56BE">
        <w:rPr>
          <w:noProof/>
          <w:sz w:val="21"/>
          <w:szCs w:val="21"/>
        </w:rPr>
        <w:t>13</w:t>
      </w:r>
      <w:r w:rsidRPr="00EE0AA3">
        <w:rPr>
          <w:sz w:val="28"/>
          <w:szCs w:val="28"/>
        </w:rPr>
        <w:fldChar w:fldCharType="end"/>
      </w:r>
      <w:r>
        <w:rPr>
          <w:sz w:val="28"/>
          <w:szCs w:val="28"/>
        </w:rPr>
        <w:t xml:space="preserve"> </w:t>
      </w:r>
      <w:r>
        <w:t>below summarizes the specific details of the WO46 Whole House Impact Evaluation Survey that map to the guidelines set by the CPUC for residential NTG surveys.</w:t>
      </w:r>
    </w:p>
    <w:p w:rsidR="00952B5F" w:rsidRDefault="00BB72BF" w:rsidP="00342634">
      <w:pPr>
        <w:pStyle w:val="Caption"/>
      </w:pPr>
      <w:bookmarkStart w:id="145" w:name="_Ref387656274"/>
      <w:bookmarkStart w:id="146" w:name="_Toc390102294"/>
      <w:bookmarkStart w:id="147" w:name="_Toc393446082"/>
      <w:r>
        <w:lastRenderedPageBreak/>
        <w:t>Table</w:t>
      </w:r>
      <w:r w:rsidR="00952B5F">
        <w:t xml:space="preserve"> </w:t>
      </w:r>
      <w:r w:rsidR="00867E9C">
        <w:fldChar w:fldCharType="begin"/>
      </w:r>
      <w:r w:rsidR="00867E9C">
        <w:instrText xml:space="preserve"> SEQ Table \* ARABIC </w:instrText>
      </w:r>
      <w:r w:rsidR="00867E9C">
        <w:fldChar w:fldCharType="separate"/>
      </w:r>
      <w:r w:rsidR="00342634">
        <w:rPr>
          <w:noProof/>
        </w:rPr>
        <w:t>13</w:t>
      </w:r>
      <w:r w:rsidR="00867E9C">
        <w:rPr>
          <w:noProof/>
        </w:rPr>
        <w:fldChar w:fldCharType="end"/>
      </w:r>
      <w:bookmarkEnd w:id="145"/>
      <w:r w:rsidR="00952B5F">
        <w:t xml:space="preserve">: Demonstration of </w:t>
      </w:r>
      <w:r w:rsidR="00615C66">
        <w:t>C</w:t>
      </w:r>
      <w:r w:rsidR="00952B5F">
        <w:t>ompliance with CPUC</w:t>
      </w:r>
      <w:r w:rsidR="00C46177">
        <w:t>-</w:t>
      </w:r>
      <w:r w:rsidR="00952B5F">
        <w:t xml:space="preserve">ED and MECT </w:t>
      </w:r>
      <w:r w:rsidR="00615C66">
        <w:t>Guideline</w:t>
      </w:r>
      <w:r w:rsidR="00952B5F">
        <w:t xml:space="preserve">s </w:t>
      </w:r>
      <w:r w:rsidR="00A45DFD">
        <w:br/>
      </w:r>
      <w:r w:rsidR="00952B5F">
        <w:t xml:space="preserve">for </w:t>
      </w:r>
      <w:r w:rsidR="00615C66">
        <w:t>NTG</w:t>
      </w:r>
      <w:r w:rsidR="00A45DFD">
        <w:t xml:space="preserve"> Estimation</w:t>
      </w:r>
      <w:bookmarkEnd w:id="146"/>
      <w:bookmarkEnd w:id="147"/>
    </w:p>
    <w:tbl>
      <w:tblPr>
        <w:tblStyle w:val="LightGrid-Accent11"/>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14"/>
        <w:gridCol w:w="7540"/>
      </w:tblGrid>
      <w:tr w:rsidR="00952B5F" w:rsidRPr="00196AB5" w:rsidTr="00A841C1">
        <w:trPr>
          <w:cnfStyle w:val="100000000000" w:firstRow="1" w:lastRow="0" w:firstColumn="0" w:lastColumn="0" w:oddVBand="0" w:evenVBand="0" w:oddHBand="0" w:evenHBand="0" w:firstRowFirstColumn="0" w:firstRowLastColumn="0" w:lastRowFirstColumn="0" w:lastRowLastColumn="0"/>
          <w:cantSplit/>
          <w:trHeight w:val="464"/>
          <w:tblHead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002776"/>
            <w:vAlign w:val="center"/>
          </w:tcPr>
          <w:p w:rsidR="00952B5F" w:rsidRPr="00196AB5" w:rsidRDefault="00952B5F" w:rsidP="00B31C8D">
            <w:pPr>
              <w:keepNext/>
              <w:jc w:val="center"/>
              <w:rPr>
                <w:rFonts w:ascii="Arial" w:hAnsi="Arial" w:cs="Arial"/>
              </w:rPr>
            </w:pPr>
            <w:r w:rsidRPr="00196AB5">
              <w:rPr>
                <w:rFonts w:ascii="Arial" w:hAnsi="Arial" w:cs="Arial"/>
              </w:rPr>
              <w:t>CPUC</w:t>
            </w:r>
            <w:r w:rsidR="00B52263" w:rsidRPr="00196AB5">
              <w:rPr>
                <w:rFonts w:ascii="Arial" w:hAnsi="Arial" w:cs="Arial"/>
              </w:rPr>
              <w:t>/MECT</w:t>
            </w:r>
            <w:r w:rsidRPr="00196AB5">
              <w:rPr>
                <w:rFonts w:ascii="Arial" w:hAnsi="Arial" w:cs="Arial"/>
              </w:rPr>
              <w:t xml:space="preserve"> Guidelines</w:t>
            </w:r>
          </w:p>
        </w:tc>
        <w:tc>
          <w:tcPr>
            <w:tcW w:w="0" w:type="auto"/>
            <w:tcBorders>
              <w:top w:val="none" w:sz="0" w:space="0" w:color="auto"/>
              <w:left w:val="none" w:sz="0" w:space="0" w:color="auto"/>
              <w:bottom w:val="none" w:sz="0" w:space="0" w:color="auto"/>
              <w:right w:val="none" w:sz="0" w:space="0" w:color="auto"/>
            </w:tcBorders>
            <w:shd w:val="clear" w:color="auto" w:fill="002776"/>
            <w:vAlign w:val="center"/>
          </w:tcPr>
          <w:p w:rsidR="00952B5F" w:rsidRPr="00196AB5" w:rsidRDefault="00952B5F" w:rsidP="00B31C8D">
            <w:pPr>
              <w:keepNex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96AB5">
              <w:rPr>
                <w:rFonts w:ascii="Arial" w:hAnsi="Arial" w:cs="Arial"/>
              </w:rPr>
              <w:t>WO46 Whole House Impact Evaluation Survey</w:t>
            </w:r>
          </w:p>
        </w:tc>
      </w:tr>
      <w:tr w:rsidR="00952B5F" w:rsidRPr="00196AB5" w:rsidTr="00A841C1">
        <w:trPr>
          <w:cnfStyle w:val="000000100000" w:firstRow="0" w:lastRow="0" w:firstColumn="0" w:lastColumn="0" w:oddVBand="0" w:evenVBand="0" w:oddHBand="1" w:evenHBand="0" w:firstRowFirstColumn="0" w:firstRowLastColumn="0" w:lastRowFirstColumn="0" w:lastRowLastColumn="0"/>
          <w:cantSplit/>
          <w:trHeight w:val="767"/>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Timing of the</w:t>
            </w:r>
            <w:r w:rsidR="00AA4DE1" w:rsidRPr="00196AB5">
              <w:rPr>
                <w:rFonts w:ascii="Arial" w:hAnsi="Arial" w:cs="Arial"/>
                <w:b w:val="0"/>
                <w:bCs w:val="0"/>
              </w:rPr>
              <w:t xml:space="preserve"> Interview</w:t>
            </w:r>
          </w:p>
        </w:tc>
        <w:tc>
          <w:tcPr>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The survey was conducted in January 2014 and within a year of conclusion of the 2010-2012 program </w:t>
            </w:r>
            <w:proofErr w:type="gramStart"/>
            <w:r w:rsidRPr="00196AB5">
              <w:rPr>
                <w:rFonts w:ascii="Arial" w:hAnsi="Arial"/>
              </w:rPr>
              <w:t>cycle</w:t>
            </w:r>
            <w:proofErr w:type="gramEnd"/>
            <w:r w:rsidRPr="00196AB5">
              <w:rPr>
                <w:rFonts w:ascii="Arial" w:hAnsi="Arial"/>
              </w:rPr>
              <w:t>.</w:t>
            </w:r>
          </w:p>
        </w:tc>
      </w:tr>
      <w:tr w:rsidR="00952B5F" w:rsidRPr="00196AB5" w:rsidTr="00A841C1">
        <w:trPr>
          <w:cnfStyle w:val="000000010000" w:firstRow="0" w:lastRow="0" w:firstColumn="0" w:lastColumn="0" w:oddVBand="0" w:evenVBand="0" w:oddHBand="0" w:evenHBand="1" w:firstRowFirstColumn="0" w:firstRowLastColumn="0" w:lastRowFirstColumn="0" w:lastRowLastColumn="0"/>
          <w:cantSplit/>
          <w:trHeight w:val="51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Identifying the </w:t>
            </w:r>
            <w:r w:rsidR="00AA4DE1" w:rsidRPr="00196AB5">
              <w:rPr>
                <w:rFonts w:ascii="Arial" w:hAnsi="Arial" w:cs="Arial"/>
                <w:b w:val="0"/>
                <w:bCs w:val="0"/>
              </w:rPr>
              <w:t>Correct Respondent</w:t>
            </w:r>
          </w:p>
        </w:tc>
        <w:tc>
          <w:tcPr>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 xml:space="preserve">Respondents were screened and the survey was conducted </w:t>
            </w:r>
            <w:r w:rsidR="00997E16" w:rsidRPr="00196AB5">
              <w:rPr>
                <w:rFonts w:ascii="Arial" w:hAnsi="Arial"/>
              </w:rPr>
              <w:t xml:space="preserve">with </w:t>
            </w:r>
            <w:r w:rsidRPr="00196AB5">
              <w:rPr>
                <w:rFonts w:ascii="Arial" w:hAnsi="Arial"/>
              </w:rPr>
              <w:t>decision makers for the project</w:t>
            </w:r>
            <w:r w:rsidR="00997E16" w:rsidRPr="00196AB5">
              <w:rPr>
                <w:rFonts w:ascii="Arial" w:hAnsi="Arial"/>
              </w:rPr>
              <w:t>.</w:t>
            </w:r>
          </w:p>
        </w:tc>
      </w:tr>
      <w:tr w:rsidR="00952B5F" w:rsidRPr="00196AB5" w:rsidTr="00A841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Set-up </w:t>
            </w:r>
            <w:r w:rsidR="00AA4DE1" w:rsidRPr="00196AB5">
              <w:rPr>
                <w:rFonts w:ascii="Arial" w:hAnsi="Arial" w:cs="Arial"/>
                <w:b w:val="0"/>
                <w:bCs w:val="0"/>
              </w:rPr>
              <w:t xml:space="preserve">Questions, Use </w:t>
            </w:r>
            <w:r w:rsidRPr="00196AB5">
              <w:rPr>
                <w:rFonts w:ascii="Arial" w:hAnsi="Arial" w:cs="Arial"/>
                <w:b w:val="0"/>
                <w:bCs w:val="0"/>
              </w:rPr>
              <w:t xml:space="preserve">of </w:t>
            </w:r>
            <w:r w:rsidR="00AA4DE1" w:rsidRPr="00196AB5">
              <w:rPr>
                <w:rFonts w:ascii="Arial" w:hAnsi="Arial" w:cs="Arial"/>
                <w:b w:val="0"/>
                <w:bCs w:val="0"/>
              </w:rPr>
              <w:t xml:space="preserve">Multiple Questions, Validity </w:t>
            </w:r>
            <w:r w:rsidRPr="00196AB5">
              <w:rPr>
                <w:rFonts w:ascii="Arial" w:hAnsi="Arial" w:cs="Arial"/>
                <w:b w:val="0"/>
                <w:bCs w:val="0"/>
              </w:rPr>
              <w:t xml:space="preserve">and </w:t>
            </w:r>
            <w:r w:rsidR="00AA4DE1" w:rsidRPr="00196AB5">
              <w:rPr>
                <w:rFonts w:ascii="Arial" w:hAnsi="Arial" w:cs="Arial"/>
                <w:b w:val="0"/>
                <w:bCs w:val="0"/>
              </w:rPr>
              <w:t>Reliability, Consistency Checks</w:t>
            </w:r>
            <w:r w:rsidRPr="00196AB5">
              <w:rPr>
                <w:rFonts w:ascii="Arial" w:hAnsi="Arial" w:cs="Arial"/>
                <w:b w:val="0"/>
                <w:bCs w:val="0"/>
              </w:rPr>
              <w:t xml:space="preserve">, and </w:t>
            </w:r>
            <w:r w:rsidR="00AA4DE1" w:rsidRPr="00196AB5">
              <w:rPr>
                <w:rFonts w:ascii="Arial" w:hAnsi="Arial" w:cs="Arial"/>
                <w:b w:val="0"/>
                <w:bCs w:val="0"/>
              </w:rPr>
              <w:t>Ruling Out Rival Hypotheses</w:t>
            </w:r>
          </w:p>
        </w:tc>
        <w:tc>
          <w:tcPr>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pStyle w:val="Bullet1"/>
              <w:keepNext/>
              <w:ind w:left="566"/>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Multiple questions </w:t>
            </w:r>
            <w:r w:rsidR="0001362B" w:rsidRPr="00196AB5">
              <w:rPr>
                <w:rFonts w:ascii="Arial" w:hAnsi="Arial"/>
              </w:rPr>
              <w:t xml:space="preserve">were </w:t>
            </w:r>
            <w:r w:rsidRPr="00196AB5">
              <w:rPr>
                <w:rFonts w:ascii="Arial" w:hAnsi="Arial"/>
              </w:rPr>
              <w:t xml:space="preserve">used at the start of the survey </w:t>
            </w:r>
            <w:r w:rsidR="00C46177" w:rsidRPr="00196AB5">
              <w:rPr>
                <w:rFonts w:ascii="Arial" w:hAnsi="Arial"/>
              </w:rPr>
              <w:t xml:space="preserve">as a </w:t>
            </w:r>
            <w:r w:rsidRPr="00196AB5">
              <w:rPr>
                <w:rFonts w:ascii="Arial" w:hAnsi="Arial"/>
              </w:rPr>
              <w:t>“warm-up</w:t>
            </w:r>
            <w:r w:rsidR="00A94ED8" w:rsidRPr="00196AB5">
              <w:rPr>
                <w:rFonts w:ascii="Arial" w:hAnsi="Arial"/>
              </w:rPr>
              <w:t xml:space="preserve">,” such </w:t>
            </w:r>
            <w:proofErr w:type="gramStart"/>
            <w:r w:rsidR="00A94ED8" w:rsidRPr="00196AB5">
              <w:rPr>
                <w:rFonts w:ascii="Arial" w:hAnsi="Arial"/>
              </w:rPr>
              <w:t xml:space="preserve">as </w:t>
            </w:r>
            <w:r w:rsidRPr="00196AB5">
              <w:rPr>
                <w:rFonts w:ascii="Arial" w:hAnsi="Arial"/>
              </w:rPr>
              <w:t xml:space="preserve"> audits</w:t>
            </w:r>
            <w:proofErr w:type="gramEnd"/>
            <w:r w:rsidRPr="00196AB5">
              <w:rPr>
                <w:rFonts w:ascii="Arial" w:hAnsi="Arial"/>
              </w:rPr>
              <w:t xml:space="preserve"> conducted prior to project implementation, fees paid, and contractors used.</w:t>
            </w:r>
          </w:p>
          <w:p w:rsidR="00952B5F" w:rsidRPr="00196AB5" w:rsidRDefault="00952B5F" w:rsidP="00B31C8D">
            <w:pPr>
              <w:pStyle w:val="Bullet1"/>
              <w:keepNext/>
              <w:ind w:left="566"/>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These questions help</w:t>
            </w:r>
            <w:r w:rsidR="0001362B" w:rsidRPr="00196AB5">
              <w:rPr>
                <w:rFonts w:ascii="Arial" w:hAnsi="Arial"/>
              </w:rPr>
              <w:t>ed</w:t>
            </w:r>
            <w:r w:rsidRPr="00196AB5">
              <w:rPr>
                <w:rFonts w:ascii="Arial" w:hAnsi="Arial"/>
              </w:rPr>
              <w:t xml:space="preserve"> the respondent “think back” to the time under consideration and </w:t>
            </w:r>
            <w:r w:rsidR="00C42123" w:rsidRPr="00196AB5">
              <w:rPr>
                <w:rFonts w:ascii="Arial" w:hAnsi="Arial"/>
              </w:rPr>
              <w:t>prepare</w:t>
            </w:r>
            <w:r w:rsidRPr="00196AB5">
              <w:rPr>
                <w:rFonts w:ascii="Arial" w:hAnsi="Arial"/>
              </w:rPr>
              <w:t xml:space="preserve"> the context for subsequent program participation and </w:t>
            </w:r>
            <w:r w:rsidR="00C42123" w:rsidRPr="00196AB5">
              <w:rPr>
                <w:rFonts w:ascii="Arial" w:hAnsi="Arial"/>
              </w:rPr>
              <w:t>measure-</w:t>
            </w:r>
            <w:r w:rsidRPr="00196AB5">
              <w:rPr>
                <w:rFonts w:ascii="Arial" w:hAnsi="Arial"/>
              </w:rPr>
              <w:t>specific questions</w:t>
            </w:r>
            <w:r w:rsidR="00C42123" w:rsidRPr="00196AB5">
              <w:rPr>
                <w:rFonts w:ascii="Arial" w:hAnsi="Arial"/>
              </w:rPr>
              <w:t>,</w:t>
            </w:r>
            <w:r w:rsidRPr="00196AB5">
              <w:rPr>
                <w:rFonts w:ascii="Arial" w:hAnsi="Arial"/>
              </w:rPr>
              <w:t xml:space="preserve"> thus contributing to more accurate recollections and hence responses.</w:t>
            </w:r>
          </w:p>
          <w:p w:rsidR="00952B5F" w:rsidRPr="00196AB5" w:rsidRDefault="00994621" w:rsidP="00B31C8D">
            <w:pPr>
              <w:pStyle w:val="Bullet1"/>
              <w:keepNext/>
              <w:ind w:left="566"/>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T</w:t>
            </w:r>
            <w:r w:rsidR="00952B5F" w:rsidRPr="00196AB5">
              <w:rPr>
                <w:rFonts w:ascii="Arial" w:hAnsi="Arial"/>
              </w:rPr>
              <w:t xml:space="preserve">he right flow </w:t>
            </w:r>
            <w:r w:rsidR="00512104" w:rsidRPr="00196AB5">
              <w:rPr>
                <w:rFonts w:ascii="Arial" w:hAnsi="Arial"/>
              </w:rPr>
              <w:t xml:space="preserve">of </w:t>
            </w:r>
            <w:r w:rsidR="00952B5F" w:rsidRPr="00196AB5">
              <w:rPr>
                <w:rFonts w:ascii="Arial" w:hAnsi="Arial"/>
              </w:rPr>
              <w:t>warm-up questions</w:t>
            </w:r>
            <w:r w:rsidRPr="00196AB5">
              <w:rPr>
                <w:rFonts w:ascii="Arial" w:hAnsi="Arial"/>
              </w:rPr>
              <w:t xml:space="preserve"> and follow-up questions</w:t>
            </w:r>
            <w:r w:rsidR="00952B5F" w:rsidRPr="00196AB5">
              <w:rPr>
                <w:rFonts w:ascii="Arial" w:hAnsi="Arial"/>
              </w:rPr>
              <w:t xml:space="preserve"> improve</w:t>
            </w:r>
            <w:r w:rsidR="00323871" w:rsidRPr="00196AB5">
              <w:rPr>
                <w:rFonts w:ascii="Arial" w:hAnsi="Arial"/>
              </w:rPr>
              <w:t>d</w:t>
            </w:r>
            <w:r w:rsidR="00952B5F" w:rsidRPr="00196AB5">
              <w:rPr>
                <w:rFonts w:ascii="Arial" w:hAnsi="Arial"/>
              </w:rPr>
              <w:t xml:space="preserve"> </w:t>
            </w:r>
            <w:r w:rsidR="00323871" w:rsidRPr="00196AB5">
              <w:rPr>
                <w:rFonts w:ascii="Arial" w:hAnsi="Arial"/>
              </w:rPr>
              <w:t>recall</w:t>
            </w:r>
            <w:r w:rsidR="009232F6" w:rsidRPr="00196AB5">
              <w:rPr>
                <w:rFonts w:ascii="Arial" w:hAnsi="Arial"/>
              </w:rPr>
              <w:t>,</w:t>
            </w:r>
            <w:r w:rsidR="00952B5F" w:rsidRPr="00196AB5">
              <w:rPr>
                <w:rFonts w:ascii="Arial" w:hAnsi="Arial"/>
              </w:rPr>
              <w:t xml:space="preserve"> ensure</w:t>
            </w:r>
            <w:r w:rsidR="00C42123" w:rsidRPr="00196AB5">
              <w:rPr>
                <w:rFonts w:ascii="Arial" w:hAnsi="Arial"/>
              </w:rPr>
              <w:t>d</w:t>
            </w:r>
            <w:r w:rsidR="00952B5F" w:rsidRPr="00196AB5">
              <w:rPr>
                <w:rFonts w:ascii="Arial" w:hAnsi="Arial"/>
              </w:rPr>
              <w:t xml:space="preserve"> that responses pertain</w:t>
            </w:r>
            <w:r w:rsidR="00323871" w:rsidRPr="00196AB5">
              <w:rPr>
                <w:rFonts w:ascii="Arial" w:hAnsi="Arial"/>
              </w:rPr>
              <w:t>ed</w:t>
            </w:r>
            <w:r w:rsidR="00952B5F" w:rsidRPr="00196AB5">
              <w:rPr>
                <w:rFonts w:ascii="Arial" w:hAnsi="Arial"/>
              </w:rPr>
              <w:t xml:space="preserve"> to the program under consideration and </w:t>
            </w:r>
            <w:r w:rsidR="00C42123" w:rsidRPr="00196AB5">
              <w:rPr>
                <w:rFonts w:ascii="Arial" w:hAnsi="Arial"/>
              </w:rPr>
              <w:t xml:space="preserve">helped </w:t>
            </w:r>
            <w:r w:rsidR="00952B5F" w:rsidRPr="00196AB5">
              <w:rPr>
                <w:rFonts w:ascii="Arial" w:hAnsi="Arial"/>
              </w:rPr>
              <w:t xml:space="preserve">rule out </w:t>
            </w:r>
            <w:r w:rsidR="007F59ED" w:rsidRPr="00196AB5">
              <w:rPr>
                <w:rFonts w:ascii="Arial" w:hAnsi="Arial"/>
              </w:rPr>
              <w:t>or</w:t>
            </w:r>
            <w:r w:rsidR="009232F6" w:rsidRPr="00196AB5">
              <w:rPr>
                <w:rFonts w:ascii="Arial" w:hAnsi="Arial"/>
              </w:rPr>
              <w:t xml:space="preserve"> </w:t>
            </w:r>
            <w:r w:rsidR="00952B5F" w:rsidRPr="00196AB5">
              <w:rPr>
                <w:rFonts w:ascii="Arial" w:hAnsi="Arial"/>
              </w:rPr>
              <w:t>minimize any rival effects.</w:t>
            </w:r>
          </w:p>
          <w:p w:rsidR="00952B5F" w:rsidRPr="00196AB5" w:rsidRDefault="00952B5F" w:rsidP="00B31C8D">
            <w:pPr>
              <w:pStyle w:val="Bullet1"/>
              <w:keepNext/>
              <w:ind w:left="566"/>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Follow-up questions </w:t>
            </w:r>
            <w:r w:rsidR="00C42123" w:rsidRPr="00196AB5">
              <w:rPr>
                <w:rFonts w:ascii="Arial" w:hAnsi="Arial"/>
              </w:rPr>
              <w:t xml:space="preserve">were </w:t>
            </w:r>
            <w:r w:rsidRPr="00196AB5">
              <w:rPr>
                <w:rFonts w:ascii="Arial" w:hAnsi="Arial"/>
              </w:rPr>
              <w:t>asked based on responses to select questions and serve</w:t>
            </w:r>
            <w:r w:rsidR="00C42123" w:rsidRPr="00196AB5">
              <w:rPr>
                <w:rFonts w:ascii="Arial" w:hAnsi="Arial"/>
              </w:rPr>
              <w:t>d</w:t>
            </w:r>
            <w:r w:rsidRPr="00196AB5">
              <w:rPr>
                <w:rFonts w:ascii="Arial" w:hAnsi="Arial"/>
              </w:rPr>
              <w:t xml:space="preserve"> as consistency checks.</w:t>
            </w:r>
          </w:p>
        </w:tc>
      </w:tr>
      <w:tr w:rsidR="00952B5F" w:rsidRPr="00196AB5" w:rsidTr="00A841C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Making the </w:t>
            </w:r>
            <w:r w:rsidR="00AA4DE1" w:rsidRPr="00196AB5">
              <w:rPr>
                <w:rFonts w:ascii="Arial" w:hAnsi="Arial" w:cs="Arial"/>
                <w:b w:val="0"/>
                <w:bCs w:val="0"/>
              </w:rPr>
              <w:t>Questions Measure Specific</w:t>
            </w:r>
          </w:p>
        </w:tc>
        <w:tc>
          <w:tcPr>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 xml:space="preserve">The survey </w:t>
            </w:r>
            <w:r w:rsidR="00776697" w:rsidRPr="00196AB5">
              <w:rPr>
                <w:rFonts w:ascii="Arial" w:hAnsi="Arial"/>
              </w:rPr>
              <w:t xml:space="preserve">was </w:t>
            </w:r>
            <w:r w:rsidRPr="00196AB5">
              <w:rPr>
                <w:rFonts w:ascii="Arial" w:hAnsi="Arial"/>
              </w:rPr>
              <w:t>modular</w:t>
            </w:r>
            <w:r w:rsidR="008A4BB3" w:rsidRPr="00196AB5">
              <w:rPr>
                <w:rFonts w:ascii="Arial" w:hAnsi="Arial"/>
              </w:rPr>
              <w:t xml:space="preserve">. The set of </w:t>
            </w:r>
            <w:r w:rsidRPr="00196AB5">
              <w:rPr>
                <w:rFonts w:ascii="Arial" w:hAnsi="Arial"/>
              </w:rPr>
              <w:t xml:space="preserve">free ridership questions </w:t>
            </w:r>
            <w:r w:rsidR="008A4BB3" w:rsidRPr="00196AB5">
              <w:rPr>
                <w:rFonts w:ascii="Arial" w:hAnsi="Arial"/>
              </w:rPr>
              <w:t>were</w:t>
            </w:r>
            <w:r w:rsidR="00776697" w:rsidRPr="00196AB5">
              <w:rPr>
                <w:rFonts w:ascii="Arial" w:hAnsi="Arial"/>
              </w:rPr>
              <w:t xml:space="preserve"> </w:t>
            </w:r>
            <w:r w:rsidRPr="00196AB5">
              <w:rPr>
                <w:rFonts w:ascii="Arial" w:hAnsi="Arial"/>
              </w:rPr>
              <w:t xml:space="preserve">asked for each measure the respondent </w:t>
            </w:r>
            <w:r w:rsidR="003452F1" w:rsidRPr="00196AB5">
              <w:rPr>
                <w:rFonts w:ascii="Arial" w:hAnsi="Arial"/>
              </w:rPr>
              <w:t xml:space="preserve">reported </w:t>
            </w:r>
            <w:r w:rsidRPr="00196AB5">
              <w:rPr>
                <w:rFonts w:ascii="Arial" w:hAnsi="Arial"/>
              </w:rPr>
              <w:t>that they installed.</w:t>
            </w:r>
          </w:p>
        </w:tc>
      </w:tr>
      <w:tr w:rsidR="00952B5F" w:rsidRPr="00196AB5" w:rsidTr="00A841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Partial </w:t>
            </w:r>
            <w:r w:rsidR="00AA4DE1" w:rsidRPr="00196AB5">
              <w:rPr>
                <w:rFonts w:ascii="Arial" w:hAnsi="Arial" w:cs="Arial"/>
                <w:b w:val="0"/>
                <w:bCs w:val="0"/>
              </w:rPr>
              <w:t>F</w:t>
            </w:r>
            <w:r w:rsidRPr="00196AB5">
              <w:rPr>
                <w:rFonts w:ascii="Arial" w:hAnsi="Arial" w:cs="Arial"/>
                <w:b w:val="0"/>
                <w:bCs w:val="0"/>
              </w:rPr>
              <w:t>ree-ridership</w:t>
            </w:r>
          </w:p>
        </w:tc>
        <w:tc>
          <w:tcPr>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The survey </w:t>
            </w:r>
            <w:r w:rsidR="00393FCB" w:rsidRPr="00196AB5">
              <w:rPr>
                <w:rFonts w:ascii="Arial" w:hAnsi="Arial"/>
              </w:rPr>
              <w:t xml:space="preserve">had </w:t>
            </w:r>
            <w:r w:rsidRPr="00196AB5">
              <w:rPr>
                <w:rFonts w:ascii="Arial" w:hAnsi="Arial"/>
              </w:rPr>
              <w:t>Q</w:t>
            </w:r>
            <w:r w:rsidR="0046030A" w:rsidRPr="00196AB5">
              <w:rPr>
                <w:rFonts w:ascii="Arial" w:hAnsi="Arial"/>
              </w:rPr>
              <w:t xml:space="preserve">uantity, </w:t>
            </w:r>
            <w:proofErr w:type="spellStart"/>
            <w:r w:rsidRPr="00196AB5">
              <w:rPr>
                <w:rFonts w:ascii="Arial" w:hAnsi="Arial"/>
              </w:rPr>
              <w:t>E</w:t>
            </w:r>
            <w:r w:rsidR="0046030A" w:rsidRPr="00196AB5">
              <w:rPr>
                <w:rFonts w:ascii="Arial" w:hAnsi="Arial"/>
              </w:rPr>
              <w:t>fficency</w:t>
            </w:r>
            <w:proofErr w:type="spellEnd"/>
            <w:r w:rsidR="0046030A" w:rsidRPr="00196AB5">
              <w:rPr>
                <w:rFonts w:ascii="Arial" w:hAnsi="Arial"/>
              </w:rPr>
              <w:t xml:space="preserve">, and </w:t>
            </w:r>
            <w:r w:rsidRPr="00196AB5">
              <w:rPr>
                <w:rFonts w:ascii="Arial" w:hAnsi="Arial"/>
              </w:rPr>
              <w:t>T</w:t>
            </w:r>
            <w:r w:rsidR="0046030A" w:rsidRPr="00196AB5">
              <w:rPr>
                <w:rFonts w:ascii="Arial" w:hAnsi="Arial"/>
              </w:rPr>
              <w:t>iming</w:t>
            </w:r>
            <w:r w:rsidR="006C181C">
              <w:rPr>
                <w:rFonts w:ascii="Arial" w:hAnsi="Arial"/>
              </w:rPr>
              <w:t xml:space="preserve"> (QET)</w:t>
            </w:r>
            <w:r w:rsidRPr="00196AB5">
              <w:rPr>
                <w:rFonts w:ascii="Arial" w:hAnsi="Arial"/>
              </w:rPr>
              <w:t xml:space="preserve"> questions (both overall and by measure) that include</w:t>
            </w:r>
            <w:r w:rsidR="00393FCB" w:rsidRPr="00196AB5">
              <w:rPr>
                <w:rFonts w:ascii="Arial" w:hAnsi="Arial"/>
              </w:rPr>
              <w:t>d</w:t>
            </w:r>
            <w:r w:rsidRPr="00196AB5">
              <w:rPr>
                <w:rFonts w:ascii="Arial" w:hAnsi="Arial"/>
              </w:rPr>
              <w:t xml:space="preserve"> response options to capture both partial and </w:t>
            </w:r>
            <w:r w:rsidR="00143BF2" w:rsidRPr="00196AB5">
              <w:rPr>
                <w:rFonts w:ascii="Arial" w:hAnsi="Arial"/>
              </w:rPr>
              <w:t>pure free</w:t>
            </w:r>
            <w:r w:rsidRPr="00196AB5">
              <w:rPr>
                <w:rFonts w:ascii="Arial" w:hAnsi="Arial"/>
              </w:rPr>
              <w:t>-ridership.</w:t>
            </w:r>
          </w:p>
        </w:tc>
      </w:tr>
      <w:tr w:rsidR="00952B5F" w:rsidRPr="00196AB5" w:rsidTr="00A841C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Deferred </w:t>
            </w:r>
            <w:r w:rsidR="00AA4DE1" w:rsidRPr="00196AB5">
              <w:rPr>
                <w:rFonts w:ascii="Arial" w:hAnsi="Arial" w:cs="Arial"/>
                <w:b w:val="0"/>
                <w:bCs w:val="0"/>
              </w:rPr>
              <w:t>F</w:t>
            </w:r>
            <w:r w:rsidRPr="00196AB5">
              <w:rPr>
                <w:rFonts w:ascii="Arial" w:hAnsi="Arial" w:cs="Arial"/>
                <w:b w:val="0"/>
                <w:bCs w:val="0"/>
              </w:rPr>
              <w:t>ree-ridership</w:t>
            </w:r>
          </w:p>
        </w:tc>
        <w:tc>
          <w:tcPr>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Timing questions include</w:t>
            </w:r>
            <w:r w:rsidR="00393FCB" w:rsidRPr="00196AB5">
              <w:rPr>
                <w:rFonts w:ascii="Arial" w:hAnsi="Arial"/>
              </w:rPr>
              <w:t>d</w:t>
            </w:r>
            <w:r w:rsidRPr="00196AB5">
              <w:rPr>
                <w:rFonts w:ascii="Arial" w:hAnsi="Arial"/>
              </w:rPr>
              <w:t xml:space="preserve"> response options that capture</w:t>
            </w:r>
            <w:r w:rsidR="00393FCB" w:rsidRPr="00196AB5">
              <w:rPr>
                <w:rFonts w:ascii="Arial" w:hAnsi="Arial"/>
              </w:rPr>
              <w:t>d</w:t>
            </w:r>
            <w:r w:rsidRPr="00196AB5">
              <w:rPr>
                <w:rFonts w:ascii="Arial" w:hAnsi="Arial"/>
              </w:rPr>
              <w:t xml:space="preserve"> deferred free ridership</w:t>
            </w:r>
            <w:r w:rsidR="00107DC7" w:rsidRPr="00196AB5">
              <w:rPr>
                <w:rFonts w:ascii="Arial" w:hAnsi="Arial"/>
              </w:rPr>
              <w:t>, which is</w:t>
            </w:r>
            <w:r w:rsidRPr="00196AB5">
              <w:rPr>
                <w:rFonts w:ascii="Arial" w:hAnsi="Arial"/>
              </w:rPr>
              <w:t xml:space="preserve"> participants installing measures promoted by the program earlier than originally planned.</w:t>
            </w:r>
          </w:p>
        </w:tc>
      </w:tr>
      <w:tr w:rsidR="00952B5F" w:rsidRPr="00196AB5" w:rsidTr="00A841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Pre-testing the </w:t>
            </w:r>
            <w:r w:rsidR="00AA4DE1" w:rsidRPr="00196AB5">
              <w:rPr>
                <w:rFonts w:ascii="Arial" w:hAnsi="Arial" w:cs="Arial"/>
                <w:b w:val="0"/>
                <w:bCs w:val="0"/>
              </w:rPr>
              <w:t>Qu</w:t>
            </w:r>
            <w:r w:rsidRPr="00196AB5">
              <w:rPr>
                <w:rFonts w:ascii="Arial" w:hAnsi="Arial" w:cs="Arial"/>
                <w:b w:val="0"/>
                <w:bCs w:val="0"/>
              </w:rPr>
              <w:t>estionnaire</w:t>
            </w:r>
          </w:p>
        </w:tc>
        <w:tc>
          <w:tcPr>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The survey was tested both internally by DNV GL/the evaluation team and with respondents using a soft-launch to refine and finalize instrument prior to a full </w:t>
            </w:r>
            <w:r w:rsidR="00C22A73" w:rsidRPr="00196AB5">
              <w:rPr>
                <w:rFonts w:ascii="Arial" w:hAnsi="Arial"/>
              </w:rPr>
              <w:t>rollout</w:t>
            </w:r>
            <w:r w:rsidRPr="00196AB5">
              <w:rPr>
                <w:rFonts w:ascii="Arial" w:hAnsi="Arial"/>
              </w:rPr>
              <w:t>.</w:t>
            </w:r>
          </w:p>
        </w:tc>
      </w:tr>
      <w:tr w:rsidR="00952B5F" w:rsidRPr="00196AB5" w:rsidTr="00A841C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Qualified Interviewers</w:t>
            </w:r>
          </w:p>
        </w:tc>
        <w:tc>
          <w:tcPr>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The CATI survey was conducted by Discovery Research Group, which is an experienced and approved subcontractor on projects for the CPUC.  DNV GL monitored interviewing and cycled through all the interviewers active on the phone to provide feedback, if any, to the CATI subcontractor.</w:t>
            </w:r>
          </w:p>
        </w:tc>
      </w:tr>
      <w:tr w:rsidR="00952B5F" w:rsidRPr="00196AB5" w:rsidTr="00A841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 xml:space="preserve">Handling </w:t>
            </w:r>
            <w:r w:rsidR="00AA4DE1" w:rsidRPr="00196AB5">
              <w:rPr>
                <w:rFonts w:ascii="Arial" w:hAnsi="Arial" w:cs="Arial"/>
                <w:b w:val="0"/>
                <w:bCs w:val="0"/>
              </w:rPr>
              <w:t>N</w:t>
            </w:r>
            <w:r w:rsidRPr="00196AB5">
              <w:rPr>
                <w:rFonts w:ascii="Arial" w:hAnsi="Arial" w:cs="Arial"/>
                <w:b w:val="0"/>
                <w:bCs w:val="0"/>
              </w:rPr>
              <w:t>on-responses and “Don’t Know”</w:t>
            </w:r>
          </w:p>
        </w:tc>
        <w:tc>
          <w:tcPr>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Non-response and “Don’t Know” responses </w:t>
            </w:r>
            <w:r w:rsidR="00C4170B" w:rsidRPr="00196AB5">
              <w:rPr>
                <w:rFonts w:ascii="Arial" w:hAnsi="Arial"/>
              </w:rPr>
              <w:t xml:space="preserve">were </w:t>
            </w:r>
            <w:r w:rsidRPr="00196AB5">
              <w:rPr>
                <w:rFonts w:ascii="Arial" w:hAnsi="Arial"/>
              </w:rPr>
              <w:t xml:space="preserve">taken at face value when the survey </w:t>
            </w:r>
            <w:r w:rsidR="00C4170B" w:rsidRPr="00196AB5">
              <w:rPr>
                <w:rFonts w:ascii="Arial" w:hAnsi="Arial"/>
              </w:rPr>
              <w:t>was</w:t>
            </w:r>
            <w:r w:rsidRPr="00196AB5">
              <w:rPr>
                <w:rFonts w:ascii="Arial" w:hAnsi="Arial"/>
              </w:rPr>
              <w:t xml:space="preserve"> administered and the respondent </w:t>
            </w:r>
            <w:r w:rsidR="00C4170B" w:rsidRPr="00196AB5">
              <w:rPr>
                <w:rFonts w:ascii="Arial" w:hAnsi="Arial"/>
              </w:rPr>
              <w:t xml:space="preserve">was </w:t>
            </w:r>
            <w:r w:rsidRPr="00196AB5">
              <w:rPr>
                <w:rFonts w:ascii="Arial" w:hAnsi="Arial"/>
              </w:rPr>
              <w:t xml:space="preserve">skipped to the next survey module, as applicable. Post-field data processing </w:t>
            </w:r>
            <w:r w:rsidR="00C4170B" w:rsidRPr="00196AB5">
              <w:rPr>
                <w:rFonts w:ascii="Arial" w:hAnsi="Arial"/>
              </w:rPr>
              <w:t xml:space="preserve">included </w:t>
            </w:r>
            <w:r w:rsidRPr="00196AB5">
              <w:rPr>
                <w:rFonts w:ascii="Arial" w:hAnsi="Arial"/>
              </w:rPr>
              <w:t>examination of both variable level and respondent level non-response, and any variables or records with non-response over a certain threshold will be imputed or expunged. The survey data exhibits this to a minimal degree and thus does not necessitate the above processing step.</w:t>
            </w:r>
          </w:p>
        </w:tc>
      </w:tr>
      <w:tr w:rsidR="00952B5F" w:rsidRPr="00196AB5" w:rsidTr="00A841C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Weighting NTGR</w:t>
            </w:r>
          </w:p>
        </w:tc>
        <w:tc>
          <w:tcPr>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Case weights have been applied to the sample estimates in order to develop a NTGR estimate that is representative of the population.</w:t>
            </w:r>
          </w:p>
        </w:tc>
      </w:tr>
      <w:tr w:rsidR="00952B5F" w:rsidRPr="00196AB5" w:rsidTr="00A841C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14"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Precision of the NTGR</w:t>
            </w:r>
          </w:p>
        </w:tc>
        <w:tc>
          <w:tcPr>
            <w:tcW w:w="0" w:type="auto"/>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B31C8D">
            <w:pPr>
              <w:keepNex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 xml:space="preserve">The total sample size for this study (n=527) </w:t>
            </w:r>
            <w:r w:rsidR="00461334" w:rsidRPr="00196AB5">
              <w:rPr>
                <w:rFonts w:ascii="Arial" w:hAnsi="Arial"/>
              </w:rPr>
              <w:t xml:space="preserve">was </w:t>
            </w:r>
            <w:r w:rsidRPr="00196AB5">
              <w:rPr>
                <w:rFonts w:ascii="Arial" w:hAnsi="Arial"/>
              </w:rPr>
              <w:t>well over the minimum required to allow estimation of the NTGR at the level of precision specified by the guidelines, which is 90</w:t>
            </w:r>
            <w:r w:rsidR="000417F6" w:rsidRPr="00196AB5">
              <w:rPr>
                <w:rFonts w:ascii="Arial" w:hAnsi="Arial"/>
              </w:rPr>
              <w:t xml:space="preserve">% </w:t>
            </w:r>
            <w:r w:rsidRPr="00196AB5">
              <w:rPr>
                <w:rFonts w:ascii="Arial" w:hAnsi="Arial"/>
              </w:rPr>
              <w:t>level of confidence +/- 10</w:t>
            </w:r>
            <w:r w:rsidR="00461334" w:rsidRPr="00196AB5">
              <w:rPr>
                <w:rFonts w:ascii="Arial" w:hAnsi="Arial"/>
              </w:rPr>
              <w:t>%</w:t>
            </w:r>
            <w:r w:rsidRPr="00196AB5">
              <w:rPr>
                <w:rFonts w:ascii="Arial" w:hAnsi="Arial"/>
              </w:rPr>
              <w:t>.</w:t>
            </w:r>
          </w:p>
        </w:tc>
      </w:tr>
      <w:tr w:rsidR="00952B5F" w:rsidRPr="00196AB5" w:rsidTr="00A841C1">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rPr>
                <w:rFonts w:ascii="Arial" w:hAnsi="Arial" w:cs="Arial"/>
                <w:b w:val="0"/>
                <w:bCs w:val="0"/>
              </w:rPr>
            </w:pPr>
            <w:r w:rsidRPr="00196AB5">
              <w:rPr>
                <w:rFonts w:ascii="Arial" w:hAnsi="Arial" w:cs="Arial"/>
                <w:b w:val="0"/>
                <w:bCs w:val="0"/>
              </w:rPr>
              <w:t>Scoring Algorithms</w:t>
            </w:r>
          </w:p>
        </w:tc>
        <w:tc>
          <w:tcPr>
            <w:tcW w:w="0" w:type="auto"/>
            <w:tcBorders>
              <w:top w:val="none" w:sz="0" w:space="0" w:color="auto"/>
              <w:left w:val="none" w:sz="0" w:space="0" w:color="auto"/>
              <w:bottom w:val="none" w:sz="0" w:space="0" w:color="auto"/>
              <w:right w:val="none" w:sz="0" w:space="0" w:color="auto"/>
            </w:tcBorders>
            <w:vAlign w:val="center"/>
          </w:tcPr>
          <w:p w:rsidR="00952B5F" w:rsidRPr="00196AB5" w:rsidRDefault="00952B5F" w:rsidP="00B31C8D">
            <w:pPr>
              <w:keepNex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The questions used as input and the exact details of the scoring algorith</w:t>
            </w:r>
            <w:r w:rsidR="00AC7247" w:rsidRPr="00196AB5">
              <w:rPr>
                <w:rFonts w:ascii="Arial" w:hAnsi="Arial"/>
              </w:rPr>
              <w:t>m are outlined with examples later in this chapter</w:t>
            </w:r>
            <w:r w:rsidRPr="00196AB5">
              <w:rPr>
                <w:rFonts w:ascii="Arial" w:hAnsi="Arial"/>
              </w:rPr>
              <w:t>.</w:t>
            </w:r>
          </w:p>
        </w:tc>
      </w:tr>
    </w:tbl>
    <w:p w:rsidR="00952B5F" w:rsidRDefault="00952B5F" w:rsidP="00952B5F">
      <w:pPr>
        <w:rPr>
          <w:sz w:val="24"/>
          <w:szCs w:val="24"/>
        </w:rPr>
      </w:pPr>
    </w:p>
    <w:p w:rsidR="00952B5F" w:rsidRDefault="00952B5F" w:rsidP="00AA4DE1">
      <w:pPr>
        <w:pStyle w:val="Heading3"/>
      </w:pPr>
      <w:bookmarkStart w:id="148" w:name="_Toc387853726"/>
      <w:bookmarkStart w:id="149" w:name="_Toc389645001"/>
      <w:bookmarkStart w:id="150" w:name="_Toc393446035"/>
      <w:r>
        <w:lastRenderedPageBreak/>
        <w:t xml:space="preserve">Survey </w:t>
      </w:r>
      <w:r w:rsidR="00AA4DE1">
        <w:t>Version</w:t>
      </w:r>
      <w:r>
        <w:t xml:space="preserve">: Short-form </w:t>
      </w:r>
      <w:r w:rsidR="00AA4DE1">
        <w:t xml:space="preserve">vs. </w:t>
      </w:r>
      <w:r>
        <w:t>Long-form</w:t>
      </w:r>
      <w:bookmarkEnd w:id="148"/>
      <w:bookmarkEnd w:id="149"/>
      <w:bookmarkEnd w:id="150"/>
    </w:p>
    <w:p w:rsidR="00952B5F" w:rsidRDefault="00952B5F" w:rsidP="00517183">
      <w:pPr>
        <w:pStyle w:val="BodyText"/>
      </w:pPr>
      <w:r>
        <w:t xml:space="preserve">The evaluation team recognized that the customer </w:t>
      </w:r>
      <w:r w:rsidR="008B1D93">
        <w:t>decision-making</w:t>
      </w:r>
      <w:r>
        <w:t xml:space="preserve"> process for participation in the program and the selection of measures implemented differs by respondent.  Early discussions with the project team and the IOUs also surfaced concerns regarding survey length. Both these factors combined led to development of a survey tailored to the respondents’ reported decision making process for program participation. This allowed for administering a tighter and shorter survey in select cases, as summarized in </w:t>
      </w:r>
      <w:r w:rsidRPr="0050787C">
        <w:rPr>
          <w:sz w:val="28"/>
          <w:szCs w:val="28"/>
        </w:rPr>
        <w:fldChar w:fldCharType="begin"/>
      </w:r>
      <w:r w:rsidRPr="0050787C">
        <w:rPr>
          <w:sz w:val="28"/>
          <w:szCs w:val="28"/>
        </w:rPr>
        <w:instrText xml:space="preserve"> REF _Ref387661320 \h  \* MERGEFORMAT </w:instrText>
      </w:r>
      <w:r w:rsidRPr="0050787C">
        <w:rPr>
          <w:sz w:val="28"/>
          <w:szCs w:val="28"/>
        </w:rPr>
      </w:r>
      <w:r w:rsidRPr="0050787C">
        <w:rPr>
          <w:sz w:val="28"/>
          <w:szCs w:val="28"/>
        </w:rPr>
        <w:fldChar w:fldCharType="separate"/>
      </w:r>
      <w:r w:rsidR="000C56BE" w:rsidRPr="000C56BE">
        <w:rPr>
          <w:sz w:val="21"/>
          <w:szCs w:val="21"/>
        </w:rPr>
        <w:t xml:space="preserve">Table </w:t>
      </w:r>
      <w:r w:rsidR="000C56BE" w:rsidRPr="000C56BE">
        <w:rPr>
          <w:noProof/>
          <w:sz w:val="21"/>
          <w:szCs w:val="21"/>
        </w:rPr>
        <w:t>14</w:t>
      </w:r>
      <w:r w:rsidRPr="0050787C">
        <w:rPr>
          <w:sz w:val="28"/>
          <w:szCs w:val="28"/>
        </w:rPr>
        <w:fldChar w:fldCharType="end"/>
      </w:r>
      <w:r w:rsidRPr="0050787C">
        <w:rPr>
          <w:sz w:val="28"/>
          <w:szCs w:val="28"/>
        </w:rPr>
        <w:t xml:space="preserve"> </w:t>
      </w:r>
      <w:r>
        <w:t xml:space="preserve">below, thus reducing respondent fatigue where possible </w:t>
      </w:r>
      <w:r w:rsidR="008B1D93">
        <w:t>and</w:t>
      </w:r>
      <w:r>
        <w:t xml:space="preserve"> resulting in economies of time and costs for the evaluation itself. </w:t>
      </w:r>
    </w:p>
    <w:p w:rsidR="00952B5F" w:rsidRDefault="00952B5F" w:rsidP="00517183">
      <w:pPr>
        <w:pStyle w:val="BodyText"/>
      </w:pPr>
    </w:p>
    <w:p w:rsidR="00952B5F" w:rsidRPr="00687922" w:rsidRDefault="00952B5F" w:rsidP="00517183">
      <w:pPr>
        <w:pStyle w:val="BodyText"/>
      </w:pPr>
      <w:r w:rsidRPr="00687922">
        <w:t>Respondents</w:t>
      </w:r>
      <w:r>
        <w:t xml:space="preserve"> were</w:t>
      </w:r>
      <w:r w:rsidRPr="00687922">
        <w:t xml:space="preserve"> asked about the specific measures installed and whether they considered the measures installed as a single package for which they made one purchasing decision versus considering each measure individually. Respondents that state</w:t>
      </w:r>
      <w:r>
        <w:t>d</w:t>
      </w:r>
      <w:r w:rsidRPr="00687922">
        <w:t xml:space="preserve"> that they considered the installations as one single package </w:t>
      </w:r>
      <w:r w:rsidR="00F86488">
        <w:t>were</w:t>
      </w:r>
      <w:r w:rsidR="00F86488" w:rsidRPr="00687922">
        <w:t xml:space="preserve"> </w:t>
      </w:r>
      <w:r w:rsidRPr="00687922">
        <w:t>asked about the overall likelihood of installing the measures in the absence of the program</w:t>
      </w:r>
      <w:r w:rsidR="00F86488">
        <w:t>,</w:t>
      </w:r>
      <w:r w:rsidRPr="00687922">
        <w:t xml:space="preserve"> </w:t>
      </w:r>
      <w:r w:rsidR="00F86488" w:rsidRPr="00687922">
        <w:t>and</w:t>
      </w:r>
      <w:r w:rsidRPr="00687922">
        <w:t xml:space="preserve"> </w:t>
      </w:r>
      <w:r w:rsidR="00F3587F">
        <w:t>if</w:t>
      </w:r>
      <w:r w:rsidR="00F3587F" w:rsidRPr="00687922">
        <w:t xml:space="preserve"> </w:t>
      </w:r>
      <w:r w:rsidRPr="00687922">
        <w:t xml:space="preserve">they would have installed these measures at the same levels of efficiency, in the same quantity, and at the same time, in the absence of the program.  </w:t>
      </w:r>
    </w:p>
    <w:p w:rsidR="00952B5F" w:rsidRPr="00687922" w:rsidRDefault="00952B5F" w:rsidP="00517183">
      <w:pPr>
        <w:pStyle w:val="BodyText"/>
      </w:pPr>
    </w:p>
    <w:p w:rsidR="00952B5F" w:rsidRPr="00687922" w:rsidRDefault="00952B5F" w:rsidP="00517183">
      <w:pPr>
        <w:pStyle w:val="BodyText"/>
      </w:pPr>
      <w:r w:rsidRPr="00687922">
        <w:t xml:space="preserve">Respondents who </w:t>
      </w:r>
      <w:r>
        <w:t>we</w:t>
      </w:r>
      <w:r w:rsidRPr="00687922">
        <w:t>re unable to definitively answer the overall free-ridership questions related to quantity, efficiency, and timing and/or those who indicate</w:t>
      </w:r>
      <w:r w:rsidR="00F3587F">
        <w:t>d</w:t>
      </w:r>
      <w:r w:rsidRPr="00687922">
        <w:t xml:space="preserve"> that their response to these questions differed based on the measure being considered, </w:t>
      </w:r>
      <w:r w:rsidR="00F3587F">
        <w:t>were</w:t>
      </w:r>
      <w:r w:rsidR="00F3587F" w:rsidRPr="00687922">
        <w:t xml:space="preserve"> </w:t>
      </w:r>
      <w:r w:rsidRPr="00687922">
        <w:t xml:space="preserve">taken through a modular survey with free-ridership questions corresponding to each measure installed, hereafter referred to as the long-form of the survey. The </w:t>
      </w:r>
      <w:proofErr w:type="gramStart"/>
      <w:r w:rsidRPr="00687922">
        <w:t xml:space="preserve">remainder of the respondents </w:t>
      </w:r>
      <w:r>
        <w:t>we</w:t>
      </w:r>
      <w:r w:rsidRPr="00687922">
        <w:t>re</w:t>
      </w:r>
      <w:proofErr w:type="gramEnd"/>
      <w:r w:rsidRPr="00687922">
        <w:t xml:space="preserve"> taken through the short-form of the </w:t>
      </w:r>
      <w:r w:rsidR="00DC26BF" w:rsidRPr="00687922">
        <w:t>survey, which</w:t>
      </w:r>
      <w:r w:rsidRPr="00687922">
        <w:t xml:space="preserve"> skips them directly to </w:t>
      </w:r>
      <w:r>
        <w:t xml:space="preserve">the latter part of the survey with </w:t>
      </w:r>
      <w:r w:rsidRPr="00687922">
        <w:t>questions regarding information they received from their contractor, project finances, attitudes, adoption of energy efficient behaviors, project finances, household characteristics, and demographics.</w:t>
      </w:r>
    </w:p>
    <w:p w:rsidR="00952B5F" w:rsidRDefault="00BB72BF" w:rsidP="00342634">
      <w:pPr>
        <w:pStyle w:val="Caption"/>
      </w:pPr>
      <w:bookmarkStart w:id="151" w:name="_Ref387661320"/>
      <w:bookmarkStart w:id="152" w:name="_Toc390102295"/>
      <w:bookmarkStart w:id="153" w:name="_Toc393446083"/>
      <w:r>
        <w:t>Table</w:t>
      </w:r>
      <w:r w:rsidR="00952B5F">
        <w:t xml:space="preserve"> </w:t>
      </w:r>
      <w:r w:rsidR="00867E9C">
        <w:fldChar w:fldCharType="begin"/>
      </w:r>
      <w:r w:rsidR="00867E9C">
        <w:instrText xml:space="preserve"> SEQ Table \* ARABIC </w:instrText>
      </w:r>
      <w:r w:rsidR="00867E9C">
        <w:fldChar w:fldCharType="separate"/>
      </w:r>
      <w:r w:rsidR="00342634">
        <w:rPr>
          <w:noProof/>
        </w:rPr>
        <w:t>14</w:t>
      </w:r>
      <w:r w:rsidR="00867E9C">
        <w:rPr>
          <w:noProof/>
        </w:rPr>
        <w:fldChar w:fldCharType="end"/>
      </w:r>
      <w:bookmarkEnd w:id="151"/>
      <w:r w:rsidR="00952B5F">
        <w:t xml:space="preserve">: Survey </w:t>
      </w:r>
      <w:r w:rsidR="00DC26BF">
        <w:t xml:space="preserve">Version: </w:t>
      </w:r>
      <w:r w:rsidR="00952B5F">
        <w:t>Short</w:t>
      </w:r>
      <w:r w:rsidR="00DC26BF">
        <w:t xml:space="preserve">-Form </w:t>
      </w:r>
      <w:r w:rsidR="00093AC3">
        <w:t>v</w:t>
      </w:r>
      <w:r w:rsidR="00DC26BF">
        <w:t>s. Long-Form Sample Composition</w:t>
      </w:r>
      <w:bookmarkEnd w:id="152"/>
      <w:bookmarkEnd w:id="153"/>
    </w:p>
    <w:tbl>
      <w:tblPr>
        <w:tblStyle w:val="LightGrid-Accent11"/>
        <w:tblW w:w="89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317"/>
        <w:gridCol w:w="1655"/>
      </w:tblGrid>
      <w:tr w:rsidR="00952B5F" w:rsidRPr="00196AB5" w:rsidTr="00312C46">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7317" w:type="dxa"/>
            <w:tcBorders>
              <w:top w:val="none" w:sz="0" w:space="0" w:color="auto"/>
              <w:left w:val="none" w:sz="0" w:space="0" w:color="auto"/>
              <w:bottom w:val="none" w:sz="0" w:space="0" w:color="auto"/>
              <w:right w:val="none" w:sz="0" w:space="0" w:color="auto"/>
            </w:tcBorders>
            <w:shd w:val="clear" w:color="auto" w:fill="002776"/>
            <w:vAlign w:val="center"/>
          </w:tcPr>
          <w:p w:rsidR="00952B5F" w:rsidRPr="00196AB5" w:rsidRDefault="00952B5F" w:rsidP="009B6AF2">
            <w:pPr>
              <w:jc w:val="center"/>
              <w:rPr>
                <w:rFonts w:ascii="Arial" w:hAnsi="Arial" w:cs="Arial"/>
              </w:rPr>
            </w:pPr>
            <w:r w:rsidRPr="00196AB5">
              <w:rPr>
                <w:rFonts w:ascii="Arial" w:hAnsi="Arial" w:cs="Arial"/>
              </w:rPr>
              <w:t>Description</w:t>
            </w:r>
          </w:p>
        </w:tc>
        <w:tc>
          <w:tcPr>
            <w:tcW w:w="1655" w:type="dxa"/>
            <w:tcBorders>
              <w:top w:val="none" w:sz="0" w:space="0" w:color="auto"/>
              <w:left w:val="none" w:sz="0" w:space="0" w:color="auto"/>
              <w:bottom w:val="none" w:sz="0" w:space="0" w:color="auto"/>
              <w:right w:val="none" w:sz="0" w:space="0" w:color="auto"/>
            </w:tcBorders>
            <w:shd w:val="clear" w:color="auto" w:fill="002776"/>
            <w:vAlign w:val="center"/>
          </w:tcPr>
          <w:p w:rsidR="00952B5F" w:rsidRPr="00196AB5" w:rsidRDefault="00952B5F" w:rsidP="009B6AF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96AB5">
              <w:rPr>
                <w:rFonts w:ascii="Arial" w:hAnsi="Arial" w:cs="Arial"/>
              </w:rPr>
              <w:t xml:space="preserve">Number of </w:t>
            </w:r>
            <w:r w:rsidR="00FD1220" w:rsidRPr="00196AB5">
              <w:rPr>
                <w:rFonts w:ascii="Arial" w:hAnsi="Arial" w:cs="Arial"/>
              </w:rPr>
              <w:t>Completes</w:t>
            </w:r>
          </w:p>
        </w:tc>
      </w:tr>
      <w:tr w:rsidR="00952B5F" w:rsidRPr="00196AB5" w:rsidTr="00312C4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317"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F2327B">
            <w:pPr>
              <w:rPr>
                <w:rFonts w:ascii="Arial" w:hAnsi="Arial" w:cs="Arial"/>
                <w:b w:val="0"/>
                <w:bCs w:val="0"/>
              </w:rPr>
            </w:pPr>
            <w:r w:rsidRPr="00196AB5">
              <w:rPr>
                <w:rFonts w:ascii="Arial" w:hAnsi="Arial" w:cs="Arial"/>
              </w:rPr>
              <w:t>Short-form survey (single package, overall project free-ridership)</w:t>
            </w:r>
          </w:p>
        </w:tc>
        <w:tc>
          <w:tcPr>
            <w:tcW w:w="1655"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8117D6">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132</w:t>
            </w:r>
          </w:p>
        </w:tc>
      </w:tr>
      <w:tr w:rsidR="00952B5F" w:rsidRPr="00196AB5" w:rsidTr="00312C46">
        <w:trPr>
          <w:cnfStyle w:val="000000010000" w:firstRow="0" w:lastRow="0" w:firstColumn="0" w:lastColumn="0" w:oddVBand="0" w:evenVBand="0" w:oddHBand="0" w:evenHBand="1"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317" w:type="dxa"/>
            <w:tcBorders>
              <w:top w:val="none" w:sz="0" w:space="0" w:color="auto"/>
              <w:left w:val="none" w:sz="0" w:space="0" w:color="auto"/>
              <w:bottom w:val="none" w:sz="0" w:space="0" w:color="auto"/>
              <w:right w:val="none" w:sz="0" w:space="0" w:color="auto"/>
            </w:tcBorders>
            <w:vAlign w:val="center"/>
          </w:tcPr>
          <w:p w:rsidR="00952B5F" w:rsidRPr="00196AB5" w:rsidRDefault="00952B5F" w:rsidP="00F2327B">
            <w:pPr>
              <w:rPr>
                <w:rFonts w:ascii="Arial" w:hAnsi="Arial" w:cs="Arial"/>
                <w:b w:val="0"/>
                <w:bCs w:val="0"/>
              </w:rPr>
            </w:pPr>
            <w:r w:rsidRPr="00196AB5">
              <w:rPr>
                <w:rFonts w:ascii="Arial" w:hAnsi="Arial" w:cs="Arial"/>
              </w:rPr>
              <w:t>Long-form survey (measures considered individually, free-ridership for each installed measure)</w:t>
            </w:r>
          </w:p>
        </w:tc>
        <w:tc>
          <w:tcPr>
            <w:tcW w:w="1655" w:type="dxa"/>
            <w:tcBorders>
              <w:top w:val="none" w:sz="0" w:space="0" w:color="auto"/>
              <w:left w:val="none" w:sz="0" w:space="0" w:color="auto"/>
              <w:bottom w:val="none" w:sz="0" w:space="0" w:color="auto"/>
              <w:right w:val="none" w:sz="0" w:space="0" w:color="auto"/>
            </w:tcBorders>
            <w:vAlign w:val="center"/>
          </w:tcPr>
          <w:p w:rsidR="00952B5F" w:rsidRPr="00196AB5" w:rsidRDefault="00952B5F" w:rsidP="008117D6">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196AB5">
              <w:rPr>
                <w:rFonts w:ascii="Arial" w:hAnsi="Arial"/>
              </w:rPr>
              <w:t>395</w:t>
            </w:r>
          </w:p>
        </w:tc>
      </w:tr>
      <w:tr w:rsidR="00952B5F" w:rsidRPr="00196AB5" w:rsidTr="00312C46">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7317"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F2327B">
            <w:pPr>
              <w:rPr>
                <w:rFonts w:ascii="Arial" w:hAnsi="Arial" w:cs="Arial"/>
              </w:rPr>
            </w:pPr>
            <w:r w:rsidRPr="00196AB5">
              <w:rPr>
                <w:rFonts w:ascii="Arial" w:hAnsi="Arial" w:cs="Arial"/>
              </w:rPr>
              <w:t>Total</w:t>
            </w:r>
          </w:p>
        </w:tc>
        <w:tc>
          <w:tcPr>
            <w:tcW w:w="1655"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tcPr>
          <w:p w:rsidR="00952B5F" w:rsidRPr="00196AB5" w:rsidRDefault="00952B5F" w:rsidP="008117D6">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196AB5">
              <w:rPr>
                <w:rFonts w:ascii="Arial" w:hAnsi="Arial"/>
              </w:rPr>
              <w:t>527</w:t>
            </w:r>
          </w:p>
        </w:tc>
      </w:tr>
    </w:tbl>
    <w:p w:rsidR="00952B5F" w:rsidRDefault="00952B5F" w:rsidP="00952B5F"/>
    <w:p w:rsidR="00A45DFD" w:rsidRDefault="00764828" w:rsidP="00A45DFD">
      <w:pPr>
        <w:pStyle w:val="Heading2"/>
      </w:pPr>
      <w:bookmarkStart w:id="154" w:name="_Toc393446036"/>
      <w:bookmarkStart w:id="155" w:name="_Toc387853728"/>
      <w:bookmarkStart w:id="156" w:name="_Toc389645003"/>
      <w:r>
        <w:t xml:space="preserve">Survey </w:t>
      </w:r>
      <w:r w:rsidR="00A45DFD">
        <w:t>Sample Design</w:t>
      </w:r>
      <w:bookmarkEnd w:id="154"/>
    </w:p>
    <w:p w:rsidR="00A45DFD" w:rsidRDefault="00F97CFD" w:rsidP="0046030A">
      <w:pPr>
        <w:pStyle w:val="BodyText"/>
      </w:pPr>
      <w:r>
        <w:t>In consultation with the IOUs</w:t>
      </w:r>
      <w:r w:rsidR="005123CB">
        <w:t xml:space="preserve"> and staff consultants</w:t>
      </w:r>
      <w:r>
        <w:t xml:space="preserve">, </w:t>
      </w:r>
      <w:r w:rsidR="0046030A">
        <w:t xml:space="preserve">the </w:t>
      </w:r>
      <w:r w:rsidR="00760151">
        <w:t xml:space="preserve">CPUC </w:t>
      </w:r>
      <w:r>
        <w:t xml:space="preserve">approved </w:t>
      </w:r>
      <w:r w:rsidR="00760151">
        <w:t>surveying of</w:t>
      </w:r>
      <w:r>
        <w:t xml:space="preserve"> Advanced Path participants </w:t>
      </w:r>
      <w:r w:rsidR="00760151">
        <w:t>only</w:t>
      </w:r>
      <w:r>
        <w:t xml:space="preserve">. There were two main reasons for this decision: (a) the Basic Path has been discontinued, and thus it is more important to learn from Advanced Path participants, and (b) Advanced Path participants account for most of the EUC savings.  </w:t>
      </w:r>
    </w:p>
    <w:p w:rsidR="00F97CFD" w:rsidRDefault="00F97CFD" w:rsidP="00F97CFD">
      <w:pPr>
        <w:pStyle w:val="BodyText"/>
      </w:pPr>
    </w:p>
    <w:p w:rsidR="00517AB5" w:rsidRDefault="00B31276" w:rsidP="0044404C">
      <w:pPr>
        <w:pStyle w:val="BodyText"/>
      </w:pPr>
      <w:r>
        <w:lastRenderedPageBreak/>
        <w:t>DNV GL analyzed the 4,807 Advanced Path part</w:t>
      </w:r>
      <w:r w:rsidR="00517AB5">
        <w:t xml:space="preserve">icipants and stratified them as follows: </w:t>
      </w:r>
    </w:p>
    <w:p w:rsidR="00521F11" w:rsidRDefault="00521F11" w:rsidP="0044404C">
      <w:pPr>
        <w:pStyle w:val="BodyText"/>
      </w:pPr>
    </w:p>
    <w:p w:rsidR="00D22E12" w:rsidRDefault="00D22E12" w:rsidP="00493294">
      <w:pPr>
        <w:pStyle w:val="Bullet1"/>
        <w:keepNext/>
      </w:pPr>
      <w:r>
        <w:t xml:space="preserve">Utility  </w:t>
      </w:r>
    </w:p>
    <w:p w:rsidR="003528BD" w:rsidRDefault="003528BD" w:rsidP="003528BD">
      <w:pPr>
        <w:pStyle w:val="Bullet1"/>
        <w:numPr>
          <w:ilvl w:val="1"/>
          <w:numId w:val="14"/>
        </w:numPr>
        <w:tabs>
          <w:tab w:val="clear" w:pos="1440"/>
          <w:tab w:val="num" w:pos="1080"/>
        </w:tabs>
        <w:ind w:left="1080"/>
      </w:pPr>
      <w:r>
        <w:t xml:space="preserve">Pacific Gas &amp; Electric </w:t>
      </w:r>
    </w:p>
    <w:p w:rsidR="003528BD" w:rsidRDefault="003528BD" w:rsidP="003528BD">
      <w:pPr>
        <w:pStyle w:val="Bullet1"/>
        <w:numPr>
          <w:ilvl w:val="1"/>
          <w:numId w:val="14"/>
        </w:numPr>
        <w:tabs>
          <w:tab w:val="clear" w:pos="1440"/>
          <w:tab w:val="num" w:pos="1080"/>
        </w:tabs>
        <w:ind w:left="1080"/>
      </w:pPr>
      <w:r>
        <w:t xml:space="preserve">Southern California Edison/Southern California Gas </w:t>
      </w:r>
    </w:p>
    <w:p w:rsidR="003528BD" w:rsidRDefault="003528BD" w:rsidP="003528BD">
      <w:pPr>
        <w:pStyle w:val="Bullet1"/>
        <w:numPr>
          <w:ilvl w:val="1"/>
          <w:numId w:val="14"/>
        </w:numPr>
        <w:tabs>
          <w:tab w:val="clear" w:pos="1440"/>
          <w:tab w:val="num" w:pos="1080"/>
        </w:tabs>
        <w:ind w:left="1080"/>
      </w:pPr>
      <w:r>
        <w:t xml:space="preserve">San Diego Gas &amp; Electric  </w:t>
      </w:r>
    </w:p>
    <w:p w:rsidR="003528BD" w:rsidRDefault="003528BD" w:rsidP="00D22E12">
      <w:pPr>
        <w:pStyle w:val="Bullet1"/>
        <w:numPr>
          <w:ilvl w:val="0"/>
          <w:numId w:val="0"/>
        </w:numPr>
        <w:ind w:left="720"/>
      </w:pPr>
    </w:p>
    <w:p w:rsidR="00517AB5" w:rsidRDefault="00517AB5" w:rsidP="00A86D8F">
      <w:pPr>
        <w:pStyle w:val="Bullet1"/>
      </w:pPr>
      <w:r>
        <w:t xml:space="preserve">Climate zone groups </w:t>
      </w:r>
    </w:p>
    <w:p w:rsidR="00365359" w:rsidRDefault="00365359" w:rsidP="001351A0">
      <w:pPr>
        <w:pStyle w:val="Bullet1"/>
        <w:numPr>
          <w:ilvl w:val="1"/>
          <w:numId w:val="14"/>
        </w:numPr>
        <w:tabs>
          <w:tab w:val="clear" w:pos="1440"/>
          <w:tab w:val="num" w:pos="1080"/>
        </w:tabs>
        <w:ind w:left="1080"/>
      </w:pPr>
      <w:r>
        <w:t xml:space="preserve">Climate Zone Group “Mild” (M) – T24 Climate Zones:  1 through 7, and 16 </w:t>
      </w:r>
    </w:p>
    <w:p w:rsidR="00365359" w:rsidRDefault="00365359" w:rsidP="001351A0">
      <w:pPr>
        <w:pStyle w:val="Bullet1"/>
        <w:numPr>
          <w:ilvl w:val="1"/>
          <w:numId w:val="14"/>
        </w:numPr>
        <w:ind w:left="1080"/>
      </w:pPr>
      <w:r>
        <w:t xml:space="preserve">Climate Zone Group “Inland” (I) – T24 Climate Zones:  8 through 14 </w:t>
      </w:r>
    </w:p>
    <w:p w:rsidR="00365359" w:rsidRPr="009558FA" w:rsidRDefault="00365359" w:rsidP="001351A0">
      <w:pPr>
        <w:pStyle w:val="Bullet1"/>
        <w:numPr>
          <w:ilvl w:val="1"/>
          <w:numId w:val="14"/>
        </w:numPr>
        <w:ind w:left="1080"/>
        <w:rPr>
          <w:lang w:val="fr-FR"/>
        </w:rPr>
      </w:pPr>
      <w:proofErr w:type="spellStart"/>
      <w:r w:rsidRPr="009558FA">
        <w:rPr>
          <w:lang w:val="fr-FR"/>
        </w:rPr>
        <w:t>Climate</w:t>
      </w:r>
      <w:proofErr w:type="spellEnd"/>
      <w:r w:rsidRPr="009558FA">
        <w:rPr>
          <w:lang w:val="fr-FR"/>
        </w:rPr>
        <w:t xml:space="preserve"> Zone Group “</w:t>
      </w:r>
      <w:proofErr w:type="spellStart"/>
      <w:r w:rsidRPr="009558FA">
        <w:rPr>
          <w:lang w:val="fr-FR"/>
        </w:rPr>
        <w:t>Desert</w:t>
      </w:r>
      <w:proofErr w:type="spellEnd"/>
      <w:r w:rsidRPr="009558FA">
        <w:rPr>
          <w:lang w:val="fr-FR"/>
        </w:rPr>
        <w:t xml:space="preserve">” (D) – T24 </w:t>
      </w:r>
      <w:proofErr w:type="spellStart"/>
      <w:r w:rsidRPr="009558FA">
        <w:rPr>
          <w:lang w:val="fr-FR"/>
        </w:rPr>
        <w:t>Climate</w:t>
      </w:r>
      <w:proofErr w:type="spellEnd"/>
      <w:r w:rsidRPr="009558FA">
        <w:rPr>
          <w:lang w:val="fr-FR"/>
        </w:rPr>
        <w:t xml:space="preserve"> Zone: 15 </w:t>
      </w:r>
    </w:p>
    <w:p w:rsidR="00B31276" w:rsidRPr="009558FA" w:rsidRDefault="00B31276" w:rsidP="001351A0">
      <w:pPr>
        <w:pStyle w:val="BodyText"/>
        <w:rPr>
          <w:lang w:val="fr-FR"/>
        </w:rPr>
      </w:pPr>
    </w:p>
    <w:p w:rsidR="00365359" w:rsidRDefault="00365359" w:rsidP="00D22E12">
      <w:pPr>
        <w:pStyle w:val="BodyText"/>
        <w:ind w:left="720"/>
      </w:pPr>
      <w:r>
        <w:t xml:space="preserve">This climate zone grouping is consistent with what was utilized in other Energy Division studies such as </w:t>
      </w:r>
      <w:r w:rsidR="00D22E12">
        <w:t>California Lighting and Appliance Saturation Study</w:t>
      </w:r>
      <w:r>
        <w:t xml:space="preserve"> (</w:t>
      </w:r>
      <w:r w:rsidR="00D22E12">
        <w:t>“</w:t>
      </w:r>
      <w:r>
        <w:t>CLASS</w:t>
      </w:r>
      <w:r w:rsidR="00D22E12">
        <w:t>”</w:t>
      </w:r>
      <w:r>
        <w:t xml:space="preserve"> – WO 21) and </w:t>
      </w:r>
      <w:r w:rsidR="00D22E12">
        <w:t xml:space="preserve">the </w:t>
      </w:r>
      <w:r w:rsidR="00D22E12" w:rsidRPr="0021479B">
        <w:t>Residential/Advanced/Upstream Lighting Impact Evaluation</w:t>
      </w:r>
      <w:r w:rsidR="00D22E12">
        <w:t xml:space="preserve"> </w:t>
      </w:r>
      <w:r>
        <w:t xml:space="preserve">(WO 28).  </w:t>
      </w:r>
    </w:p>
    <w:p w:rsidR="00D0438D" w:rsidRDefault="00D0438D" w:rsidP="00F97CFD">
      <w:pPr>
        <w:pStyle w:val="BodyText"/>
      </w:pPr>
    </w:p>
    <w:p w:rsidR="00D0438D" w:rsidRDefault="00A86D8F" w:rsidP="009558FA">
      <w:pPr>
        <w:pStyle w:val="Bullet1"/>
        <w:keepNext/>
      </w:pPr>
      <w:r>
        <w:t xml:space="preserve">Level of </w:t>
      </w:r>
      <w:r w:rsidR="00521F11">
        <w:t>Ex Ante S</w:t>
      </w:r>
      <w:r>
        <w:t>avings</w:t>
      </w:r>
    </w:p>
    <w:p w:rsidR="002B10E8" w:rsidRDefault="001351A0" w:rsidP="00B91A43">
      <w:pPr>
        <w:pStyle w:val="BodyText"/>
        <w:numPr>
          <w:ilvl w:val="0"/>
          <w:numId w:val="29"/>
        </w:numPr>
      </w:pPr>
      <w:r>
        <w:t xml:space="preserve">Top third, middle third, and bottom third for each commodity, plus zero savings.  </w:t>
      </w:r>
    </w:p>
    <w:p w:rsidR="00A86D8F" w:rsidRDefault="001351A0" w:rsidP="00B91A43">
      <w:pPr>
        <w:pStyle w:val="BodyText"/>
        <w:numPr>
          <w:ilvl w:val="0"/>
          <w:numId w:val="29"/>
        </w:numPr>
      </w:pPr>
      <w:r>
        <w:t xml:space="preserve">Zero savings </w:t>
      </w:r>
      <w:r w:rsidR="002B10E8">
        <w:t xml:space="preserve">are those where the utility does not serve that commodity and a corresponding account at other utility could not be identified.  </w:t>
      </w:r>
    </w:p>
    <w:p w:rsidR="00870DDF" w:rsidRDefault="00870DDF" w:rsidP="00F97CFD">
      <w:pPr>
        <w:pStyle w:val="BodyText"/>
      </w:pPr>
    </w:p>
    <w:p w:rsidR="00D22E12" w:rsidRDefault="00D22E12" w:rsidP="00D22E12">
      <w:pPr>
        <w:pStyle w:val="Bullet1"/>
      </w:pPr>
      <w:r>
        <w:t xml:space="preserve">Minimum number of participants </w:t>
      </w:r>
    </w:p>
    <w:p w:rsidR="00D22E12" w:rsidRDefault="00D22E12" w:rsidP="00521F11">
      <w:pPr>
        <w:pStyle w:val="BodyText"/>
        <w:ind w:left="720"/>
      </w:pPr>
      <w:r>
        <w:t xml:space="preserve">The stratification by climate zone group and level of savings resulted in 30 strata, some with very few sample points.  These strata were “collapsed” (combined with adjoining strata) until each of the final strata had at least 5% of the total number of Advanced Path Participants.  </w:t>
      </w:r>
    </w:p>
    <w:p w:rsidR="00D22E12" w:rsidRDefault="00D22E12" w:rsidP="00F97CFD">
      <w:pPr>
        <w:pStyle w:val="BodyText"/>
      </w:pPr>
    </w:p>
    <w:p w:rsidR="00EE26C8" w:rsidRPr="00F2327B" w:rsidRDefault="002B10E8" w:rsidP="00EB3003">
      <w:pPr>
        <w:pStyle w:val="BodyText"/>
      </w:pPr>
      <w:r>
        <w:t>A</w:t>
      </w:r>
      <w:r w:rsidR="00B31276">
        <w:t xml:space="preserve"> sample size </w:t>
      </w:r>
      <w:r>
        <w:t>of</w:t>
      </w:r>
      <w:r w:rsidR="00B31276">
        <w:t xml:space="preserve"> 600 surveys </w:t>
      </w:r>
      <w:r>
        <w:t>was defined in</w:t>
      </w:r>
      <w:r w:rsidR="00D22E12">
        <w:t xml:space="preserve"> the scope of w</w:t>
      </w:r>
      <w:r>
        <w:t>ork</w:t>
      </w:r>
      <w:r w:rsidR="00D22E12">
        <w:t>, based on budget and a priori assumptions</w:t>
      </w:r>
      <w:r w:rsidR="00B31276">
        <w:t xml:space="preserve">. </w:t>
      </w:r>
      <w:r w:rsidR="00EE26C8">
        <w:t xml:space="preserve">Response rates were very low.  This prompted the following </w:t>
      </w:r>
      <w:r w:rsidR="003B2001">
        <w:t xml:space="preserve">two </w:t>
      </w:r>
      <w:r w:rsidR="00EE26C8">
        <w:t>actions: Further collapsing, so that no stratum weight is over 12</w:t>
      </w:r>
      <w:r w:rsidR="00493294">
        <w:t>, with the exception of Stratum 11</w:t>
      </w:r>
      <w:r w:rsidR="003B2001">
        <w:t>; and o</w:t>
      </w:r>
      <w:r w:rsidR="00774FE2">
        <w:t xml:space="preserve">pen surveying, so that all eligible program participants were called several times.  The original design included a primary group of randomly selected participants within each </w:t>
      </w:r>
      <w:proofErr w:type="gramStart"/>
      <w:r w:rsidR="00774FE2">
        <w:t>strata</w:t>
      </w:r>
      <w:proofErr w:type="gramEnd"/>
      <w:r w:rsidR="00774FE2">
        <w:t xml:space="preserve">, that would be supplemented with other participants if there were not enough survey respondents within the primary group </w:t>
      </w:r>
    </w:p>
    <w:p w:rsidR="00EB3003" w:rsidRDefault="00EB3003" w:rsidP="002B10E8">
      <w:pPr>
        <w:pStyle w:val="BodyText"/>
      </w:pPr>
    </w:p>
    <w:p w:rsidR="00CB789C" w:rsidRDefault="00CB789C" w:rsidP="002B10E8">
      <w:pPr>
        <w:pStyle w:val="BodyText"/>
      </w:pPr>
      <w:r>
        <w:t xml:space="preserve">The following table describes the original sample design and the final sample design for the purposes of weight estimation and survey analysis.  </w:t>
      </w:r>
    </w:p>
    <w:p w:rsidR="00CB789C" w:rsidRDefault="00CB789C" w:rsidP="002B10E8">
      <w:pPr>
        <w:pStyle w:val="BodyText"/>
      </w:pPr>
    </w:p>
    <w:p w:rsidR="00C31318" w:rsidRDefault="00C31318" w:rsidP="002B10E8">
      <w:pPr>
        <w:pStyle w:val="BodyText"/>
        <w:sectPr w:rsidR="00C31318" w:rsidSect="0087400C">
          <w:pgSz w:w="11906" w:h="16838" w:code="9"/>
          <w:pgMar w:top="2166" w:right="1134" w:bottom="1418" w:left="1134" w:header="900" w:footer="567" w:gutter="0"/>
          <w:cols w:space="708"/>
          <w:docGrid w:linePitch="360"/>
        </w:sectPr>
      </w:pPr>
    </w:p>
    <w:p w:rsidR="0087400C" w:rsidRDefault="0087400C" w:rsidP="00342634">
      <w:pPr>
        <w:pStyle w:val="Caption"/>
      </w:pPr>
      <w:bookmarkStart w:id="157" w:name="_Toc393446084"/>
      <w:r>
        <w:lastRenderedPageBreak/>
        <w:t xml:space="preserve">Table </w:t>
      </w:r>
      <w:r w:rsidR="00867E9C">
        <w:fldChar w:fldCharType="begin"/>
      </w:r>
      <w:r w:rsidR="00867E9C">
        <w:instrText xml:space="preserve"> SEQ Table \* ARABIC </w:instrText>
      </w:r>
      <w:r w:rsidR="00867E9C">
        <w:fldChar w:fldCharType="separate"/>
      </w:r>
      <w:r w:rsidR="00342634">
        <w:rPr>
          <w:noProof/>
        </w:rPr>
        <w:t>15</w:t>
      </w:r>
      <w:r w:rsidR="00867E9C">
        <w:rPr>
          <w:noProof/>
        </w:rPr>
        <w:fldChar w:fldCharType="end"/>
      </w:r>
      <w:r>
        <w:t>: Insert Table Title Here</w:t>
      </w:r>
      <w:bookmarkEnd w:id="157"/>
    </w:p>
    <w:tbl>
      <w:tblPr>
        <w:tblW w:w="14848" w:type="dxa"/>
        <w:tblInd w:w="9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8"/>
        <w:gridCol w:w="1117"/>
        <w:gridCol w:w="939"/>
        <w:gridCol w:w="983"/>
        <w:gridCol w:w="983"/>
        <w:gridCol w:w="1361"/>
        <w:gridCol w:w="1361"/>
        <w:gridCol w:w="995"/>
        <w:gridCol w:w="883"/>
        <w:gridCol w:w="995"/>
        <w:gridCol w:w="1306"/>
        <w:gridCol w:w="983"/>
        <w:gridCol w:w="983"/>
        <w:gridCol w:w="961"/>
      </w:tblGrid>
      <w:tr w:rsidR="0087400C" w:rsidRPr="00196AB5" w:rsidTr="005977E2">
        <w:trPr>
          <w:trHeight w:val="1197"/>
        </w:trPr>
        <w:tc>
          <w:tcPr>
            <w:tcW w:w="1008"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Stratum Number</w:t>
            </w:r>
          </w:p>
        </w:tc>
        <w:tc>
          <w:tcPr>
            <w:tcW w:w="1117" w:type="dxa"/>
            <w:shd w:val="clear" w:color="auto" w:fill="002776"/>
            <w:noWrap/>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Utility</w:t>
            </w:r>
          </w:p>
        </w:tc>
        <w:tc>
          <w:tcPr>
            <w:tcW w:w="939"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Climate Zone Group</w:t>
            </w:r>
          </w:p>
        </w:tc>
        <w:tc>
          <w:tcPr>
            <w:tcW w:w="983"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Level of Electric Savings</w:t>
            </w:r>
            <w:r w:rsidR="00764828" w:rsidRPr="00196AB5">
              <w:rPr>
                <w:rFonts w:ascii="Arial" w:hAnsi="Arial" w:cs="Arial"/>
                <w:b/>
                <w:bCs/>
                <w:color w:val="FFFFFF" w:themeColor="background1"/>
                <w:sz w:val="20"/>
                <w:szCs w:val="20"/>
                <w:lang w:eastAsia="zh-CN"/>
              </w:rPr>
              <w:br/>
              <w:t>(1)</w:t>
            </w:r>
          </w:p>
        </w:tc>
        <w:tc>
          <w:tcPr>
            <w:tcW w:w="983"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Level of Gas Savings</w:t>
            </w:r>
            <w:r w:rsidR="00764828" w:rsidRPr="00196AB5">
              <w:rPr>
                <w:rFonts w:ascii="Arial" w:hAnsi="Arial" w:cs="Arial"/>
                <w:b/>
                <w:bCs/>
                <w:color w:val="FFFFFF" w:themeColor="background1"/>
                <w:sz w:val="20"/>
                <w:szCs w:val="20"/>
                <w:lang w:eastAsia="zh-CN"/>
              </w:rPr>
              <w:br/>
              <w:t>(1)</w:t>
            </w:r>
          </w:p>
        </w:tc>
        <w:tc>
          <w:tcPr>
            <w:tcW w:w="1361"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Advanced Program Participants</w:t>
            </w:r>
          </w:p>
        </w:tc>
        <w:tc>
          <w:tcPr>
            <w:tcW w:w="1361"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Advanced Program Participants w/ Phone Numbers</w:t>
            </w:r>
          </w:p>
        </w:tc>
        <w:tc>
          <w:tcPr>
            <w:tcW w:w="995" w:type="dxa"/>
            <w:shd w:val="clear" w:color="auto" w:fill="002776"/>
            <w:vAlign w:val="center"/>
            <w:hideMark/>
          </w:tcPr>
          <w:p w:rsidR="00493294" w:rsidRPr="00196AB5" w:rsidRDefault="00493294" w:rsidP="0017152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Target Number of Surveys</w:t>
            </w:r>
          </w:p>
        </w:tc>
        <w:tc>
          <w:tcPr>
            <w:tcW w:w="883"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Target Weight</w:t>
            </w:r>
          </w:p>
        </w:tc>
        <w:tc>
          <w:tcPr>
            <w:tcW w:w="995"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Final Number of Surveys</w:t>
            </w:r>
          </w:p>
        </w:tc>
        <w:tc>
          <w:tcPr>
            <w:tcW w:w="1296"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Preliminary Weight</w:t>
            </w:r>
          </w:p>
        </w:tc>
        <w:tc>
          <w:tcPr>
            <w:tcW w:w="983"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Final Level of Electric Savings</w:t>
            </w:r>
            <w:r w:rsidR="00764828" w:rsidRPr="00196AB5">
              <w:rPr>
                <w:rFonts w:ascii="Arial" w:hAnsi="Arial" w:cs="Arial"/>
                <w:b/>
                <w:bCs/>
                <w:color w:val="FFFFFF" w:themeColor="background1"/>
                <w:sz w:val="20"/>
                <w:szCs w:val="20"/>
                <w:lang w:eastAsia="zh-CN"/>
              </w:rPr>
              <w:t xml:space="preserve"> (1)</w:t>
            </w:r>
          </w:p>
        </w:tc>
        <w:tc>
          <w:tcPr>
            <w:tcW w:w="983"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Final Level of Gas Savings</w:t>
            </w:r>
            <w:r w:rsidR="00764828" w:rsidRPr="00196AB5">
              <w:rPr>
                <w:rFonts w:ascii="Arial" w:hAnsi="Arial" w:cs="Arial"/>
                <w:b/>
                <w:bCs/>
                <w:color w:val="FFFFFF" w:themeColor="background1"/>
                <w:sz w:val="20"/>
                <w:szCs w:val="20"/>
                <w:lang w:eastAsia="zh-CN"/>
              </w:rPr>
              <w:t xml:space="preserve"> (1)</w:t>
            </w:r>
          </w:p>
        </w:tc>
        <w:tc>
          <w:tcPr>
            <w:tcW w:w="961" w:type="dxa"/>
            <w:shd w:val="clear" w:color="auto" w:fill="002776"/>
            <w:vAlign w:val="center"/>
            <w:hideMark/>
          </w:tcPr>
          <w:p w:rsidR="00493294" w:rsidRPr="00196AB5" w:rsidRDefault="00493294" w:rsidP="009B6AF2">
            <w:pPr>
              <w:spacing w:line="240" w:lineRule="auto"/>
              <w:jc w:val="center"/>
              <w:rPr>
                <w:rFonts w:ascii="Arial" w:hAnsi="Arial" w:cs="Arial"/>
                <w:b/>
                <w:bCs/>
                <w:color w:val="FFFFFF" w:themeColor="background1"/>
                <w:sz w:val="20"/>
                <w:szCs w:val="20"/>
                <w:lang w:eastAsia="zh-CN"/>
              </w:rPr>
            </w:pPr>
            <w:r w:rsidRPr="00196AB5">
              <w:rPr>
                <w:rFonts w:ascii="Arial" w:hAnsi="Arial" w:cs="Arial"/>
                <w:b/>
                <w:bCs/>
                <w:color w:val="FFFFFF" w:themeColor="background1"/>
                <w:sz w:val="20"/>
                <w:szCs w:val="20"/>
                <w:lang w:eastAsia="zh-CN"/>
              </w:rPr>
              <w:t>FINAL Weight</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414</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402</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46</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28</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14.79</w:t>
            </w:r>
          </w:p>
        </w:tc>
        <w:tc>
          <w:tcPr>
            <w:tcW w:w="983" w:type="dxa"/>
            <w:vMerge w:val="restart"/>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83" w:type="dxa"/>
            <w:vMerge w:val="restart"/>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vMerge w:val="restart"/>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11.21</w:t>
            </w:r>
            <w:r w:rsidR="00764828" w:rsidRPr="00196AB5">
              <w:rPr>
                <w:rFonts w:ascii="Arial" w:hAnsi="Arial" w:cs="Arial"/>
                <w:color w:val="000000"/>
                <w:sz w:val="20"/>
                <w:szCs w:val="20"/>
                <w:lang w:eastAsia="zh-CN"/>
              </w:rPr>
              <w:t>(2)</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2</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348</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338</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38</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40</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8.70</w:t>
            </w:r>
          </w:p>
        </w:tc>
        <w:tc>
          <w:tcPr>
            <w:tcW w:w="983" w:type="dxa"/>
            <w:vMerge/>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83" w:type="dxa"/>
            <w:vMerge/>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61" w:type="dxa"/>
            <w:vMerge/>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3</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556</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532</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61</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63</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8.83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8.83</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4</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185</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181</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21</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27</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6.85</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6.85</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306</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298</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34</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39</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7.85</w:t>
            </w:r>
          </w:p>
        </w:tc>
        <w:tc>
          <w:tcPr>
            <w:tcW w:w="983" w:type="dxa"/>
            <w:vMerge w:val="restart"/>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983" w:type="dxa"/>
            <w:vMerge w:val="restart"/>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vMerge w:val="restart"/>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8.90</w:t>
            </w:r>
            <w:r w:rsidR="00764828" w:rsidRPr="00196AB5">
              <w:rPr>
                <w:rFonts w:ascii="Arial" w:hAnsi="Arial" w:cs="Arial"/>
                <w:color w:val="000000"/>
                <w:sz w:val="20"/>
                <w:szCs w:val="20"/>
                <w:lang w:eastAsia="zh-CN"/>
              </w:rPr>
              <w:t>(2)</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6</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121</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121</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14</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13.44</w:t>
            </w:r>
          </w:p>
        </w:tc>
        <w:tc>
          <w:tcPr>
            <w:tcW w:w="983" w:type="dxa"/>
            <w:vMerge/>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83" w:type="dxa"/>
            <w:vMerge/>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61" w:type="dxa"/>
            <w:vMerge/>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7</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M</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739</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708</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81</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92</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8.03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8.03</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8</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M</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508</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57</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74</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7.07</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7.07</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M</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273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261</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30</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28</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9.75</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9.75</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10</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PG&amp;E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 M</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211</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207</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26</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9.17</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9.17</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11</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SCE/SCG</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126</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47</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25.20</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shd w:val="clear" w:color="000000"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25.20</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12</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SCE/SCG</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289</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289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58</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20</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14.45</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12.00</w:t>
            </w:r>
            <w:r w:rsidR="00764828" w:rsidRPr="00196AB5">
              <w:rPr>
                <w:rFonts w:ascii="Arial" w:hAnsi="Arial" w:cs="Arial"/>
                <w:color w:val="000000"/>
                <w:sz w:val="20"/>
                <w:szCs w:val="20"/>
                <w:lang w:eastAsia="zh-CN"/>
              </w:rPr>
              <w:t>(2)</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13</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SCE/SCG</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100</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97</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19</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8.33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0</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8.33</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14</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SCE/SCG</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215</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215</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44</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22</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9.77</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12.00</w:t>
            </w:r>
            <w:r w:rsidR="00764828" w:rsidRPr="00196AB5">
              <w:rPr>
                <w:rFonts w:ascii="Arial" w:hAnsi="Arial" w:cs="Arial"/>
                <w:color w:val="000000"/>
                <w:sz w:val="20"/>
                <w:szCs w:val="20"/>
                <w:lang w:eastAsia="zh-CN"/>
              </w:rPr>
              <w:t>(2)</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15</w:t>
            </w: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SCE/SCG</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M</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87</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79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17</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14</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6.21</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6.21</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r w:rsidRPr="00196AB5">
              <w:rPr>
                <w:rFonts w:ascii="Arial" w:hAnsi="Arial" w:cs="Arial"/>
                <w:color w:val="000000"/>
                <w:sz w:val="20"/>
                <w:szCs w:val="20"/>
                <w:lang w:eastAsia="zh-CN"/>
              </w:rPr>
              <w:t>16</w:t>
            </w:r>
          </w:p>
        </w:tc>
        <w:tc>
          <w:tcPr>
            <w:tcW w:w="1117" w:type="dxa"/>
            <w:shd w:val="clear" w:color="auto" w:fill="auto"/>
            <w:noWrap/>
            <w:vAlign w:val="center"/>
            <w:hideMark/>
          </w:tcPr>
          <w:p w:rsidR="00493294" w:rsidRPr="00196AB5" w:rsidRDefault="00BE6A0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SDG&amp;E</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I, M</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314</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249</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31</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31</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10.13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1,2,3</w:t>
            </w: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10.13</w:t>
            </w:r>
          </w:p>
        </w:tc>
      </w:tr>
      <w:tr w:rsidR="00493294" w:rsidRPr="00196AB5" w:rsidTr="005977E2">
        <w:trPr>
          <w:trHeight w:val="300"/>
        </w:trPr>
        <w:tc>
          <w:tcPr>
            <w:tcW w:w="1008" w:type="dxa"/>
            <w:shd w:val="clear" w:color="auto" w:fill="auto"/>
            <w:noWrap/>
            <w:vAlign w:val="center"/>
            <w:hideMark/>
          </w:tcPr>
          <w:p w:rsidR="00493294" w:rsidRPr="00196AB5" w:rsidRDefault="00493294" w:rsidP="008D750B">
            <w:pPr>
              <w:spacing w:line="240" w:lineRule="auto"/>
              <w:jc w:val="center"/>
              <w:rPr>
                <w:rFonts w:ascii="Arial" w:hAnsi="Arial" w:cs="Arial"/>
                <w:color w:val="000000"/>
                <w:sz w:val="20"/>
                <w:szCs w:val="20"/>
                <w:lang w:eastAsia="zh-CN"/>
              </w:rPr>
            </w:pPr>
          </w:p>
        </w:tc>
        <w:tc>
          <w:tcPr>
            <w:tcW w:w="1117" w:type="dxa"/>
            <w:shd w:val="clear" w:color="auto" w:fill="auto"/>
            <w:noWrap/>
            <w:vAlign w:val="center"/>
            <w:hideMark/>
          </w:tcPr>
          <w:p w:rsidR="00493294" w:rsidRPr="00196AB5" w:rsidRDefault="00493294" w:rsidP="00C31318">
            <w:pPr>
              <w:spacing w:line="240" w:lineRule="auto"/>
              <w:rPr>
                <w:rFonts w:ascii="Arial" w:hAnsi="Arial" w:cs="Arial"/>
                <w:color w:val="000000"/>
                <w:sz w:val="20"/>
                <w:szCs w:val="20"/>
                <w:lang w:eastAsia="zh-CN"/>
              </w:rPr>
            </w:pPr>
            <w:r w:rsidRPr="00196AB5">
              <w:rPr>
                <w:rFonts w:ascii="Arial" w:hAnsi="Arial" w:cs="Arial"/>
                <w:color w:val="000000"/>
                <w:sz w:val="20"/>
                <w:szCs w:val="20"/>
                <w:lang w:eastAsia="zh-CN"/>
              </w:rPr>
              <w:t>TOTAL</w:t>
            </w:r>
          </w:p>
        </w:tc>
        <w:tc>
          <w:tcPr>
            <w:tcW w:w="939"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p>
        </w:tc>
        <w:tc>
          <w:tcPr>
            <w:tcW w:w="983"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p>
        </w:tc>
        <w:tc>
          <w:tcPr>
            <w:tcW w:w="983" w:type="dxa"/>
            <w:shd w:val="clear" w:color="auto" w:fill="auto"/>
            <w:noWrap/>
            <w:vAlign w:val="center"/>
            <w:hideMark/>
          </w:tcPr>
          <w:p w:rsidR="00493294" w:rsidRPr="00196AB5" w:rsidRDefault="00493294" w:rsidP="008D750B">
            <w:pPr>
              <w:spacing w:line="240" w:lineRule="auto"/>
              <w:jc w:val="right"/>
              <w:rPr>
                <w:rFonts w:ascii="Arial" w:hAnsi="Arial" w:cs="Arial"/>
                <w:color w:val="000000"/>
                <w:sz w:val="20"/>
                <w:szCs w:val="20"/>
                <w:lang w:eastAsia="zh-CN"/>
              </w:rPr>
            </w:pP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4,807</w:t>
            </w:r>
          </w:p>
        </w:tc>
        <w:tc>
          <w:tcPr>
            <w:tcW w:w="13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4,532</w:t>
            </w: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600</w:t>
            </w:r>
          </w:p>
        </w:tc>
        <w:tc>
          <w:tcPr>
            <w:tcW w:w="8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95"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r w:rsidRPr="00196AB5">
              <w:rPr>
                <w:rFonts w:ascii="Arial" w:hAnsi="Arial" w:cs="Arial"/>
                <w:color w:val="000000"/>
                <w:sz w:val="20"/>
                <w:szCs w:val="20"/>
                <w:lang w:eastAsia="zh-CN"/>
              </w:rPr>
              <w:t>527.0</w:t>
            </w:r>
          </w:p>
        </w:tc>
        <w:tc>
          <w:tcPr>
            <w:tcW w:w="1296"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83"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c>
          <w:tcPr>
            <w:tcW w:w="961" w:type="dxa"/>
            <w:shd w:val="clear" w:color="auto" w:fill="auto"/>
            <w:noWrap/>
            <w:vAlign w:val="center"/>
            <w:hideMark/>
          </w:tcPr>
          <w:p w:rsidR="00493294" w:rsidRPr="00196AB5" w:rsidRDefault="00493294" w:rsidP="005C234B">
            <w:pPr>
              <w:spacing w:line="240" w:lineRule="auto"/>
              <w:jc w:val="right"/>
              <w:rPr>
                <w:rFonts w:ascii="Arial" w:hAnsi="Arial" w:cs="Arial"/>
                <w:color w:val="000000"/>
                <w:sz w:val="20"/>
                <w:szCs w:val="20"/>
                <w:lang w:eastAsia="zh-CN"/>
              </w:rPr>
            </w:pPr>
          </w:p>
        </w:tc>
      </w:tr>
    </w:tbl>
    <w:p w:rsidR="00764828" w:rsidRDefault="00764828" w:rsidP="002B10E8">
      <w:pPr>
        <w:pStyle w:val="BodyText"/>
      </w:pPr>
      <w:r>
        <w:t xml:space="preserve">(1) 1 = Bottom third, 2 = Middle third, 3 = Highest third, 0 = Commodity not present </w:t>
      </w:r>
    </w:p>
    <w:p w:rsidR="00C31318" w:rsidRDefault="00764828" w:rsidP="002B10E8">
      <w:pPr>
        <w:pStyle w:val="BodyText"/>
      </w:pPr>
      <w:r>
        <w:t xml:space="preserve">(2) Strata 1 and 2, 5 and 6, and 12 and 14 were collapsed due to an insufficient number of responses </w:t>
      </w:r>
    </w:p>
    <w:p w:rsidR="00764828" w:rsidRDefault="00764828" w:rsidP="002B10E8">
      <w:pPr>
        <w:pStyle w:val="BodyText"/>
        <w:sectPr w:rsidR="00764828" w:rsidSect="008D750B">
          <w:headerReference w:type="default" r:id="rId37"/>
          <w:footerReference w:type="default" r:id="rId38"/>
          <w:pgSz w:w="16838" w:h="11906" w:orient="landscape" w:code="9"/>
          <w:pgMar w:top="1138" w:right="1152" w:bottom="1138" w:left="1152" w:header="990" w:footer="562" w:gutter="0"/>
          <w:cols w:space="708"/>
          <w:docGrid w:linePitch="360"/>
        </w:sectPr>
      </w:pPr>
    </w:p>
    <w:p w:rsidR="00952B5F" w:rsidRDefault="00952B5F" w:rsidP="00541F90">
      <w:pPr>
        <w:pStyle w:val="Heading2"/>
      </w:pPr>
      <w:bookmarkStart w:id="158" w:name="_Toc393446037"/>
      <w:r>
        <w:lastRenderedPageBreak/>
        <w:t xml:space="preserve">Scoring </w:t>
      </w:r>
      <w:r w:rsidR="00A45DFD">
        <w:t>E</w:t>
      </w:r>
      <w:r>
        <w:t>xamples</w:t>
      </w:r>
      <w:bookmarkEnd w:id="155"/>
      <w:bookmarkEnd w:id="156"/>
      <w:bookmarkEnd w:id="158"/>
    </w:p>
    <w:p w:rsidR="00952B5F" w:rsidRDefault="00952B5F" w:rsidP="00952B5F">
      <w:pPr>
        <w:pStyle w:val="Heading3"/>
      </w:pPr>
      <w:bookmarkStart w:id="159" w:name="_Toc387853729"/>
      <w:bookmarkStart w:id="160" w:name="_Toc389645004"/>
      <w:bookmarkStart w:id="161" w:name="_Toc393446038"/>
      <w:r>
        <w:t xml:space="preserve">Overall </w:t>
      </w:r>
      <w:r w:rsidR="006A75E5">
        <w:t>F</w:t>
      </w:r>
      <w:r>
        <w:t>ree</w:t>
      </w:r>
      <w:r w:rsidR="006A75E5">
        <w:t xml:space="preserve"> R</w:t>
      </w:r>
      <w:r>
        <w:t>idership: Short-</w:t>
      </w:r>
      <w:r w:rsidR="006A75E5">
        <w:t>F</w:t>
      </w:r>
      <w:r>
        <w:t xml:space="preserve">orm </w:t>
      </w:r>
      <w:r w:rsidR="006A75E5">
        <w:t>S</w:t>
      </w:r>
      <w:r>
        <w:t xml:space="preserve">urvey </w:t>
      </w:r>
      <w:r w:rsidR="006A75E5">
        <w:t>R</w:t>
      </w:r>
      <w:r>
        <w:t>espondents</w:t>
      </w:r>
      <w:bookmarkEnd w:id="159"/>
      <w:bookmarkEnd w:id="160"/>
      <w:bookmarkEnd w:id="161"/>
    </w:p>
    <w:p w:rsidR="00952B5F" w:rsidRPr="002B5C02" w:rsidRDefault="00952B5F" w:rsidP="00153D32">
      <w:pPr>
        <w:pStyle w:val="BodyText"/>
      </w:pPr>
      <w:r w:rsidRPr="002B5C02">
        <w:t xml:space="preserve">Respondents who indicated that they considered all the measures installed as a package for which they made a single purchase decision answer questions related to free ridership as shown in </w:t>
      </w:r>
      <w:r w:rsidRPr="002B5C02">
        <w:fldChar w:fldCharType="begin"/>
      </w:r>
      <w:r w:rsidRPr="002B5C02">
        <w:instrText xml:space="preserve"> REF _Ref387157983 \h  \* MERGEFORMAT </w:instrText>
      </w:r>
      <w:r w:rsidRPr="002B5C02">
        <w:fldChar w:fldCharType="separate"/>
      </w:r>
      <w:r w:rsidR="000C56BE">
        <w:t>Table</w:t>
      </w:r>
      <w:r w:rsidR="000C56BE" w:rsidRPr="002B5C02">
        <w:t xml:space="preserve"> </w:t>
      </w:r>
      <w:r w:rsidR="000C56BE">
        <w:rPr>
          <w:noProof/>
        </w:rPr>
        <w:t>16</w:t>
      </w:r>
      <w:r w:rsidRPr="002B5C02">
        <w:fldChar w:fldCharType="end"/>
      </w:r>
      <w:r w:rsidRPr="002B5C02">
        <w:t xml:space="preserve">.  The overall free-ridership score for a respondent who completes the short form of the survey is aggregated up from the free-ridership scores computed based on the quantity, efficiency, and timing (QET) questions.  </w:t>
      </w:r>
      <w:r w:rsidRPr="002B5C02">
        <w:fldChar w:fldCharType="begin"/>
      </w:r>
      <w:r w:rsidRPr="002B5C02">
        <w:instrText xml:space="preserve"> REF _Ref387157983 \h  \* MERGEFORMAT </w:instrText>
      </w:r>
      <w:r w:rsidRPr="002B5C02">
        <w:fldChar w:fldCharType="separate"/>
      </w:r>
      <w:r w:rsidR="000C56BE">
        <w:t>Table</w:t>
      </w:r>
      <w:r w:rsidR="000C56BE" w:rsidRPr="002B5C02">
        <w:t xml:space="preserve"> </w:t>
      </w:r>
      <w:r w:rsidR="000C56BE">
        <w:rPr>
          <w:noProof/>
        </w:rPr>
        <w:t>16</w:t>
      </w:r>
      <w:r w:rsidRPr="002B5C02">
        <w:fldChar w:fldCharType="end"/>
      </w:r>
      <w:r w:rsidRPr="002B5C02">
        <w:t xml:space="preserve"> below displays the questions used to address overall free-ridership, response options and associated scoring.  A score of 1 indicates a total/pure free-rider, a score between 0 and 1 indicates partial free-ridership, and a score of zero indicates zero free ridership. </w:t>
      </w:r>
    </w:p>
    <w:p w:rsidR="00952B5F" w:rsidRPr="002B5C02" w:rsidRDefault="00952B5F" w:rsidP="00153D32">
      <w:pPr>
        <w:pStyle w:val="BodyText"/>
      </w:pPr>
    </w:p>
    <w:p w:rsidR="00952B5F" w:rsidRPr="002B5C02" w:rsidRDefault="00952B5F" w:rsidP="001A3406">
      <w:pPr>
        <w:pStyle w:val="BodyText"/>
      </w:pPr>
      <w:r w:rsidRPr="002B5C02">
        <w:t>The shaded rows in the below are used as an example of a response sequence which would result in the respondent being assigned an overall free-ridership score of (1</w:t>
      </w:r>
      <w:r w:rsidR="006A75E5">
        <w:t xml:space="preserve">.0 </w:t>
      </w:r>
      <w:r w:rsidRPr="002B5C02">
        <w:t>+</w:t>
      </w:r>
      <w:r w:rsidR="006A75E5">
        <w:t xml:space="preserve"> </w:t>
      </w:r>
      <w:r w:rsidRPr="002B5C02">
        <w:t>1</w:t>
      </w:r>
      <w:r w:rsidR="006A75E5">
        <w:t xml:space="preserve">.0 </w:t>
      </w:r>
      <w:r w:rsidRPr="002B5C02">
        <w:t>+</w:t>
      </w:r>
      <w:r w:rsidR="006A75E5">
        <w:t xml:space="preserve"> 0</w:t>
      </w:r>
      <w:r w:rsidRPr="002B5C02">
        <w:t>.5/3)</w:t>
      </w:r>
      <w:r w:rsidR="00D62C4E">
        <w:t xml:space="preserve"> </w:t>
      </w:r>
      <w:r w:rsidRPr="002B5C02">
        <w:t>=</w:t>
      </w:r>
      <w:r w:rsidR="006A75E5">
        <w:t xml:space="preserve"> 0</w:t>
      </w:r>
      <w:r w:rsidRPr="002B5C02">
        <w:t>.83.</w:t>
      </w:r>
    </w:p>
    <w:p w:rsidR="00952B5F" w:rsidRPr="002B5C02" w:rsidRDefault="00BB72BF" w:rsidP="00342634">
      <w:pPr>
        <w:pStyle w:val="Caption"/>
      </w:pPr>
      <w:bookmarkStart w:id="162" w:name="_Ref387157983"/>
      <w:bookmarkStart w:id="163" w:name="_Toc387853738"/>
      <w:bookmarkStart w:id="164" w:name="_Toc390102296"/>
      <w:bookmarkStart w:id="165" w:name="_Toc393446085"/>
      <w:r>
        <w:lastRenderedPageBreak/>
        <w:t>Table</w:t>
      </w:r>
      <w:r w:rsidR="00952B5F" w:rsidRPr="002B5C02">
        <w:t xml:space="preserve"> </w:t>
      </w:r>
      <w:r w:rsidR="00867E9C">
        <w:fldChar w:fldCharType="begin"/>
      </w:r>
      <w:r w:rsidR="00867E9C">
        <w:instrText xml:space="preserve"> SEQ Table \* ARABIC </w:instrText>
      </w:r>
      <w:r w:rsidR="00867E9C">
        <w:fldChar w:fldCharType="separate"/>
      </w:r>
      <w:r w:rsidR="00342634">
        <w:rPr>
          <w:noProof/>
        </w:rPr>
        <w:t>16</w:t>
      </w:r>
      <w:r w:rsidR="00867E9C">
        <w:rPr>
          <w:noProof/>
        </w:rPr>
        <w:fldChar w:fldCharType="end"/>
      </w:r>
      <w:bookmarkEnd w:id="162"/>
      <w:r w:rsidR="00952B5F" w:rsidRPr="002B5C02">
        <w:t xml:space="preserve">: Free-ridership </w:t>
      </w:r>
      <w:proofErr w:type="gramStart"/>
      <w:r w:rsidR="00612393" w:rsidRPr="002B5C02">
        <w:t>Scoring</w:t>
      </w:r>
      <w:proofErr w:type="gramEnd"/>
      <w:r w:rsidR="00952B5F" w:rsidRPr="002B5C02">
        <w:t xml:space="preserve"> for </w:t>
      </w:r>
      <w:r w:rsidR="00612393" w:rsidRPr="002B5C02">
        <w:t>Short-Form Survey Respondents</w:t>
      </w:r>
      <w:bookmarkEnd w:id="163"/>
      <w:bookmarkEnd w:id="164"/>
      <w:bookmarkEnd w:id="165"/>
    </w:p>
    <w:tbl>
      <w:tblPr>
        <w:tblW w:w="9360"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32"/>
        <w:gridCol w:w="5923"/>
        <w:gridCol w:w="1103"/>
        <w:gridCol w:w="1102"/>
      </w:tblGrid>
      <w:tr w:rsidR="00952B5F" w:rsidRPr="00196AB5" w:rsidTr="00517183">
        <w:trPr>
          <w:trHeight w:val="300"/>
        </w:trPr>
        <w:tc>
          <w:tcPr>
            <w:tcW w:w="7155" w:type="dxa"/>
            <w:gridSpan w:val="2"/>
            <w:shd w:val="clear" w:color="auto" w:fill="auto"/>
            <w:noWrap/>
            <w:vAlign w:val="center"/>
            <w:hideMark/>
          </w:tcPr>
          <w:p w:rsidR="00952B5F" w:rsidRPr="00196AB5" w:rsidRDefault="00952B5F" w:rsidP="009558FA">
            <w:pPr>
              <w:keepNext/>
              <w:rPr>
                <w:rFonts w:ascii="Arial" w:hAnsi="Arial" w:cs="Arial"/>
                <w:b/>
                <w:bCs/>
                <w:color w:val="000000"/>
                <w:sz w:val="20"/>
                <w:szCs w:val="20"/>
              </w:rPr>
            </w:pPr>
            <w:r w:rsidRPr="00196AB5">
              <w:rPr>
                <w:rFonts w:ascii="Arial" w:hAnsi="Arial" w:cs="Arial"/>
                <w:b/>
                <w:bCs/>
                <w:color w:val="000000"/>
                <w:sz w:val="20"/>
                <w:szCs w:val="20"/>
              </w:rPr>
              <w:t>OVERALL QUANTITY</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9360" w:type="dxa"/>
            <w:gridSpan w:val="4"/>
            <w:shd w:val="clear" w:color="auto" w:fill="auto"/>
            <w:noWrap/>
            <w:vAlign w:val="center"/>
            <w:hideMark/>
          </w:tcPr>
          <w:p w:rsidR="00952B5F" w:rsidRPr="00196AB5" w:rsidRDefault="00952B5F" w:rsidP="009558FA">
            <w:pPr>
              <w:keepNext/>
              <w:rPr>
                <w:rFonts w:ascii="Arial" w:hAnsi="Arial" w:cs="Arial"/>
                <w:color w:val="000000"/>
                <w:sz w:val="20"/>
                <w:szCs w:val="20"/>
              </w:rPr>
            </w:pPr>
            <w:r w:rsidRPr="00196AB5">
              <w:rPr>
                <w:rFonts w:ascii="Arial" w:hAnsi="Arial" w:cs="Arial"/>
                <w:color w:val="000000"/>
                <w:sz w:val="20"/>
                <w:szCs w:val="20"/>
              </w:rPr>
              <w:t>QT1.  In the absence of the program, would you have installed ... [READ LIST, SINGLE RESPONSE] …of the measures?</w:t>
            </w:r>
          </w:p>
        </w:tc>
      </w:tr>
      <w:tr w:rsidR="00952B5F" w:rsidRPr="00196AB5" w:rsidTr="00517183">
        <w:trPr>
          <w:trHeight w:val="900"/>
        </w:trPr>
        <w:tc>
          <w:tcPr>
            <w:tcW w:w="1232" w:type="dxa"/>
            <w:shd w:val="clear" w:color="auto" w:fill="auto"/>
            <w:vAlign w:val="center"/>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Response Code</w:t>
            </w:r>
          </w:p>
        </w:tc>
        <w:tc>
          <w:tcPr>
            <w:tcW w:w="5923" w:type="dxa"/>
            <w:shd w:val="clear" w:color="auto" w:fill="auto"/>
            <w:vAlign w:val="bottom"/>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Description</w:t>
            </w:r>
          </w:p>
        </w:tc>
        <w:tc>
          <w:tcPr>
            <w:tcW w:w="1103" w:type="dxa"/>
            <w:shd w:val="clear" w:color="auto" w:fill="auto"/>
            <w:vAlign w:val="bottom"/>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Free-ridership score</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C1E6F6" w:themeFill="accent3" w:themeFillTint="99"/>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5923" w:type="dxa"/>
            <w:shd w:val="clear" w:color="auto" w:fill="C1E6F6" w:themeFill="accent3" w:themeFillTint="99"/>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ALL [go to overall efficiency EF1]</w:t>
            </w:r>
          </w:p>
        </w:tc>
        <w:tc>
          <w:tcPr>
            <w:tcW w:w="1103" w:type="dxa"/>
            <w:shd w:val="clear" w:color="auto" w:fill="C1E6F6" w:themeFill="accent3" w:themeFillTint="99"/>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2</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SOME [go to first applicable measure section]</w:t>
            </w:r>
          </w:p>
        </w:tc>
        <w:tc>
          <w:tcPr>
            <w:tcW w:w="1103"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0.5</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3</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NONE [go to overall efficiency EF1]</w:t>
            </w:r>
          </w:p>
        </w:tc>
        <w:tc>
          <w:tcPr>
            <w:tcW w:w="1103"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0</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-97</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Don’t know [go to first applicable measure section]</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-98</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Refused [go to first applicable measure section]</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rPr>
                <w:rFonts w:ascii="Arial" w:hAnsi="Arial" w:cs="Arial"/>
                <w:color w:val="000000"/>
                <w:sz w:val="20"/>
                <w:szCs w:val="20"/>
              </w:rPr>
            </w:pPr>
          </w:p>
        </w:tc>
        <w:tc>
          <w:tcPr>
            <w:tcW w:w="592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7155" w:type="dxa"/>
            <w:gridSpan w:val="2"/>
            <w:shd w:val="clear" w:color="auto" w:fill="auto"/>
            <w:noWrap/>
            <w:vAlign w:val="center"/>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OVERALL EFFICIENCY</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9360" w:type="dxa"/>
            <w:gridSpan w:val="4"/>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EF1. In the absence of the program, would you have opted to install insulation and equipment with the same levels of efficiency?</w:t>
            </w:r>
          </w:p>
        </w:tc>
      </w:tr>
      <w:tr w:rsidR="00952B5F" w:rsidRPr="00196AB5" w:rsidTr="00517183">
        <w:trPr>
          <w:trHeight w:val="900"/>
        </w:trPr>
        <w:tc>
          <w:tcPr>
            <w:tcW w:w="1232" w:type="dxa"/>
            <w:shd w:val="clear" w:color="auto" w:fill="auto"/>
            <w:vAlign w:val="center"/>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Response Code</w:t>
            </w:r>
          </w:p>
        </w:tc>
        <w:tc>
          <w:tcPr>
            <w:tcW w:w="5923" w:type="dxa"/>
            <w:shd w:val="clear" w:color="auto" w:fill="auto"/>
            <w:vAlign w:val="bottom"/>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Description</w:t>
            </w:r>
          </w:p>
        </w:tc>
        <w:tc>
          <w:tcPr>
            <w:tcW w:w="1103" w:type="dxa"/>
            <w:shd w:val="clear" w:color="auto" w:fill="auto"/>
            <w:vAlign w:val="bottom"/>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Free-ridership score</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C1E6F6" w:themeFill="accent3" w:themeFillTint="99"/>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5923" w:type="dxa"/>
            <w:shd w:val="clear" w:color="auto" w:fill="C1E6F6" w:themeFill="accent3" w:themeFillTint="99"/>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Yes</w:t>
            </w:r>
          </w:p>
        </w:tc>
        <w:tc>
          <w:tcPr>
            <w:tcW w:w="1103" w:type="dxa"/>
            <w:shd w:val="clear" w:color="auto" w:fill="C1E6F6" w:themeFill="accent3" w:themeFillTint="99"/>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2</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No</w:t>
            </w:r>
          </w:p>
        </w:tc>
        <w:tc>
          <w:tcPr>
            <w:tcW w:w="1103"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0</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-97</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Don’t know [go to first applicable measure section]</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-98</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Refused  [go to first applicable measure section]</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rPr>
                <w:rFonts w:ascii="Arial" w:hAnsi="Arial" w:cs="Arial"/>
                <w:color w:val="000000"/>
                <w:sz w:val="20"/>
                <w:szCs w:val="20"/>
              </w:rPr>
            </w:pPr>
          </w:p>
        </w:tc>
        <w:tc>
          <w:tcPr>
            <w:tcW w:w="592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7155" w:type="dxa"/>
            <w:gridSpan w:val="2"/>
            <w:shd w:val="clear" w:color="auto" w:fill="auto"/>
            <w:noWrap/>
            <w:vAlign w:val="center"/>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OVERALL PROJECT TIMING</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9360" w:type="dxa"/>
            <w:gridSpan w:val="4"/>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T1. In the absence of the program, would you have undertaken this project</w:t>
            </w:r>
            <w:proofErr w:type="gramStart"/>
            <w:r w:rsidRPr="00196AB5">
              <w:rPr>
                <w:rFonts w:ascii="Arial" w:hAnsi="Arial" w:cs="Arial"/>
                <w:color w:val="000000"/>
                <w:sz w:val="20"/>
                <w:szCs w:val="20"/>
              </w:rPr>
              <w:t>…</w:t>
            </w:r>
            <w:proofErr w:type="gramEnd"/>
            <w:r w:rsidRPr="00196AB5">
              <w:rPr>
                <w:rFonts w:ascii="Arial" w:hAnsi="Arial" w:cs="Arial"/>
                <w:color w:val="000000"/>
                <w:sz w:val="20"/>
                <w:szCs w:val="20"/>
              </w:rPr>
              <w:t xml:space="preserve"> [READ LIST, SINGLE RESPONSE]?</w:t>
            </w:r>
          </w:p>
        </w:tc>
      </w:tr>
      <w:tr w:rsidR="00952B5F" w:rsidRPr="00196AB5" w:rsidTr="00517183">
        <w:trPr>
          <w:trHeight w:val="900"/>
        </w:trPr>
        <w:tc>
          <w:tcPr>
            <w:tcW w:w="1232" w:type="dxa"/>
            <w:shd w:val="clear" w:color="auto" w:fill="auto"/>
            <w:vAlign w:val="center"/>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Response Code</w:t>
            </w:r>
          </w:p>
        </w:tc>
        <w:tc>
          <w:tcPr>
            <w:tcW w:w="5923" w:type="dxa"/>
            <w:shd w:val="clear" w:color="auto" w:fill="auto"/>
            <w:vAlign w:val="bottom"/>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Description</w:t>
            </w:r>
          </w:p>
        </w:tc>
        <w:tc>
          <w:tcPr>
            <w:tcW w:w="1103" w:type="dxa"/>
            <w:shd w:val="clear" w:color="auto" w:fill="auto"/>
            <w:vAlign w:val="bottom"/>
            <w:hideMark/>
          </w:tcPr>
          <w:p w:rsidR="00952B5F" w:rsidRPr="00196AB5" w:rsidRDefault="00952B5F" w:rsidP="00CE18FF">
            <w:pPr>
              <w:keepNext/>
              <w:rPr>
                <w:rFonts w:ascii="Arial" w:hAnsi="Arial" w:cs="Arial"/>
                <w:b/>
                <w:bCs/>
                <w:color w:val="000000"/>
                <w:sz w:val="20"/>
                <w:szCs w:val="20"/>
              </w:rPr>
            </w:pPr>
            <w:r w:rsidRPr="00196AB5">
              <w:rPr>
                <w:rFonts w:ascii="Arial" w:hAnsi="Arial" w:cs="Arial"/>
                <w:b/>
                <w:bCs/>
                <w:color w:val="000000"/>
                <w:sz w:val="20"/>
                <w:szCs w:val="20"/>
              </w:rPr>
              <w:t>Free-ridership score</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At the same time [SKIP TO T3]</w:t>
            </w:r>
          </w:p>
        </w:tc>
        <w:tc>
          <w:tcPr>
            <w:tcW w:w="1103"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2</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Earlier</w:t>
            </w:r>
          </w:p>
        </w:tc>
        <w:tc>
          <w:tcPr>
            <w:tcW w:w="1103"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1</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C1E6F6" w:themeFill="accent3" w:themeFillTint="99"/>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3</w:t>
            </w:r>
          </w:p>
        </w:tc>
        <w:tc>
          <w:tcPr>
            <w:tcW w:w="5923" w:type="dxa"/>
            <w:shd w:val="clear" w:color="auto" w:fill="C1E6F6" w:themeFill="accent3" w:themeFillTint="99"/>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xml:space="preserve">Later </w:t>
            </w:r>
          </w:p>
        </w:tc>
        <w:tc>
          <w:tcPr>
            <w:tcW w:w="1103" w:type="dxa"/>
            <w:shd w:val="clear" w:color="auto" w:fill="C1E6F6" w:themeFill="accent3" w:themeFillTint="99"/>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0.5</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4</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Never [SKIP to T2_v]</w:t>
            </w:r>
          </w:p>
        </w:tc>
        <w:tc>
          <w:tcPr>
            <w:tcW w:w="1103"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0</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center"/>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-97</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Don’t know [go to first applicable measure section]</w:t>
            </w:r>
          </w:p>
        </w:tc>
        <w:tc>
          <w:tcPr>
            <w:tcW w:w="110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r w:rsidR="00952B5F" w:rsidRPr="00196AB5" w:rsidTr="00517183">
        <w:trPr>
          <w:trHeight w:val="300"/>
        </w:trPr>
        <w:tc>
          <w:tcPr>
            <w:tcW w:w="1232" w:type="dxa"/>
            <w:shd w:val="clear" w:color="auto" w:fill="auto"/>
            <w:noWrap/>
            <w:vAlign w:val="bottom"/>
            <w:hideMark/>
          </w:tcPr>
          <w:p w:rsidR="00952B5F" w:rsidRPr="00196AB5" w:rsidRDefault="00952B5F" w:rsidP="00CE18FF">
            <w:pPr>
              <w:keepNext/>
              <w:jc w:val="right"/>
              <w:rPr>
                <w:rFonts w:ascii="Arial" w:hAnsi="Arial" w:cs="Arial"/>
                <w:color w:val="000000"/>
                <w:sz w:val="20"/>
                <w:szCs w:val="20"/>
              </w:rPr>
            </w:pPr>
            <w:r w:rsidRPr="00196AB5">
              <w:rPr>
                <w:rFonts w:ascii="Arial" w:hAnsi="Arial" w:cs="Arial"/>
                <w:color w:val="000000"/>
                <w:sz w:val="20"/>
                <w:szCs w:val="20"/>
              </w:rPr>
              <w:t>-98</w:t>
            </w:r>
          </w:p>
        </w:tc>
        <w:tc>
          <w:tcPr>
            <w:tcW w:w="5923" w:type="dxa"/>
            <w:shd w:val="clear" w:color="auto" w:fill="auto"/>
            <w:noWrap/>
            <w:vAlign w:val="center"/>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Refused  [go to first applicable measure section]</w:t>
            </w:r>
          </w:p>
        </w:tc>
        <w:tc>
          <w:tcPr>
            <w:tcW w:w="1103" w:type="dxa"/>
            <w:shd w:val="clear" w:color="auto" w:fill="auto"/>
            <w:noWrap/>
            <w:vAlign w:val="bottom"/>
            <w:hideMark/>
          </w:tcPr>
          <w:p w:rsidR="00952B5F" w:rsidRPr="00196AB5" w:rsidRDefault="00952B5F" w:rsidP="00CE18FF">
            <w:pPr>
              <w:keepNext/>
              <w:rPr>
                <w:rFonts w:ascii="Arial" w:hAnsi="Arial" w:cs="Arial"/>
                <w:color w:val="000000"/>
                <w:sz w:val="20"/>
                <w:szCs w:val="20"/>
              </w:rPr>
            </w:pPr>
            <w:r w:rsidRPr="00196AB5">
              <w:rPr>
                <w:rFonts w:ascii="Arial" w:hAnsi="Arial" w:cs="Arial"/>
                <w:color w:val="000000"/>
                <w:sz w:val="20"/>
                <w:szCs w:val="20"/>
              </w:rPr>
              <w:t> </w:t>
            </w:r>
          </w:p>
        </w:tc>
        <w:tc>
          <w:tcPr>
            <w:tcW w:w="1102" w:type="dxa"/>
            <w:shd w:val="clear" w:color="auto" w:fill="auto"/>
            <w:noWrap/>
            <w:vAlign w:val="bottom"/>
            <w:hideMark/>
          </w:tcPr>
          <w:p w:rsidR="00952B5F" w:rsidRPr="00196AB5" w:rsidRDefault="00952B5F" w:rsidP="00CE18FF">
            <w:pPr>
              <w:keepNext/>
              <w:rPr>
                <w:rFonts w:ascii="Arial" w:hAnsi="Arial" w:cs="Arial"/>
                <w:color w:val="000000"/>
                <w:sz w:val="20"/>
                <w:szCs w:val="20"/>
              </w:rPr>
            </w:pPr>
          </w:p>
        </w:tc>
      </w:tr>
    </w:tbl>
    <w:p w:rsidR="00952B5F" w:rsidRPr="002B5C02" w:rsidRDefault="00952B5F" w:rsidP="009558FA">
      <w:pPr>
        <w:pStyle w:val="BodyText"/>
      </w:pPr>
    </w:p>
    <w:p w:rsidR="00952B5F" w:rsidRPr="002B5C02" w:rsidRDefault="00952B5F" w:rsidP="00952B5F">
      <w:pPr>
        <w:pStyle w:val="Heading3"/>
      </w:pPr>
      <w:bookmarkStart w:id="166" w:name="_Toc387853730"/>
      <w:bookmarkStart w:id="167" w:name="_Toc389645005"/>
      <w:bookmarkStart w:id="168" w:name="_Toc393446039"/>
      <w:r w:rsidRPr="002B5C02">
        <w:t xml:space="preserve">Measure </w:t>
      </w:r>
      <w:r w:rsidR="006A75E5">
        <w:t>L</w:t>
      </w:r>
      <w:r w:rsidRPr="002B5C02">
        <w:t xml:space="preserve">evel </w:t>
      </w:r>
      <w:r w:rsidR="006A75E5">
        <w:t>F</w:t>
      </w:r>
      <w:r w:rsidRPr="002B5C02">
        <w:t>ree</w:t>
      </w:r>
      <w:r w:rsidR="006A75E5">
        <w:t xml:space="preserve"> R</w:t>
      </w:r>
      <w:r w:rsidRPr="002B5C02">
        <w:t>idership: Long-</w:t>
      </w:r>
      <w:r w:rsidR="006A75E5">
        <w:t>F</w:t>
      </w:r>
      <w:r w:rsidRPr="002B5C02">
        <w:t xml:space="preserve">orm </w:t>
      </w:r>
      <w:r w:rsidR="006A75E5">
        <w:t>S</w:t>
      </w:r>
      <w:r w:rsidRPr="002B5C02">
        <w:t xml:space="preserve">urvey </w:t>
      </w:r>
      <w:r w:rsidR="006A75E5">
        <w:t>R</w:t>
      </w:r>
      <w:r w:rsidRPr="002B5C02">
        <w:t>espondents</w:t>
      </w:r>
      <w:bookmarkEnd w:id="166"/>
      <w:bookmarkEnd w:id="167"/>
      <w:bookmarkEnd w:id="168"/>
    </w:p>
    <w:p w:rsidR="00952B5F" w:rsidRPr="00687922" w:rsidRDefault="00952B5F" w:rsidP="006F3A8E">
      <w:pPr>
        <w:pStyle w:val="BodyText"/>
        <w:rPr>
          <w:szCs w:val="22"/>
        </w:rPr>
      </w:pPr>
      <w:r w:rsidRPr="002B5C02">
        <w:t xml:space="preserve">Respondents who took the long-form of the survey answer questions related to free ridership for each measure that they report installing. In some cases, the quantity, efficiency, and timing questions may not </w:t>
      </w:r>
      <w:r w:rsidR="004B78A2">
        <w:t>have been</w:t>
      </w:r>
      <w:r w:rsidR="004B78A2" w:rsidRPr="002B5C02">
        <w:t xml:space="preserve"> </w:t>
      </w:r>
      <w:r w:rsidRPr="002B5C02">
        <w:t>relevant for the specific measure under consideration.  For example</w:t>
      </w:r>
      <w:r w:rsidR="00CD1F28">
        <w:t>,</w:t>
      </w:r>
      <w:r w:rsidR="00CD1F28" w:rsidRPr="002B5C02">
        <w:t xml:space="preserve"> </w:t>
      </w:r>
      <w:r w:rsidR="00CD1F28">
        <w:t>t</w:t>
      </w:r>
      <w:r w:rsidR="00CD1F28" w:rsidRPr="002B5C02">
        <w:t xml:space="preserve">hose </w:t>
      </w:r>
      <w:r w:rsidRPr="002B5C02">
        <w:t>who stated that they had their ducts air sealed to reduce leakage were only asked</w:t>
      </w:r>
      <w:r w:rsidRPr="00687922">
        <w:rPr>
          <w:szCs w:val="22"/>
        </w:rPr>
        <w:t xml:space="preserve"> whether the </w:t>
      </w:r>
      <w:r w:rsidRPr="00687922">
        <w:rPr>
          <w:szCs w:val="22"/>
        </w:rPr>
        <w:lastRenderedPageBreak/>
        <w:t xml:space="preserve">timing of undertaking the installation would be different in the absence of the program. Quantity and efficiency related free-ridership questions </w:t>
      </w:r>
      <w:r w:rsidR="003F6EFD">
        <w:rPr>
          <w:szCs w:val="22"/>
        </w:rPr>
        <w:t>were</w:t>
      </w:r>
      <w:r w:rsidR="003F6EFD" w:rsidRPr="00687922">
        <w:rPr>
          <w:szCs w:val="22"/>
        </w:rPr>
        <w:t xml:space="preserve"> </w:t>
      </w:r>
      <w:r w:rsidRPr="00687922">
        <w:rPr>
          <w:szCs w:val="22"/>
        </w:rPr>
        <w:t xml:space="preserve">not applicable to this measure. </w:t>
      </w:r>
      <w:r w:rsidRPr="00687922">
        <w:rPr>
          <w:szCs w:val="22"/>
        </w:rPr>
        <w:fldChar w:fldCharType="begin"/>
      </w:r>
      <w:r w:rsidRPr="00687922">
        <w:rPr>
          <w:szCs w:val="22"/>
        </w:rPr>
        <w:instrText xml:space="preserve"> REF _Ref387161432 \h </w:instrText>
      </w:r>
      <w:r>
        <w:rPr>
          <w:szCs w:val="22"/>
        </w:rPr>
        <w:instrText xml:space="preserve"> \* MERGEFORMAT </w:instrText>
      </w:r>
      <w:r w:rsidRPr="00687922">
        <w:rPr>
          <w:szCs w:val="22"/>
        </w:rPr>
      </w:r>
      <w:r w:rsidRPr="00687922">
        <w:rPr>
          <w:szCs w:val="22"/>
        </w:rPr>
        <w:fldChar w:fldCharType="separate"/>
      </w:r>
      <w:r w:rsidR="000C56BE" w:rsidRPr="000C56BE">
        <w:rPr>
          <w:szCs w:val="22"/>
        </w:rPr>
        <w:t xml:space="preserve">Table </w:t>
      </w:r>
      <w:r w:rsidR="000C56BE" w:rsidRPr="000C56BE">
        <w:rPr>
          <w:noProof/>
          <w:szCs w:val="22"/>
        </w:rPr>
        <w:t>17</w:t>
      </w:r>
      <w:r w:rsidRPr="00687922">
        <w:rPr>
          <w:szCs w:val="22"/>
        </w:rPr>
        <w:fldChar w:fldCharType="end"/>
      </w:r>
      <w:r w:rsidRPr="00687922">
        <w:rPr>
          <w:szCs w:val="22"/>
        </w:rPr>
        <w:t xml:space="preserve"> below displays the free-ridership questions asked of respondents who indicate installing any one of attic/ceiling, wall, or floor insulation. Like in the overall free-ridership scoring example above, scores </w:t>
      </w:r>
      <w:r w:rsidR="006F3A8E">
        <w:rPr>
          <w:szCs w:val="22"/>
        </w:rPr>
        <w:t>were</w:t>
      </w:r>
      <w:r w:rsidR="006F3A8E" w:rsidRPr="00687922">
        <w:rPr>
          <w:szCs w:val="22"/>
        </w:rPr>
        <w:t xml:space="preserve"> </w:t>
      </w:r>
      <w:r w:rsidRPr="00687922">
        <w:rPr>
          <w:szCs w:val="22"/>
        </w:rPr>
        <w:t>aggregated up from responses to th</w:t>
      </w:r>
      <w:r>
        <w:rPr>
          <w:szCs w:val="22"/>
        </w:rPr>
        <w:t xml:space="preserve">e QET questions to arrive at measure-level </w:t>
      </w:r>
      <w:r w:rsidRPr="00687922">
        <w:rPr>
          <w:szCs w:val="22"/>
        </w:rPr>
        <w:t>free-ridership score</w:t>
      </w:r>
      <w:r>
        <w:rPr>
          <w:szCs w:val="22"/>
        </w:rPr>
        <w:t>s</w:t>
      </w:r>
      <w:r w:rsidRPr="00687922">
        <w:rPr>
          <w:szCs w:val="22"/>
        </w:rPr>
        <w:t>.  Responses as shown in the shaded row</w:t>
      </w:r>
      <w:r>
        <w:rPr>
          <w:szCs w:val="22"/>
        </w:rPr>
        <w:t>s</w:t>
      </w:r>
      <w:r w:rsidRPr="00687922">
        <w:rPr>
          <w:szCs w:val="22"/>
        </w:rPr>
        <w:t xml:space="preserve"> below </w:t>
      </w:r>
      <w:r w:rsidR="006F3A8E">
        <w:rPr>
          <w:szCs w:val="22"/>
        </w:rPr>
        <w:t>were</w:t>
      </w:r>
      <w:r w:rsidRPr="00687922">
        <w:rPr>
          <w:szCs w:val="22"/>
        </w:rPr>
        <w:t xml:space="preserve"> scored as </w:t>
      </w:r>
      <w:r w:rsidR="00BE01EB">
        <w:rPr>
          <w:szCs w:val="22"/>
        </w:rPr>
        <w:br/>
      </w:r>
      <w:r w:rsidRPr="00687922">
        <w:rPr>
          <w:szCs w:val="22"/>
        </w:rPr>
        <w:t>(</w:t>
      </w:r>
      <w:r w:rsidR="00BE01EB">
        <w:rPr>
          <w:szCs w:val="22"/>
        </w:rPr>
        <w:t>0</w:t>
      </w:r>
      <w:r w:rsidRPr="00687922">
        <w:rPr>
          <w:szCs w:val="22"/>
        </w:rPr>
        <w:t>.5</w:t>
      </w:r>
      <w:r w:rsidR="00BE01EB">
        <w:rPr>
          <w:szCs w:val="22"/>
        </w:rPr>
        <w:t xml:space="preserve"> </w:t>
      </w:r>
      <w:r w:rsidRPr="00687922">
        <w:rPr>
          <w:szCs w:val="22"/>
        </w:rPr>
        <w:t>+</w:t>
      </w:r>
      <w:r w:rsidR="00BE01EB">
        <w:rPr>
          <w:szCs w:val="22"/>
        </w:rPr>
        <w:t xml:space="preserve"> </w:t>
      </w:r>
      <w:r w:rsidRPr="00687922">
        <w:rPr>
          <w:szCs w:val="22"/>
        </w:rPr>
        <w:t>1</w:t>
      </w:r>
      <w:r w:rsidR="00BE01EB">
        <w:rPr>
          <w:szCs w:val="22"/>
        </w:rPr>
        <w:t xml:space="preserve">.0 </w:t>
      </w:r>
      <w:r w:rsidRPr="00687922">
        <w:rPr>
          <w:szCs w:val="22"/>
        </w:rPr>
        <w:t>+</w:t>
      </w:r>
      <w:r w:rsidR="00BE01EB">
        <w:rPr>
          <w:szCs w:val="22"/>
        </w:rPr>
        <w:t xml:space="preserve"> 0</w:t>
      </w:r>
      <w:r w:rsidRPr="00687922">
        <w:rPr>
          <w:szCs w:val="22"/>
        </w:rPr>
        <w:t>.5)/3</w:t>
      </w:r>
      <w:r w:rsidR="006F3A8E">
        <w:rPr>
          <w:szCs w:val="22"/>
        </w:rPr>
        <w:t xml:space="preserve"> </w:t>
      </w:r>
      <w:r w:rsidRPr="00687922">
        <w:rPr>
          <w:szCs w:val="22"/>
        </w:rPr>
        <w:t>=</w:t>
      </w:r>
      <w:r w:rsidR="006F3A8E">
        <w:rPr>
          <w:szCs w:val="22"/>
        </w:rPr>
        <w:t xml:space="preserve"> </w:t>
      </w:r>
      <w:r w:rsidR="00BE01EB">
        <w:rPr>
          <w:szCs w:val="22"/>
        </w:rPr>
        <w:t>0</w:t>
      </w:r>
      <w:r w:rsidRPr="00687922">
        <w:rPr>
          <w:szCs w:val="22"/>
        </w:rPr>
        <w:t>.67.</w:t>
      </w:r>
    </w:p>
    <w:p w:rsidR="00952B5F" w:rsidRDefault="00BB72BF" w:rsidP="00342634">
      <w:pPr>
        <w:pStyle w:val="Caption"/>
      </w:pPr>
      <w:bookmarkStart w:id="169" w:name="_Ref387161432"/>
      <w:bookmarkStart w:id="170" w:name="_Toc387853739"/>
      <w:bookmarkStart w:id="171" w:name="_Toc390102297"/>
      <w:bookmarkStart w:id="172" w:name="_Toc393446086"/>
      <w:r>
        <w:t>Table</w:t>
      </w:r>
      <w:r w:rsidR="00952B5F">
        <w:t xml:space="preserve"> </w:t>
      </w:r>
      <w:r w:rsidR="00867E9C">
        <w:fldChar w:fldCharType="begin"/>
      </w:r>
      <w:r w:rsidR="00867E9C">
        <w:instrText xml:space="preserve"> SEQ Table \* ARABIC </w:instrText>
      </w:r>
      <w:r w:rsidR="00867E9C">
        <w:fldChar w:fldCharType="separate"/>
      </w:r>
      <w:r w:rsidR="00342634">
        <w:rPr>
          <w:noProof/>
        </w:rPr>
        <w:t>17</w:t>
      </w:r>
      <w:r w:rsidR="00867E9C">
        <w:rPr>
          <w:noProof/>
        </w:rPr>
        <w:fldChar w:fldCharType="end"/>
      </w:r>
      <w:bookmarkEnd w:id="169"/>
      <w:r w:rsidR="00952B5F">
        <w:t xml:space="preserve">: Free-ridership </w:t>
      </w:r>
      <w:proofErr w:type="gramStart"/>
      <w:r w:rsidR="00262992">
        <w:t>Scoring</w:t>
      </w:r>
      <w:proofErr w:type="gramEnd"/>
      <w:r w:rsidR="00952B5F">
        <w:t xml:space="preserve"> for </w:t>
      </w:r>
      <w:r w:rsidR="00262992">
        <w:t>Long-Form Survey Respondents</w:t>
      </w:r>
      <w:bookmarkEnd w:id="170"/>
      <w:bookmarkEnd w:id="171"/>
      <w:bookmarkEnd w:id="172"/>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27"/>
        <w:gridCol w:w="4310"/>
        <w:gridCol w:w="1068"/>
        <w:gridCol w:w="963"/>
        <w:gridCol w:w="717"/>
        <w:gridCol w:w="1469"/>
      </w:tblGrid>
      <w:tr w:rsidR="00952B5F" w:rsidRPr="000A32D1" w:rsidTr="00517183">
        <w:trPr>
          <w:trHeight w:val="300"/>
        </w:trPr>
        <w:tc>
          <w:tcPr>
            <w:tcW w:w="2932" w:type="pct"/>
            <w:gridSpan w:val="2"/>
            <w:shd w:val="clear" w:color="auto" w:fill="auto"/>
            <w:noWrap/>
            <w:vAlign w:val="center"/>
            <w:hideMark/>
          </w:tcPr>
          <w:p w:rsidR="00952B5F" w:rsidRPr="000A32D1" w:rsidRDefault="00952B5F" w:rsidP="00CE18FF">
            <w:pPr>
              <w:keepNext/>
              <w:rPr>
                <w:rFonts w:ascii="Arial" w:hAnsi="Arial" w:cs="Arial"/>
                <w:b/>
                <w:bCs/>
                <w:i/>
                <w:iCs/>
                <w:color w:val="4F81BD"/>
                <w:sz w:val="19"/>
                <w:szCs w:val="19"/>
              </w:rPr>
            </w:pPr>
            <w:r w:rsidRPr="000A32D1">
              <w:rPr>
                <w:rFonts w:ascii="Arial" w:hAnsi="Arial" w:cs="Arial"/>
                <w:b/>
                <w:bCs/>
                <w:color w:val="000000"/>
                <w:sz w:val="19"/>
                <w:szCs w:val="19"/>
              </w:rPr>
              <w:t>INSULATION - QUANTITY</w:t>
            </w:r>
          </w:p>
        </w:tc>
        <w:tc>
          <w:tcPr>
            <w:tcW w:w="9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c>
          <w:tcPr>
            <w:tcW w:w="1077"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5000" w:type="pct"/>
            <w:gridSpan w:val="6"/>
            <w:shd w:val="clear" w:color="auto" w:fill="auto"/>
            <w:noWrap/>
            <w:vAlign w:val="center"/>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 xml:space="preserve">INS3_#.  </w:t>
            </w:r>
            <w:r w:rsidRPr="000A32D1">
              <w:rPr>
                <w:rFonts w:ascii="Arial" w:hAnsi="Arial" w:cs="Arial"/>
                <w:color w:val="000000"/>
                <w:sz w:val="19"/>
                <w:szCs w:val="19"/>
              </w:rPr>
              <w:t xml:space="preserve">In the absence of the program, would you have installed </w:t>
            </w:r>
            <w:r w:rsidRPr="000A32D1">
              <w:rPr>
                <w:rFonts w:ascii="Arial" w:hAnsi="Arial" w:cs="Arial"/>
                <w:b/>
                <w:bCs/>
                <w:color w:val="000000"/>
                <w:sz w:val="19"/>
                <w:szCs w:val="19"/>
              </w:rPr>
              <w:t>more or less</w:t>
            </w:r>
            <w:r w:rsidRPr="000A32D1">
              <w:rPr>
                <w:rFonts w:ascii="Arial" w:hAnsi="Arial" w:cs="Arial"/>
                <w:color w:val="000000"/>
                <w:sz w:val="19"/>
                <w:szCs w:val="19"/>
              </w:rPr>
              <w:t xml:space="preserve"> </w:t>
            </w:r>
            <w:r w:rsidRPr="000A32D1">
              <w:rPr>
                <w:rFonts w:ascii="Arial" w:hAnsi="Arial" w:cs="Arial"/>
                <w:b/>
                <w:bCs/>
                <w:color w:val="000000"/>
                <w:sz w:val="19"/>
                <w:szCs w:val="19"/>
              </w:rPr>
              <w:t>&lt;MEASURE&gt;</w:t>
            </w:r>
            <w:r w:rsidRPr="000A32D1">
              <w:rPr>
                <w:rFonts w:ascii="Arial" w:hAnsi="Arial" w:cs="Arial"/>
                <w:color w:val="000000"/>
                <w:sz w:val="19"/>
                <w:szCs w:val="19"/>
              </w:rPr>
              <w:t xml:space="preserve">? Would you have … </w:t>
            </w:r>
            <w:r w:rsidRPr="000A32D1">
              <w:rPr>
                <w:rFonts w:ascii="Arial" w:hAnsi="Arial" w:cs="Arial"/>
                <w:b/>
                <w:bCs/>
                <w:i/>
                <w:iCs/>
                <w:color w:val="000000"/>
                <w:sz w:val="19"/>
                <w:szCs w:val="19"/>
              </w:rPr>
              <w:t>[READ LIST, SINGLE RESPONSE]</w:t>
            </w:r>
          </w:p>
        </w:tc>
      </w:tr>
      <w:tr w:rsidR="00952B5F" w:rsidRPr="000A32D1" w:rsidTr="00517183">
        <w:trPr>
          <w:trHeight w:val="900"/>
        </w:trPr>
        <w:tc>
          <w:tcPr>
            <w:tcW w:w="664" w:type="pct"/>
            <w:shd w:val="clear" w:color="auto" w:fill="auto"/>
            <w:vAlign w:val="center"/>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Response Code</w:t>
            </w:r>
          </w:p>
        </w:tc>
        <w:tc>
          <w:tcPr>
            <w:tcW w:w="2792" w:type="pct"/>
            <w:gridSpan w:val="2"/>
            <w:shd w:val="clear" w:color="auto" w:fill="auto"/>
            <w:vAlign w:val="bottom"/>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Description</w:t>
            </w:r>
          </w:p>
        </w:tc>
        <w:tc>
          <w:tcPr>
            <w:tcW w:w="804" w:type="pct"/>
            <w:gridSpan w:val="2"/>
            <w:shd w:val="clear" w:color="auto" w:fill="auto"/>
            <w:vAlign w:val="bottom"/>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Free-ridership score</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C1E6F6" w:themeFill="accent3" w:themeFillTint="99"/>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1.      </w:t>
            </w:r>
          </w:p>
        </w:tc>
        <w:tc>
          <w:tcPr>
            <w:tcW w:w="2792" w:type="pct"/>
            <w:gridSpan w:val="2"/>
            <w:shd w:val="clear" w:color="auto" w:fill="C1E6F6" w:themeFill="accent3" w:themeFillTint="99"/>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Covered LESS area/square feet</w:t>
            </w:r>
          </w:p>
        </w:tc>
        <w:tc>
          <w:tcPr>
            <w:tcW w:w="804" w:type="pct"/>
            <w:gridSpan w:val="2"/>
            <w:shd w:val="clear" w:color="auto" w:fill="C1E6F6" w:themeFill="accent3" w:themeFillTint="99"/>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0.5</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2.      </w:t>
            </w:r>
          </w:p>
        </w:tc>
        <w:tc>
          <w:tcPr>
            <w:tcW w:w="27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Covered the SAME area</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1</w:t>
            </w:r>
            <w:r w:rsidR="00C94BC0" w:rsidRPr="000A32D1">
              <w:rPr>
                <w:rFonts w:ascii="Arial" w:hAnsi="Arial" w:cs="Arial"/>
                <w:color w:val="000000"/>
                <w:sz w:val="19"/>
                <w:szCs w:val="19"/>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3.      </w:t>
            </w:r>
          </w:p>
        </w:tc>
        <w:tc>
          <w:tcPr>
            <w:tcW w:w="27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Covered MORE or</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1</w:t>
            </w:r>
            <w:r w:rsidR="00C94BC0" w:rsidRPr="000A32D1">
              <w:rPr>
                <w:rFonts w:ascii="Arial" w:hAnsi="Arial" w:cs="Arial"/>
                <w:color w:val="000000"/>
                <w:sz w:val="19"/>
                <w:szCs w:val="19"/>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6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i/>
                <w:iCs/>
                <w:color w:val="000000"/>
                <w:sz w:val="19"/>
                <w:szCs w:val="19"/>
              </w:rPr>
            </w:pPr>
            <w:r w:rsidRPr="000A32D1">
              <w:rPr>
                <w:rFonts w:ascii="Arial" w:hAnsi="Arial" w:cs="Arial"/>
                <w:color w:val="000000"/>
                <w:sz w:val="19"/>
                <w:szCs w:val="19"/>
              </w:rPr>
              <w:t>4.</w:t>
            </w:r>
            <w:r w:rsidRPr="000A32D1">
              <w:rPr>
                <w:rFonts w:ascii="Arial" w:hAnsi="Arial" w:cs="Arial"/>
                <w:i/>
                <w:iCs/>
                <w:color w:val="000000"/>
                <w:sz w:val="19"/>
                <w:szCs w:val="19"/>
              </w:rPr>
              <w:t>      </w:t>
            </w:r>
          </w:p>
        </w:tc>
        <w:tc>
          <w:tcPr>
            <w:tcW w:w="2792" w:type="pct"/>
            <w:gridSpan w:val="2"/>
            <w:shd w:val="clear" w:color="auto" w:fill="auto"/>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Would NOT have installed &lt;MEASURE&gt; [ SKIP TO NEXT APPLICABLE MEASURE] </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0</w:t>
            </w:r>
            <w:r w:rsidR="00C94BC0" w:rsidRPr="000A32D1">
              <w:rPr>
                <w:rFonts w:ascii="Arial" w:hAnsi="Arial" w:cs="Arial"/>
                <w:color w:val="000000"/>
                <w:sz w:val="19"/>
                <w:szCs w:val="19"/>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-97</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[Don’t know]</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-98</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xml:space="preserve">[Refused]  </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CE18FF">
            <w:pPr>
              <w:keepNext/>
              <w:rPr>
                <w:rFonts w:ascii="Arial" w:hAnsi="Arial" w:cs="Arial"/>
                <w:color w:val="000000"/>
                <w:sz w:val="19"/>
                <w:szCs w:val="19"/>
              </w:rPr>
            </w:pPr>
          </w:p>
        </w:tc>
        <w:tc>
          <w:tcPr>
            <w:tcW w:w="27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3456" w:type="pct"/>
            <w:gridSpan w:val="3"/>
            <w:shd w:val="clear" w:color="auto" w:fill="auto"/>
            <w:noWrap/>
            <w:vAlign w:val="center"/>
            <w:hideMark/>
          </w:tcPr>
          <w:p w:rsidR="00952B5F" w:rsidRPr="000A32D1" w:rsidRDefault="00952B5F" w:rsidP="00CE18FF">
            <w:pPr>
              <w:keepNext/>
              <w:rPr>
                <w:rFonts w:ascii="Arial" w:hAnsi="Arial" w:cs="Arial"/>
                <w:b/>
                <w:bCs/>
                <w:i/>
                <w:iCs/>
                <w:color w:val="4F81BD"/>
                <w:sz w:val="19"/>
                <w:szCs w:val="19"/>
              </w:rPr>
            </w:pPr>
            <w:r w:rsidRPr="000A32D1">
              <w:rPr>
                <w:rFonts w:ascii="Arial" w:hAnsi="Arial" w:cs="Arial"/>
                <w:b/>
                <w:bCs/>
                <w:color w:val="000000"/>
                <w:sz w:val="19"/>
                <w:szCs w:val="19"/>
              </w:rPr>
              <w:t>INSULATION -EFFICIENCY</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5000" w:type="pct"/>
            <w:gridSpan w:val="6"/>
            <w:shd w:val="clear" w:color="auto" w:fill="auto"/>
            <w:noWrap/>
            <w:vAlign w:val="center"/>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xml:space="preserve">Insulation is rated as an “R-Value”, where the higher the R-value, the better the insulation's effectiveness </w:t>
            </w:r>
            <w:r w:rsidRPr="000A32D1">
              <w:rPr>
                <w:rFonts w:ascii="Arial" w:hAnsi="Arial" w:cs="Arial"/>
                <w:b/>
                <w:bCs/>
                <w:i/>
                <w:iCs/>
                <w:color w:val="000000"/>
                <w:sz w:val="19"/>
                <w:szCs w:val="19"/>
              </w:rPr>
              <w:t>[READ ONLY ONCE - FOR FIRST APPLICABLE MEASURE WITHIN INSULATION]</w:t>
            </w:r>
          </w:p>
        </w:tc>
      </w:tr>
      <w:tr w:rsidR="00952B5F" w:rsidRPr="000A32D1" w:rsidTr="00517183">
        <w:trPr>
          <w:trHeight w:val="300"/>
        </w:trPr>
        <w:tc>
          <w:tcPr>
            <w:tcW w:w="5000" w:type="pct"/>
            <w:gridSpan w:val="6"/>
            <w:shd w:val="clear" w:color="auto" w:fill="auto"/>
            <w:noWrap/>
            <w:vAlign w:val="center"/>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INS4_#.</w:t>
            </w:r>
            <w:r w:rsidRPr="000A32D1">
              <w:rPr>
                <w:rFonts w:ascii="Arial" w:hAnsi="Arial" w:cs="Arial"/>
                <w:color w:val="000000"/>
                <w:sz w:val="19"/>
                <w:szCs w:val="19"/>
              </w:rPr>
              <w:t xml:space="preserve"> In the absence of the program, how different would your installed R-Value have been? For </w:t>
            </w:r>
            <w:r w:rsidRPr="000A32D1">
              <w:rPr>
                <w:rFonts w:ascii="Arial" w:hAnsi="Arial" w:cs="Arial"/>
                <w:b/>
                <w:bCs/>
                <w:color w:val="000000"/>
                <w:sz w:val="19"/>
                <w:szCs w:val="19"/>
              </w:rPr>
              <w:t>&lt;MEASURE&gt;,</w:t>
            </w:r>
            <w:r w:rsidRPr="000A32D1">
              <w:rPr>
                <w:rFonts w:ascii="Arial" w:hAnsi="Arial" w:cs="Arial"/>
                <w:color w:val="000000"/>
                <w:sz w:val="19"/>
                <w:szCs w:val="19"/>
              </w:rPr>
              <w:t xml:space="preserve"> would you have installed…</w:t>
            </w:r>
            <w:r w:rsidRPr="000A32D1">
              <w:rPr>
                <w:rFonts w:ascii="Arial" w:hAnsi="Arial" w:cs="Arial"/>
                <w:b/>
                <w:bCs/>
                <w:i/>
                <w:iCs/>
                <w:color w:val="000000"/>
                <w:sz w:val="19"/>
                <w:szCs w:val="19"/>
              </w:rPr>
              <w:t>[READ LIST, SINGLE RESPONSE]</w:t>
            </w:r>
          </w:p>
        </w:tc>
      </w:tr>
      <w:tr w:rsidR="00952B5F" w:rsidRPr="000A32D1" w:rsidTr="00517183">
        <w:trPr>
          <w:trHeight w:val="900"/>
        </w:trPr>
        <w:tc>
          <w:tcPr>
            <w:tcW w:w="664" w:type="pct"/>
            <w:shd w:val="clear" w:color="auto" w:fill="auto"/>
            <w:vAlign w:val="center"/>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Response Code</w:t>
            </w:r>
          </w:p>
        </w:tc>
        <w:tc>
          <w:tcPr>
            <w:tcW w:w="2792" w:type="pct"/>
            <w:gridSpan w:val="2"/>
            <w:shd w:val="clear" w:color="auto" w:fill="auto"/>
            <w:vAlign w:val="bottom"/>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Description</w:t>
            </w:r>
          </w:p>
        </w:tc>
        <w:tc>
          <w:tcPr>
            <w:tcW w:w="804" w:type="pct"/>
            <w:gridSpan w:val="2"/>
            <w:shd w:val="clear" w:color="auto" w:fill="auto"/>
            <w:vAlign w:val="bottom"/>
            <w:hideMark/>
          </w:tcPr>
          <w:p w:rsidR="00952B5F" w:rsidRPr="000A32D1" w:rsidRDefault="00952B5F" w:rsidP="00CE18FF">
            <w:pPr>
              <w:keepNext/>
              <w:rPr>
                <w:rFonts w:ascii="Arial" w:hAnsi="Arial" w:cs="Arial"/>
                <w:b/>
                <w:bCs/>
                <w:color w:val="000000"/>
                <w:sz w:val="19"/>
                <w:szCs w:val="19"/>
              </w:rPr>
            </w:pPr>
            <w:r w:rsidRPr="000A32D1">
              <w:rPr>
                <w:rFonts w:ascii="Arial" w:hAnsi="Arial" w:cs="Arial"/>
                <w:b/>
                <w:bCs/>
                <w:color w:val="000000"/>
                <w:sz w:val="19"/>
                <w:szCs w:val="19"/>
              </w:rPr>
              <w:t>Free-ridership score</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1.      </w:t>
            </w:r>
          </w:p>
        </w:tc>
        <w:tc>
          <w:tcPr>
            <w:tcW w:w="27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A lower R value</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0.5</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C1E6F6" w:themeFill="accent3" w:themeFillTint="99"/>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2.      </w:t>
            </w:r>
          </w:p>
        </w:tc>
        <w:tc>
          <w:tcPr>
            <w:tcW w:w="2792" w:type="pct"/>
            <w:gridSpan w:val="2"/>
            <w:shd w:val="clear" w:color="auto" w:fill="C1E6F6" w:themeFill="accent3" w:themeFillTint="99"/>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The same R value </w:t>
            </w:r>
          </w:p>
        </w:tc>
        <w:tc>
          <w:tcPr>
            <w:tcW w:w="804" w:type="pct"/>
            <w:gridSpan w:val="2"/>
            <w:shd w:val="clear" w:color="auto" w:fill="C1E6F6" w:themeFill="accent3" w:themeFillTint="99"/>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1</w:t>
            </w:r>
            <w:r w:rsidR="00C94BC0" w:rsidRPr="000A32D1">
              <w:rPr>
                <w:rFonts w:ascii="Arial" w:hAnsi="Arial" w:cs="Arial"/>
                <w:color w:val="000000"/>
                <w:sz w:val="19"/>
                <w:szCs w:val="19"/>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3.      </w:t>
            </w:r>
          </w:p>
        </w:tc>
        <w:tc>
          <w:tcPr>
            <w:tcW w:w="27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A higher R value  </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1</w:t>
            </w:r>
            <w:r w:rsidR="00C94BC0" w:rsidRPr="000A32D1">
              <w:rPr>
                <w:rFonts w:ascii="Arial" w:hAnsi="Arial" w:cs="Arial"/>
                <w:color w:val="000000"/>
                <w:sz w:val="19"/>
                <w:szCs w:val="19"/>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6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i/>
                <w:iCs/>
                <w:color w:val="000000"/>
                <w:sz w:val="19"/>
                <w:szCs w:val="19"/>
              </w:rPr>
            </w:pPr>
            <w:r w:rsidRPr="000A32D1">
              <w:rPr>
                <w:rFonts w:ascii="Arial" w:hAnsi="Arial" w:cs="Arial"/>
                <w:color w:val="000000"/>
                <w:sz w:val="19"/>
                <w:szCs w:val="19"/>
              </w:rPr>
              <w:t>4.</w:t>
            </w:r>
            <w:r w:rsidRPr="000A32D1">
              <w:rPr>
                <w:rFonts w:ascii="Arial" w:hAnsi="Arial" w:cs="Arial"/>
                <w:i/>
                <w:iCs/>
                <w:color w:val="000000"/>
                <w:sz w:val="19"/>
                <w:szCs w:val="19"/>
              </w:rPr>
              <w:t>      </w:t>
            </w:r>
          </w:p>
        </w:tc>
        <w:tc>
          <w:tcPr>
            <w:tcW w:w="2792" w:type="pct"/>
            <w:gridSpan w:val="2"/>
            <w:shd w:val="clear" w:color="auto" w:fill="auto"/>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Would not have installed any insulation [ SKIP TO NEXT APPLICABLE MEASURE] </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19"/>
                <w:szCs w:val="19"/>
              </w:rPr>
            </w:pPr>
            <w:r w:rsidRPr="000A32D1">
              <w:rPr>
                <w:rFonts w:ascii="Arial" w:hAnsi="Arial" w:cs="Arial"/>
                <w:color w:val="000000"/>
                <w:sz w:val="19"/>
                <w:szCs w:val="19"/>
              </w:rPr>
              <w:t>0</w:t>
            </w:r>
            <w:r w:rsidR="00C94BC0" w:rsidRPr="000A32D1">
              <w:rPr>
                <w:rFonts w:ascii="Arial" w:hAnsi="Arial" w:cs="Arial"/>
                <w:color w:val="000000"/>
                <w:sz w:val="19"/>
                <w:szCs w:val="19"/>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-97</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[Don’t know]</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517183">
            <w:pPr>
              <w:keepNext/>
              <w:ind w:firstLineChars="200" w:firstLine="380"/>
              <w:rPr>
                <w:rFonts w:ascii="Arial" w:hAnsi="Arial" w:cs="Arial"/>
                <w:color w:val="000000"/>
                <w:sz w:val="19"/>
                <w:szCs w:val="19"/>
              </w:rPr>
            </w:pPr>
            <w:r w:rsidRPr="000A32D1">
              <w:rPr>
                <w:rFonts w:ascii="Arial" w:hAnsi="Arial" w:cs="Arial"/>
                <w:color w:val="000000"/>
                <w:sz w:val="19"/>
                <w:szCs w:val="19"/>
              </w:rPr>
              <w:t>-98</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xml:space="preserve">[Refused]  </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r w:rsidRPr="000A32D1">
              <w:rPr>
                <w:rFonts w:ascii="Arial" w:hAnsi="Arial" w:cs="Arial"/>
                <w:color w:val="000000"/>
                <w:sz w:val="19"/>
                <w:szCs w:val="19"/>
              </w:rPr>
              <w:t> </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664" w:type="pct"/>
            <w:shd w:val="clear" w:color="auto" w:fill="auto"/>
            <w:noWrap/>
            <w:vAlign w:val="center"/>
            <w:hideMark/>
          </w:tcPr>
          <w:p w:rsidR="00952B5F" w:rsidRPr="000A32D1" w:rsidRDefault="00952B5F" w:rsidP="009558FA">
            <w:pPr>
              <w:rPr>
                <w:rFonts w:ascii="Arial" w:hAnsi="Arial" w:cs="Arial"/>
                <w:color w:val="000000"/>
                <w:sz w:val="19"/>
                <w:szCs w:val="19"/>
              </w:rPr>
            </w:pPr>
          </w:p>
        </w:tc>
        <w:tc>
          <w:tcPr>
            <w:tcW w:w="2792"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19"/>
                <w:szCs w:val="19"/>
              </w:rPr>
            </w:pPr>
          </w:p>
        </w:tc>
        <w:tc>
          <w:tcPr>
            <w:tcW w:w="739" w:type="pct"/>
            <w:shd w:val="clear" w:color="auto" w:fill="auto"/>
            <w:noWrap/>
            <w:vAlign w:val="bottom"/>
            <w:hideMark/>
          </w:tcPr>
          <w:p w:rsidR="00952B5F" w:rsidRPr="000A32D1" w:rsidRDefault="00952B5F" w:rsidP="00CE18FF">
            <w:pPr>
              <w:keepNext/>
              <w:rPr>
                <w:rFonts w:ascii="Arial" w:hAnsi="Arial" w:cs="Arial"/>
                <w:color w:val="000000"/>
                <w:sz w:val="19"/>
                <w:szCs w:val="19"/>
              </w:rPr>
            </w:pPr>
          </w:p>
        </w:tc>
      </w:tr>
      <w:tr w:rsidR="00952B5F" w:rsidRPr="000A32D1" w:rsidTr="00517183">
        <w:trPr>
          <w:trHeight w:val="300"/>
        </w:trPr>
        <w:tc>
          <w:tcPr>
            <w:tcW w:w="3456" w:type="pct"/>
            <w:gridSpan w:val="3"/>
            <w:shd w:val="clear" w:color="auto" w:fill="auto"/>
            <w:noWrap/>
            <w:vAlign w:val="center"/>
            <w:hideMark/>
          </w:tcPr>
          <w:p w:rsidR="00952B5F" w:rsidRPr="000A32D1" w:rsidRDefault="00952B5F" w:rsidP="00CE18FF">
            <w:pPr>
              <w:keepNext/>
              <w:rPr>
                <w:rFonts w:ascii="Arial" w:hAnsi="Arial" w:cs="Arial"/>
                <w:b/>
                <w:bCs/>
                <w:i/>
                <w:iCs/>
                <w:color w:val="4F81BD"/>
                <w:sz w:val="20"/>
                <w:szCs w:val="20"/>
              </w:rPr>
            </w:pPr>
            <w:r w:rsidRPr="000A32D1">
              <w:rPr>
                <w:rFonts w:ascii="Arial" w:hAnsi="Arial" w:cs="Arial"/>
                <w:b/>
                <w:bCs/>
                <w:color w:val="000000"/>
                <w:sz w:val="20"/>
                <w:szCs w:val="20"/>
              </w:rPr>
              <w:lastRenderedPageBreak/>
              <w:t>INSULATION -TIMING</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20"/>
                <w:szCs w:val="20"/>
              </w:rPr>
            </w:pP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5000" w:type="pct"/>
            <w:gridSpan w:val="6"/>
            <w:shd w:val="clear" w:color="auto" w:fill="auto"/>
            <w:noWrap/>
            <w:vAlign w:val="center"/>
            <w:hideMark/>
          </w:tcPr>
          <w:p w:rsidR="00952B5F" w:rsidRPr="000A32D1" w:rsidRDefault="00952B5F" w:rsidP="00CE18FF">
            <w:pPr>
              <w:keepNext/>
              <w:rPr>
                <w:rFonts w:ascii="Arial" w:hAnsi="Arial" w:cs="Arial"/>
                <w:b/>
                <w:bCs/>
                <w:color w:val="000000"/>
                <w:sz w:val="20"/>
                <w:szCs w:val="20"/>
              </w:rPr>
            </w:pPr>
            <w:r w:rsidRPr="000A32D1">
              <w:rPr>
                <w:rFonts w:ascii="Arial" w:hAnsi="Arial" w:cs="Arial"/>
                <w:b/>
                <w:bCs/>
                <w:color w:val="000000"/>
                <w:sz w:val="20"/>
                <w:szCs w:val="20"/>
              </w:rPr>
              <w:t>INS5_#.</w:t>
            </w:r>
            <w:r w:rsidRPr="000A32D1">
              <w:rPr>
                <w:rFonts w:ascii="Arial" w:hAnsi="Arial" w:cs="Arial"/>
                <w:color w:val="000000"/>
                <w:sz w:val="20"/>
                <w:szCs w:val="20"/>
              </w:rPr>
              <w:t xml:space="preserve"> In the absence of the program, would you have installed &lt;MEASURE&gt;</w:t>
            </w:r>
            <w:proofErr w:type="gramStart"/>
            <w:r w:rsidRPr="000A32D1">
              <w:rPr>
                <w:rFonts w:ascii="Arial" w:hAnsi="Arial" w:cs="Arial"/>
                <w:color w:val="000000"/>
                <w:sz w:val="20"/>
                <w:szCs w:val="20"/>
              </w:rPr>
              <w:t>…</w:t>
            </w:r>
            <w:proofErr w:type="gramEnd"/>
            <w:r w:rsidRPr="000A32D1">
              <w:rPr>
                <w:rFonts w:ascii="Arial" w:hAnsi="Arial" w:cs="Arial"/>
                <w:color w:val="000000"/>
                <w:sz w:val="20"/>
                <w:szCs w:val="20"/>
              </w:rPr>
              <w:t xml:space="preserve"> </w:t>
            </w:r>
            <w:r w:rsidRPr="000A32D1">
              <w:rPr>
                <w:rFonts w:ascii="Arial" w:hAnsi="Arial" w:cs="Arial"/>
                <w:b/>
                <w:bCs/>
                <w:i/>
                <w:iCs/>
                <w:color w:val="000000"/>
                <w:sz w:val="20"/>
                <w:szCs w:val="20"/>
              </w:rPr>
              <w:t xml:space="preserve">[READ LIST, </w:t>
            </w:r>
            <w:r w:rsidRPr="000A32D1">
              <w:rPr>
                <w:rFonts w:ascii="Arial" w:hAnsi="Arial" w:cs="Arial"/>
                <w:i/>
                <w:iCs/>
                <w:color w:val="000000"/>
                <w:sz w:val="20"/>
                <w:szCs w:val="20"/>
              </w:rPr>
              <w:t>SINGLE RESPONSE</w:t>
            </w:r>
            <w:r w:rsidRPr="000A32D1">
              <w:rPr>
                <w:rFonts w:ascii="Arial" w:hAnsi="Arial" w:cs="Arial"/>
                <w:b/>
                <w:bCs/>
                <w:i/>
                <w:iCs/>
                <w:color w:val="000000"/>
                <w:sz w:val="20"/>
                <w:szCs w:val="20"/>
              </w:rPr>
              <w:t>]?</w:t>
            </w:r>
          </w:p>
        </w:tc>
      </w:tr>
      <w:tr w:rsidR="00952B5F" w:rsidRPr="000A32D1" w:rsidTr="00517183">
        <w:trPr>
          <w:trHeight w:val="900"/>
        </w:trPr>
        <w:tc>
          <w:tcPr>
            <w:tcW w:w="664" w:type="pct"/>
            <w:shd w:val="clear" w:color="auto" w:fill="auto"/>
            <w:vAlign w:val="center"/>
            <w:hideMark/>
          </w:tcPr>
          <w:p w:rsidR="00952B5F" w:rsidRPr="000A32D1" w:rsidRDefault="00952B5F" w:rsidP="00CE18FF">
            <w:pPr>
              <w:keepNext/>
              <w:rPr>
                <w:rFonts w:ascii="Arial" w:hAnsi="Arial" w:cs="Arial"/>
                <w:b/>
                <w:bCs/>
                <w:color w:val="000000"/>
                <w:sz w:val="20"/>
                <w:szCs w:val="20"/>
              </w:rPr>
            </w:pPr>
            <w:r w:rsidRPr="000A32D1">
              <w:rPr>
                <w:rFonts w:ascii="Arial" w:hAnsi="Arial" w:cs="Arial"/>
                <w:b/>
                <w:bCs/>
                <w:color w:val="000000"/>
                <w:sz w:val="20"/>
                <w:szCs w:val="20"/>
              </w:rPr>
              <w:t>Response Code</w:t>
            </w:r>
          </w:p>
        </w:tc>
        <w:tc>
          <w:tcPr>
            <w:tcW w:w="2792" w:type="pct"/>
            <w:gridSpan w:val="2"/>
            <w:shd w:val="clear" w:color="auto" w:fill="auto"/>
            <w:vAlign w:val="bottom"/>
            <w:hideMark/>
          </w:tcPr>
          <w:p w:rsidR="00952B5F" w:rsidRPr="000A32D1" w:rsidRDefault="00952B5F" w:rsidP="00CE18FF">
            <w:pPr>
              <w:keepNext/>
              <w:rPr>
                <w:rFonts w:ascii="Arial" w:hAnsi="Arial" w:cs="Arial"/>
                <w:b/>
                <w:bCs/>
                <w:color w:val="000000"/>
                <w:sz w:val="20"/>
                <w:szCs w:val="20"/>
              </w:rPr>
            </w:pPr>
            <w:r w:rsidRPr="000A32D1">
              <w:rPr>
                <w:rFonts w:ascii="Arial" w:hAnsi="Arial" w:cs="Arial"/>
                <w:b/>
                <w:bCs/>
                <w:color w:val="000000"/>
                <w:sz w:val="20"/>
                <w:szCs w:val="20"/>
              </w:rPr>
              <w:t>Description</w:t>
            </w:r>
          </w:p>
        </w:tc>
        <w:tc>
          <w:tcPr>
            <w:tcW w:w="804" w:type="pct"/>
            <w:gridSpan w:val="2"/>
            <w:shd w:val="clear" w:color="auto" w:fill="auto"/>
            <w:vAlign w:val="bottom"/>
            <w:hideMark/>
          </w:tcPr>
          <w:p w:rsidR="00952B5F" w:rsidRPr="000A32D1" w:rsidRDefault="00952B5F" w:rsidP="00CE18FF">
            <w:pPr>
              <w:keepNext/>
              <w:rPr>
                <w:rFonts w:ascii="Arial" w:hAnsi="Arial" w:cs="Arial"/>
                <w:b/>
                <w:bCs/>
                <w:color w:val="000000"/>
                <w:sz w:val="20"/>
                <w:szCs w:val="20"/>
              </w:rPr>
            </w:pPr>
            <w:r w:rsidRPr="000A32D1">
              <w:rPr>
                <w:rFonts w:ascii="Arial" w:hAnsi="Arial" w:cs="Arial"/>
                <w:b/>
                <w:bCs/>
                <w:color w:val="000000"/>
                <w:sz w:val="20"/>
                <w:szCs w:val="20"/>
              </w:rPr>
              <w:t>Free-ridership score</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664" w:type="pct"/>
            <w:shd w:val="clear" w:color="auto" w:fill="auto"/>
            <w:noWrap/>
            <w:vAlign w:val="center"/>
          </w:tcPr>
          <w:p w:rsidR="00952B5F" w:rsidRPr="000A32D1" w:rsidRDefault="00952B5F" w:rsidP="000A32D1">
            <w:pPr>
              <w:keepNext/>
              <w:ind w:firstLineChars="200" w:firstLine="400"/>
              <w:rPr>
                <w:rFonts w:ascii="Arial" w:hAnsi="Arial" w:cs="Arial"/>
                <w:color w:val="000000"/>
                <w:sz w:val="20"/>
                <w:szCs w:val="20"/>
              </w:rPr>
            </w:pPr>
            <w:r w:rsidRPr="000A32D1">
              <w:rPr>
                <w:rFonts w:ascii="Arial" w:hAnsi="Arial" w:cs="Arial"/>
                <w:color w:val="000000"/>
                <w:sz w:val="20"/>
                <w:szCs w:val="20"/>
              </w:rPr>
              <w:t>1.      </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 xml:space="preserve">At the same time </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20"/>
                <w:szCs w:val="20"/>
              </w:rPr>
            </w:pPr>
            <w:r w:rsidRPr="000A32D1">
              <w:rPr>
                <w:rFonts w:ascii="Arial" w:hAnsi="Arial" w:cs="Arial"/>
                <w:color w:val="000000"/>
                <w:sz w:val="20"/>
                <w:szCs w:val="20"/>
              </w:rPr>
              <w:t>1</w:t>
            </w:r>
            <w:r w:rsidR="00C94BC0" w:rsidRPr="000A32D1">
              <w:rPr>
                <w:rFonts w:ascii="Arial" w:hAnsi="Arial" w:cs="Arial"/>
                <w:color w:val="000000"/>
                <w:sz w:val="20"/>
                <w:szCs w:val="20"/>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664" w:type="pct"/>
            <w:shd w:val="clear" w:color="auto" w:fill="auto"/>
            <w:noWrap/>
            <w:vAlign w:val="center"/>
          </w:tcPr>
          <w:p w:rsidR="00952B5F" w:rsidRPr="000A32D1" w:rsidRDefault="00952B5F" w:rsidP="000A32D1">
            <w:pPr>
              <w:keepNext/>
              <w:ind w:firstLineChars="200" w:firstLine="400"/>
              <w:rPr>
                <w:rFonts w:ascii="Arial" w:hAnsi="Arial" w:cs="Arial"/>
                <w:color w:val="000000"/>
                <w:sz w:val="20"/>
                <w:szCs w:val="20"/>
              </w:rPr>
            </w:pPr>
            <w:r w:rsidRPr="000A32D1">
              <w:rPr>
                <w:rFonts w:ascii="Arial" w:hAnsi="Arial" w:cs="Arial"/>
                <w:color w:val="000000"/>
                <w:sz w:val="20"/>
                <w:szCs w:val="20"/>
              </w:rPr>
              <w:t>2.      </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Earlier</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20"/>
                <w:szCs w:val="20"/>
              </w:rPr>
            </w:pPr>
            <w:r w:rsidRPr="000A32D1">
              <w:rPr>
                <w:rFonts w:ascii="Arial" w:hAnsi="Arial" w:cs="Arial"/>
                <w:color w:val="000000"/>
                <w:sz w:val="20"/>
                <w:szCs w:val="20"/>
              </w:rPr>
              <w:t>1</w:t>
            </w:r>
            <w:r w:rsidR="00C94BC0" w:rsidRPr="000A32D1">
              <w:rPr>
                <w:rFonts w:ascii="Arial" w:hAnsi="Arial" w:cs="Arial"/>
                <w:color w:val="000000"/>
                <w:sz w:val="20"/>
                <w:szCs w:val="20"/>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664" w:type="pct"/>
            <w:shd w:val="clear" w:color="auto" w:fill="C1E6F6" w:themeFill="accent3" w:themeFillTint="99"/>
            <w:noWrap/>
            <w:vAlign w:val="center"/>
          </w:tcPr>
          <w:p w:rsidR="00952B5F" w:rsidRPr="000A32D1" w:rsidRDefault="00952B5F" w:rsidP="000A32D1">
            <w:pPr>
              <w:keepNext/>
              <w:ind w:firstLineChars="200" w:firstLine="400"/>
              <w:rPr>
                <w:rFonts w:ascii="Arial" w:hAnsi="Arial" w:cs="Arial"/>
                <w:color w:val="000000"/>
                <w:sz w:val="20"/>
                <w:szCs w:val="20"/>
              </w:rPr>
            </w:pPr>
            <w:r w:rsidRPr="000A32D1">
              <w:rPr>
                <w:rFonts w:ascii="Arial" w:hAnsi="Arial" w:cs="Arial"/>
                <w:color w:val="000000"/>
                <w:sz w:val="20"/>
                <w:szCs w:val="20"/>
              </w:rPr>
              <w:t>3.      </w:t>
            </w:r>
          </w:p>
        </w:tc>
        <w:tc>
          <w:tcPr>
            <w:tcW w:w="2792" w:type="pct"/>
            <w:gridSpan w:val="2"/>
            <w:shd w:val="clear" w:color="auto" w:fill="C1E6F6" w:themeFill="accent3" w:themeFillTint="99"/>
            <w:noWrap/>
            <w:vAlign w:val="center"/>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 xml:space="preserve">Later </w:t>
            </w:r>
          </w:p>
        </w:tc>
        <w:tc>
          <w:tcPr>
            <w:tcW w:w="804" w:type="pct"/>
            <w:gridSpan w:val="2"/>
            <w:shd w:val="clear" w:color="auto" w:fill="C1E6F6" w:themeFill="accent3" w:themeFillTint="99"/>
            <w:noWrap/>
            <w:vAlign w:val="bottom"/>
            <w:hideMark/>
          </w:tcPr>
          <w:p w:rsidR="00952B5F" w:rsidRPr="000A32D1" w:rsidRDefault="00952B5F" w:rsidP="00CE18FF">
            <w:pPr>
              <w:keepNext/>
              <w:jc w:val="right"/>
              <w:rPr>
                <w:rFonts w:ascii="Arial" w:hAnsi="Arial" w:cs="Arial"/>
                <w:color w:val="000000"/>
                <w:sz w:val="20"/>
                <w:szCs w:val="20"/>
              </w:rPr>
            </w:pPr>
            <w:r w:rsidRPr="000A32D1">
              <w:rPr>
                <w:rFonts w:ascii="Arial" w:hAnsi="Arial" w:cs="Arial"/>
                <w:color w:val="000000"/>
                <w:sz w:val="20"/>
                <w:szCs w:val="20"/>
              </w:rPr>
              <w:t>0.5</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664" w:type="pct"/>
            <w:shd w:val="clear" w:color="auto" w:fill="auto"/>
            <w:noWrap/>
            <w:vAlign w:val="center"/>
          </w:tcPr>
          <w:p w:rsidR="00952B5F" w:rsidRPr="000A32D1" w:rsidRDefault="00952B5F" w:rsidP="000A32D1">
            <w:pPr>
              <w:keepNext/>
              <w:ind w:firstLineChars="200" w:firstLine="400"/>
              <w:rPr>
                <w:rFonts w:ascii="Arial" w:hAnsi="Arial" w:cs="Arial"/>
                <w:i/>
                <w:iCs/>
                <w:color w:val="000000"/>
                <w:sz w:val="20"/>
                <w:szCs w:val="20"/>
              </w:rPr>
            </w:pPr>
            <w:r w:rsidRPr="000A32D1">
              <w:rPr>
                <w:rFonts w:ascii="Arial" w:hAnsi="Arial" w:cs="Arial"/>
                <w:color w:val="000000"/>
                <w:sz w:val="20"/>
                <w:szCs w:val="20"/>
              </w:rPr>
              <w:t>4.</w:t>
            </w:r>
            <w:r w:rsidRPr="000A32D1">
              <w:rPr>
                <w:rFonts w:ascii="Arial" w:hAnsi="Arial" w:cs="Arial"/>
                <w:i/>
                <w:iCs/>
                <w:color w:val="000000"/>
                <w:sz w:val="20"/>
                <w:szCs w:val="20"/>
              </w:rPr>
              <w:t>      </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 xml:space="preserve">Never </w:t>
            </w:r>
          </w:p>
        </w:tc>
        <w:tc>
          <w:tcPr>
            <w:tcW w:w="804" w:type="pct"/>
            <w:gridSpan w:val="2"/>
            <w:shd w:val="clear" w:color="auto" w:fill="auto"/>
            <w:noWrap/>
            <w:vAlign w:val="bottom"/>
            <w:hideMark/>
          </w:tcPr>
          <w:p w:rsidR="00952B5F" w:rsidRPr="000A32D1" w:rsidRDefault="00952B5F" w:rsidP="00CE18FF">
            <w:pPr>
              <w:keepNext/>
              <w:jc w:val="right"/>
              <w:rPr>
                <w:rFonts w:ascii="Arial" w:hAnsi="Arial" w:cs="Arial"/>
                <w:color w:val="000000"/>
                <w:sz w:val="20"/>
                <w:szCs w:val="20"/>
              </w:rPr>
            </w:pPr>
            <w:r w:rsidRPr="000A32D1">
              <w:rPr>
                <w:rFonts w:ascii="Arial" w:hAnsi="Arial" w:cs="Arial"/>
                <w:color w:val="000000"/>
                <w:sz w:val="20"/>
                <w:szCs w:val="20"/>
              </w:rPr>
              <w:t>0</w:t>
            </w:r>
            <w:r w:rsidR="00C94BC0" w:rsidRPr="000A32D1">
              <w:rPr>
                <w:rFonts w:ascii="Arial" w:hAnsi="Arial" w:cs="Arial"/>
                <w:color w:val="000000"/>
                <w:sz w:val="20"/>
                <w:szCs w:val="20"/>
              </w:rPr>
              <w:t>.0</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664" w:type="pct"/>
            <w:shd w:val="clear" w:color="auto" w:fill="auto"/>
            <w:noWrap/>
            <w:vAlign w:val="center"/>
            <w:hideMark/>
          </w:tcPr>
          <w:p w:rsidR="00952B5F" w:rsidRPr="000A32D1" w:rsidRDefault="00952B5F" w:rsidP="000A32D1">
            <w:pPr>
              <w:keepNext/>
              <w:ind w:firstLineChars="200" w:firstLine="400"/>
              <w:rPr>
                <w:rFonts w:ascii="Arial" w:hAnsi="Arial" w:cs="Arial"/>
                <w:color w:val="000000"/>
                <w:sz w:val="20"/>
                <w:szCs w:val="20"/>
              </w:rPr>
            </w:pPr>
            <w:r w:rsidRPr="000A32D1">
              <w:rPr>
                <w:rFonts w:ascii="Arial" w:hAnsi="Arial" w:cs="Arial"/>
                <w:color w:val="000000"/>
                <w:sz w:val="20"/>
                <w:szCs w:val="20"/>
              </w:rPr>
              <w:t>-97</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[Don’t know]</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 </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r w:rsidR="00952B5F" w:rsidRPr="000A32D1" w:rsidTr="00517183">
        <w:trPr>
          <w:trHeight w:val="300"/>
        </w:trPr>
        <w:tc>
          <w:tcPr>
            <w:tcW w:w="664" w:type="pct"/>
            <w:shd w:val="clear" w:color="auto" w:fill="auto"/>
            <w:noWrap/>
            <w:vAlign w:val="center"/>
            <w:hideMark/>
          </w:tcPr>
          <w:p w:rsidR="00952B5F" w:rsidRPr="000A32D1" w:rsidRDefault="00952B5F" w:rsidP="000A32D1">
            <w:pPr>
              <w:keepNext/>
              <w:ind w:firstLineChars="200" w:firstLine="400"/>
              <w:rPr>
                <w:rFonts w:ascii="Arial" w:hAnsi="Arial" w:cs="Arial"/>
                <w:color w:val="000000"/>
                <w:sz w:val="20"/>
                <w:szCs w:val="20"/>
              </w:rPr>
            </w:pPr>
            <w:r w:rsidRPr="000A32D1">
              <w:rPr>
                <w:rFonts w:ascii="Arial" w:hAnsi="Arial" w:cs="Arial"/>
                <w:color w:val="000000"/>
                <w:sz w:val="20"/>
                <w:szCs w:val="20"/>
              </w:rPr>
              <w:t>-98</w:t>
            </w:r>
          </w:p>
        </w:tc>
        <w:tc>
          <w:tcPr>
            <w:tcW w:w="2792" w:type="pct"/>
            <w:gridSpan w:val="2"/>
            <w:shd w:val="clear" w:color="auto" w:fill="auto"/>
            <w:noWrap/>
            <w:vAlign w:val="center"/>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 xml:space="preserve">[Refused]  </w:t>
            </w:r>
          </w:p>
        </w:tc>
        <w:tc>
          <w:tcPr>
            <w:tcW w:w="804" w:type="pct"/>
            <w:gridSpan w:val="2"/>
            <w:shd w:val="clear" w:color="auto" w:fill="auto"/>
            <w:noWrap/>
            <w:vAlign w:val="bottom"/>
            <w:hideMark/>
          </w:tcPr>
          <w:p w:rsidR="00952B5F" w:rsidRPr="000A32D1" w:rsidRDefault="00952B5F" w:rsidP="00CE18FF">
            <w:pPr>
              <w:keepNext/>
              <w:rPr>
                <w:rFonts w:ascii="Arial" w:hAnsi="Arial" w:cs="Arial"/>
                <w:color w:val="000000"/>
                <w:sz w:val="20"/>
                <w:szCs w:val="20"/>
              </w:rPr>
            </w:pPr>
            <w:r w:rsidRPr="000A32D1">
              <w:rPr>
                <w:rFonts w:ascii="Arial" w:hAnsi="Arial" w:cs="Arial"/>
                <w:color w:val="000000"/>
                <w:sz w:val="20"/>
                <w:szCs w:val="20"/>
              </w:rPr>
              <w:t> </w:t>
            </w:r>
          </w:p>
        </w:tc>
        <w:tc>
          <w:tcPr>
            <w:tcW w:w="739" w:type="pct"/>
            <w:shd w:val="clear" w:color="auto" w:fill="auto"/>
            <w:noWrap/>
            <w:vAlign w:val="bottom"/>
            <w:hideMark/>
          </w:tcPr>
          <w:p w:rsidR="00952B5F" w:rsidRPr="000A32D1" w:rsidRDefault="00952B5F" w:rsidP="00CE18FF">
            <w:pPr>
              <w:keepNext/>
              <w:rPr>
                <w:rFonts w:ascii="Arial" w:hAnsi="Arial" w:cs="Arial"/>
                <w:color w:val="000000"/>
                <w:sz w:val="20"/>
                <w:szCs w:val="20"/>
              </w:rPr>
            </w:pPr>
          </w:p>
        </w:tc>
      </w:tr>
    </w:tbl>
    <w:p w:rsidR="00952B5F" w:rsidRDefault="00952B5F" w:rsidP="00CE18FF">
      <w:pPr>
        <w:pStyle w:val="BodyText"/>
        <w:keepNext/>
      </w:pPr>
    </w:p>
    <w:p w:rsidR="00952B5F" w:rsidRDefault="00952B5F" w:rsidP="00952B5F">
      <w:pPr>
        <w:pStyle w:val="Heading3"/>
      </w:pPr>
      <w:bookmarkStart w:id="173" w:name="_Toc387853731"/>
      <w:bookmarkStart w:id="174" w:name="_Toc389645006"/>
      <w:bookmarkStart w:id="175" w:name="_Toc393446040"/>
      <w:r>
        <w:t xml:space="preserve">Aggregated </w:t>
      </w:r>
      <w:r w:rsidR="006A75E5">
        <w:t>O</w:t>
      </w:r>
      <w:r>
        <w:t xml:space="preserve">verall </w:t>
      </w:r>
      <w:r w:rsidR="006A75E5">
        <w:t>F</w:t>
      </w:r>
      <w:r>
        <w:t>ree</w:t>
      </w:r>
      <w:r w:rsidR="006A75E5">
        <w:t xml:space="preserve"> R</w:t>
      </w:r>
      <w:r>
        <w:t>idership: Long-</w:t>
      </w:r>
      <w:r w:rsidR="006A75E5">
        <w:t>F</w:t>
      </w:r>
      <w:r>
        <w:t xml:space="preserve">orm </w:t>
      </w:r>
      <w:r w:rsidR="006A75E5">
        <w:t>S</w:t>
      </w:r>
      <w:r>
        <w:t xml:space="preserve">urvey </w:t>
      </w:r>
      <w:r w:rsidR="006A75E5">
        <w:t>R</w:t>
      </w:r>
      <w:r>
        <w:t>espondents</w:t>
      </w:r>
      <w:bookmarkEnd w:id="173"/>
      <w:bookmarkEnd w:id="174"/>
      <w:bookmarkEnd w:id="175"/>
    </w:p>
    <w:p w:rsidR="00952B5F" w:rsidRDefault="00952B5F" w:rsidP="008B1B6A">
      <w:pPr>
        <w:pStyle w:val="BodyText"/>
        <w:rPr>
          <w:szCs w:val="22"/>
        </w:rPr>
      </w:pPr>
      <w:r>
        <w:rPr>
          <w:szCs w:val="22"/>
        </w:rPr>
        <w:t>For respondents who took the long form of the survey, measure level free-ridership scores, as computed above,</w:t>
      </w:r>
      <w:r w:rsidR="008B1B6A">
        <w:rPr>
          <w:szCs w:val="22"/>
        </w:rPr>
        <w:t xml:space="preserve"> </w:t>
      </w:r>
      <w:r>
        <w:rPr>
          <w:szCs w:val="22"/>
        </w:rPr>
        <w:t>are aggregated to obtain one</w:t>
      </w:r>
      <w:r w:rsidRPr="00687922">
        <w:rPr>
          <w:szCs w:val="22"/>
        </w:rPr>
        <w:t xml:space="preserve"> overall respondent level free-ridership score</w:t>
      </w:r>
      <w:r>
        <w:rPr>
          <w:szCs w:val="22"/>
        </w:rPr>
        <w:t xml:space="preserve">. In the example shown in </w:t>
      </w:r>
      <w:r w:rsidRPr="003A1E6D">
        <w:rPr>
          <w:szCs w:val="22"/>
        </w:rPr>
        <w:fldChar w:fldCharType="begin"/>
      </w:r>
      <w:r w:rsidRPr="003A1E6D">
        <w:rPr>
          <w:szCs w:val="22"/>
        </w:rPr>
        <w:instrText xml:space="preserve"> REF _Ref387393421 \h </w:instrText>
      </w:r>
      <w:r>
        <w:rPr>
          <w:szCs w:val="22"/>
        </w:rPr>
        <w:instrText xml:space="preserve"> \* MERGEFORMAT </w:instrText>
      </w:r>
      <w:r w:rsidRPr="003A1E6D">
        <w:rPr>
          <w:szCs w:val="22"/>
        </w:rPr>
      </w:r>
      <w:r w:rsidRPr="003A1E6D">
        <w:rPr>
          <w:szCs w:val="22"/>
        </w:rPr>
        <w:fldChar w:fldCharType="separate"/>
      </w:r>
      <w:r w:rsidR="000C56BE" w:rsidRPr="000C56BE">
        <w:rPr>
          <w:szCs w:val="22"/>
        </w:rPr>
        <w:t xml:space="preserve">Table </w:t>
      </w:r>
      <w:r w:rsidR="000C56BE" w:rsidRPr="000C56BE">
        <w:rPr>
          <w:noProof/>
          <w:szCs w:val="22"/>
        </w:rPr>
        <w:t>18</w:t>
      </w:r>
      <w:r w:rsidRPr="003A1E6D">
        <w:rPr>
          <w:szCs w:val="22"/>
        </w:rPr>
        <w:fldChar w:fldCharType="end"/>
      </w:r>
      <w:r w:rsidRPr="003A1E6D">
        <w:rPr>
          <w:szCs w:val="22"/>
        </w:rPr>
        <w:t xml:space="preserve"> </w:t>
      </w:r>
      <w:r>
        <w:rPr>
          <w:szCs w:val="22"/>
        </w:rPr>
        <w:t>below,</w:t>
      </w:r>
      <w:r w:rsidRPr="00687922">
        <w:rPr>
          <w:szCs w:val="22"/>
        </w:rPr>
        <w:t xml:space="preserve"> </w:t>
      </w:r>
      <w:r>
        <w:rPr>
          <w:szCs w:val="22"/>
        </w:rPr>
        <w:t>the</w:t>
      </w:r>
      <w:r w:rsidRPr="00687922">
        <w:rPr>
          <w:szCs w:val="22"/>
        </w:rPr>
        <w:t xml:space="preserve"> respondent </w:t>
      </w:r>
      <w:r>
        <w:rPr>
          <w:szCs w:val="22"/>
        </w:rPr>
        <w:t>has installed 5 measures. The</w:t>
      </w:r>
      <w:r w:rsidRPr="00687922">
        <w:rPr>
          <w:szCs w:val="22"/>
        </w:rPr>
        <w:t xml:space="preserve"> overall free-ridership score</w:t>
      </w:r>
      <w:r>
        <w:rPr>
          <w:szCs w:val="22"/>
        </w:rPr>
        <w:t xml:space="preserve"> for the respondent</w:t>
      </w:r>
      <w:r w:rsidRPr="00687922">
        <w:rPr>
          <w:szCs w:val="22"/>
        </w:rPr>
        <w:t xml:space="preserve"> is simply the average of the free-ridership scores for each measure installed</w:t>
      </w:r>
      <w:r>
        <w:rPr>
          <w:szCs w:val="22"/>
        </w:rPr>
        <w:t xml:space="preserve"> and is computed as (0</w:t>
      </w:r>
      <w:r w:rsidR="001F37D6">
        <w:rPr>
          <w:szCs w:val="22"/>
        </w:rPr>
        <w:t xml:space="preserve"> </w:t>
      </w:r>
      <w:r>
        <w:rPr>
          <w:szCs w:val="22"/>
        </w:rPr>
        <w:t>+</w:t>
      </w:r>
      <w:r w:rsidR="001F37D6">
        <w:rPr>
          <w:szCs w:val="22"/>
        </w:rPr>
        <w:t xml:space="preserve"> </w:t>
      </w:r>
      <w:r>
        <w:rPr>
          <w:szCs w:val="22"/>
        </w:rPr>
        <w:t>0</w:t>
      </w:r>
      <w:r w:rsidR="001F37D6">
        <w:rPr>
          <w:szCs w:val="22"/>
        </w:rPr>
        <w:t xml:space="preserve"> </w:t>
      </w:r>
      <w:r>
        <w:rPr>
          <w:szCs w:val="22"/>
        </w:rPr>
        <w:t>+</w:t>
      </w:r>
      <w:r w:rsidR="001F37D6">
        <w:rPr>
          <w:szCs w:val="22"/>
        </w:rPr>
        <w:t xml:space="preserve"> 0</w:t>
      </w:r>
      <w:r>
        <w:rPr>
          <w:szCs w:val="22"/>
        </w:rPr>
        <w:t>.5+</w:t>
      </w:r>
      <w:r w:rsidR="001F37D6">
        <w:rPr>
          <w:szCs w:val="22"/>
        </w:rPr>
        <w:t xml:space="preserve"> 0</w:t>
      </w:r>
      <w:r>
        <w:rPr>
          <w:szCs w:val="22"/>
        </w:rPr>
        <w:t>.5</w:t>
      </w:r>
      <w:r w:rsidR="001F37D6">
        <w:rPr>
          <w:szCs w:val="22"/>
        </w:rPr>
        <w:t xml:space="preserve"> </w:t>
      </w:r>
      <w:r>
        <w:rPr>
          <w:szCs w:val="22"/>
        </w:rPr>
        <w:t>+</w:t>
      </w:r>
      <w:r w:rsidR="001F37D6">
        <w:rPr>
          <w:szCs w:val="22"/>
        </w:rPr>
        <w:t xml:space="preserve"> 0</w:t>
      </w:r>
      <w:r>
        <w:rPr>
          <w:szCs w:val="22"/>
        </w:rPr>
        <w:t>.5)/5</w:t>
      </w:r>
      <w:r w:rsidR="001F37D6">
        <w:rPr>
          <w:szCs w:val="22"/>
        </w:rPr>
        <w:t xml:space="preserve"> </w:t>
      </w:r>
      <w:r>
        <w:rPr>
          <w:szCs w:val="22"/>
        </w:rPr>
        <w:t>=</w:t>
      </w:r>
      <w:r w:rsidR="001F37D6">
        <w:rPr>
          <w:szCs w:val="22"/>
        </w:rPr>
        <w:t xml:space="preserve"> 0</w:t>
      </w:r>
      <w:r>
        <w:rPr>
          <w:szCs w:val="22"/>
        </w:rPr>
        <w:t>.3.</w:t>
      </w:r>
    </w:p>
    <w:p w:rsidR="00952B5F" w:rsidRDefault="00BB72BF" w:rsidP="00342634">
      <w:pPr>
        <w:pStyle w:val="Caption"/>
      </w:pPr>
      <w:bookmarkStart w:id="176" w:name="_Ref387393421"/>
      <w:bookmarkStart w:id="177" w:name="_Toc390102298"/>
      <w:bookmarkStart w:id="178" w:name="_Toc393446087"/>
      <w:r>
        <w:t>Table</w:t>
      </w:r>
      <w:r w:rsidR="00952B5F">
        <w:t xml:space="preserve"> </w:t>
      </w:r>
      <w:r w:rsidR="00867E9C">
        <w:fldChar w:fldCharType="begin"/>
      </w:r>
      <w:r w:rsidR="00867E9C">
        <w:instrText xml:space="preserve"> SEQ Table \* ARABIC </w:instrText>
      </w:r>
      <w:r w:rsidR="00867E9C">
        <w:fldChar w:fldCharType="separate"/>
      </w:r>
      <w:r w:rsidR="00342634">
        <w:rPr>
          <w:noProof/>
        </w:rPr>
        <w:t>18</w:t>
      </w:r>
      <w:r w:rsidR="00867E9C">
        <w:rPr>
          <w:noProof/>
        </w:rPr>
        <w:fldChar w:fldCharType="end"/>
      </w:r>
      <w:bookmarkEnd w:id="176"/>
      <w:r w:rsidR="00952B5F">
        <w:t>:</w:t>
      </w:r>
      <w:r w:rsidR="008B1B6A">
        <w:t xml:space="preserve"> </w:t>
      </w:r>
      <w:r w:rsidR="00126486">
        <w:t>Individual Respondent free-ridership scores – Illustrative Example</w:t>
      </w:r>
      <w:bookmarkEnd w:id="177"/>
      <w:bookmarkEnd w:id="178"/>
    </w:p>
    <w:tbl>
      <w:tblPr>
        <w:tblStyle w:val="LightGrid-Accent11"/>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217"/>
        <w:gridCol w:w="2637"/>
      </w:tblGrid>
      <w:tr w:rsidR="00C07232" w:rsidRPr="00196AB5" w:rsidTr="009B6AF2">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196AB5" w:rsidRDefault="00952B5F" w:rsidP="00393EDE">
            <w:pPr>
              <w:jc w:val="center"/>
              <w:rPr>
                <w:rFonts w:ascii="Arial" w:eastAsia="Times New Roman" w:hAnsi="Arial" w:cs="Arial"/>
                <w:color w:val="FFFFFF" w:themeColor="background1"/>
              </w:rPr>
            </w:pPr>
            <w:r w:rsidRPr="00196AB5">
              <w:rPr>
                <w:rFonts w:ascii="Arial" w:hAnsi="Arial" w:cs="Arial"/>
                <w:color w:val="FFFFFF" w:themeColor="background1"/>
              </w:rPr>
              <w:t>Measure</w:t>
            </w:r>
          </w:p>
        </w:tc>
        <w:tc>
          <w:tcPr>
            <w:tcW w:w="1338" w:type="pct"/>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196AB5" w:rsidRDefault="00952B5F" w:rsidP="00393ED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196AB5">
              <w:rPr>
                <w:rFonts w:ascii="Arial" w:hAnsi="Arial" w:cs="Arial"/>
                <w:color w:val="FFFFFF" w:themeColor="background1"/>
              </w:rPr>
              <w:t xml:space="preserve">Free-ridership </w:t>
            </w:r>
            <w:r w:rsidR="00393EDE" w:rsidRPr="00196AB5">
              <w:rPr>
                <w:rFonts w:ascii="Arial" w:eastAsia="Times New Roman" w:hAnsi="Arial" w:cs="Arial"/>
                <w:color w:val="FFFFFF" w:themeColor="background1"/>
              </w:rPr>
              <w:t>S</w:t>
            </w:r>
            <w:r w:rsidRPr="00196AB5">
              <w:rPr>
                <w:rFonts w:ascii="Arial" w:hAnsi="Arial" w:cs="Arial"/>
                <w:color w:val="FFFFFF" w:themeColor="background1"/>
              </w:rPr>
              <w:t>cores</w:t>
            </w:r>
          </w:p>
        </w:tc>
      </w:tr>
      <w:tr w:rsidR="00502769" w:rsidRPr="00196AB5" w:rsidTr="009B6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Attic Insulation</w:t>
            </w:r>
          </w:p>
        </w:tc>
        <w:tc>
          <w:tcPr>
            <w:tcW w:w="133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196AB5">
              <w:rPr>
                <w:rFonts w:ascii="Arial" w:eastAsia="Times New Roman" w:hAnsi="Arial"/>
                <w:color w:val="000000"/>
              </w:rPr>
              <w:t>0</w:t>
            </w:r>
            <w:r w:rsidR="00C94BC0" w:rsidRPr="00196AB5">
              <w:rPr>
                <w:rFonts w:ascii="Arial" w:eastAsia="Times New Roman" w:hAnsi="Arial"/>
                <w:color w:val="000000"/>
              </w:rPr>
              <w:t>.0</w:t>
            </w:r>
          </w:p>
        </w:tc>
      </w:tr>
      <w:tr w:rsidR="00952B5F" w:rsidRPr="00196AB5" w:rsidTr="009B6AF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Wall Insulation</w:t>
            </w:r>
          </w:p>
        </w:tc>
        <w:tc>
          <w:tcPr>
            <w:tcW w:w="1338"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196AB5">
              <w:rPr>
                <w:rFonts w:ascii="Arial" w:eastAsia="Times New Roman" w:hAnsi="Arial"/>
                <w:color w:val="000000"/>
              </w:rPr>
              <w:t>0</w:t>
            </w:r>
            <w:r w:rsidR="00C94BC0" w:rsidRPr="00196AB5">
              <w:rPr>
                <w:rFonts w:ascii="Arial" w:eastAsia="Times New Roman" w:hAnsi="Arial"/>
                <w:color w:val="000000"/>
              </w:rPr>
              <w:t>.0</w:t>
            </w:r>
          </w:p>
        </w:tc>
      </w:tr>
      <w:tr w:rsidR="00952B5F" w:rsidRPr="00196AB5" w:rsidTr="009B6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Floor Insulation</w:t>
            </w:r>
          </w:p>
        </w:tc>
        <w:tc>
          <w:tcPr>
            <w:tcW w:w="133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6C181C"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Air Sealing</w:t>
            </w:r>
          </w:p>
        </w:tc>
        <w:tc>
          <w:tcPr>
            <w:tcW w:w="1338"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196AB5">
              <w:rPr>
                <w:rFonts w:ascii="Arial" w:eastAsia="Times New Roman" w:hAnsi="Arial"/>
                <w:color w:val="000000"/>
              </w:rPr>
              <w:t>0.5</w:t>
            </w:r>
          </w:p>
        </w:tc>
      </w:tr>
      <w:tr w:rsidR="00952B5F" w:rsidRPr="00196AB5" w:rsidTr="009B6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HVAC Systems Upgrade - Heat Pump</w:t>
            </w:r>
          </w:p>
        </w:tc>
        <w:tc>
          <w:tcPr>
            <w:tcW w:w="133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6C181C"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HVAC Systems Upgrade - Furnace</w:t>
            </w:r>
          </w:p>
        </w:tc>
        <w:tc>
          <w:tcPr>
            <w:tcW w:w="1338"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6C181C"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HVAC Systems Upgrade - Air Conditioning</w:t>
            </w:r>
          </w:p>
        </w:tc>
        <w:tc>
          <w:tcPr>
            <w:tcW w:w="133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6C181C"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HVAC Duct Leakage Reduction</w:t>
            </w:r>
          </w:p>
        </w:tc>
        <w:tc>
          <w:tcPr>
            <w:tcW w:w="1338"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196AB5">
              <w:rPr>
                <w:rFonts w:ascii="Arial" w:eastAsia="Times New Roman" w:hAnsi="Arial"/>
                <w:color w:val="000000"/>
              </w:rPr>
              <w:t>0.5</w:t>
            </w:r>
          </w:p>
        </w:tc>
      </w:tr>
      <w:tr w:rsidR="00952B5F" w:rsidRPr="00196AB5" w:rsidTr="009B6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HVAC Duct Insulation</w:t>
            </w:r>
          </w:p>
        </w:tc>
        <w:tc>
          <w:tcPr>
            <w:tcW w:w="133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196AB5">
              <w:rPr>
                <w:rFonts w:ascii="Arial" w:eastAsia="Times New Roman" w:hAnsi="Arial"/>
                <w:color w:val="000000"/>
              </w:rPr>
              <w:t>0.5</w:t>
            </w:r>
          </w:p>
        </w:tc>
      </w:tr>
      <w:tr w:rsidR="00952B5F" w:rsidRPr="00196AB5" w:rsidTr="009B6AF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EE Water Heater</w:t>
            </w:r>
          </w:p>
        </w:tc>
        <w:tc>
          <w:tcPr>
            <w:tcW w:w="1338"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6C181C"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Hot Water Distribution</w:t>
            </w:r>
          </w:p>
        </w:tc>
        <w:tc>
          <w:tcPr>
            <w:tcW w:w="133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196AB5" w:rsidRDefault="006C181C"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952B5F" w:rsidP="00393EDE">
            <w:pPr>
              <w:rPr>
                <w:rFonts w:ascii="Arial" w:eastAsia="Times New Roman" w:hAnsi="Arial" w:cs="Arial"/>
                <w:b w:val="0"/>
                <w:bCs w:val="0"/>
                <w:color w:val="000000"/>
              </w:rPr>
            </w:pPr>
            <w:r w:rsidRPr="00196AB5">
              <w:rPr>
                <w:rFonts w:ascii="Arial" w:eastAsia="Times New Roman" w:hAnsi="Arial" w:cs="Arial"/>
                <w:b w:val="0"/>
                <w:bCs w:val="0"/>
                <w:color w:val="000000"/>
              </w:rPr>
              <w:t>Window replacement</w:t>
            </w:r>
          </w:p>
        </w:tc>
        <w:tc>
          <w:tcPr>
            <w:tcW w:w="1338" w:type="pct"/>
            <w:tcBorders>
              <w:top w:val="none" w:sz="0" w:space="0" w:color="auto"/>
              <w:left w:val="none" w:sz="0" w:space="0" w:color="auto"/>
              <w:bottom w:val="none" w:sz="0" w:space="0" w:color="auto"/>
              <w:right w:val="none" w:sz="0" w:space="0" w:color="auto"/>
            </w:tcBorders>
            <w:noWrap/>
            <w:vAlign w:val="center"/>
            <w:hideMark/>
          </w:tcPr>
          <w:p w:rsidR="00952B5F" w:rsidRPr="00196AB5" w:rsidRDefault="006C181C"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Pr>
                <w:rFonts w:ascii="Arial" w:eastAsia="Times New Roman" w:hAnsi="Arial"/>
                <w:color w:val="000000"/>
              </w:rPr>
              <w:t>No Measure</w:t>
            </w:r>
          </w:p>
        </w:tc>
      </w:tr>
      <w:tr w:rsidR="00952B5F" w:rsidRPr="00196AB5" w:rsidTr="009B6A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62"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196AB5" w:rsidRDefault="00952B5F" w:rsidP="0087117F">
            <w:pPr>
              <w:rPr>
                <w:rFonts w:ascii="Arial" w:eastAsia="Times New Roman" w:hAnsi="Arial" w:cs="Arial"/>
                <w:color w:val="000000"/>
              </w:rPr>
            </w:pPr>
            <w:r w:rsidRPr="00196AB5">
              <w:rPr>
                <w:rFonts w:ascii="Arial" w:eastAsia="Times New Roman" w:hAnsi="Arial" w:cs="Arial"/>
                <w:color w:val="000000"/>
              </w:rPr>
              <w:t>Respondent level free-ridership score (across all installed measures)</w:t>
            </w:r>
          </w:p>
        </w:tc>
        <w:tc>
          <w:tcPr>
            <w:tcW w:w="1338"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196AB5" w:rsidRDefault="00952B5F" w:rsidP="0087117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b/>
                <w:bCs/>
                <w:color w:val="000000"/>
              </w:rPr>
            </w:pPr>
            <w:r w:rsidRPr="00196AB5">
              <w:rPr>
                <w:rFonts w:ascii="Arial" w:eastAsia="Times New Roman" w:hAnsi="Arial"/>
                <w:b/>
                <w:bCs/>
                <w:color w:val="000000"/>
              </w:rPr>
              <w:t>0.3</w:t>
            </w:r>
          </w:p>
        </w:tc>
      </w:tr>
    </w:tbl>
    <w:p w:rsidR="00952B5F" w:rsidRPr="00687922" w:rsidRDefault="00952B5F" w:rsidP="00952B5F">
      <w:pPr>
        <w:pStyle w:val="BodyText"/>
        <w:rPr>
          <w:szCs w:val="22"/>
        </w:rPr>
      </w:pPr>
    </w:p>
    <w:p w:rsidR="00952B5F" w:rsidRDefault="00952B5F" w:rsidP="00850D75">
      <w:pPr>
        <w:pStyle w:val="Heading2"/>
      </w:pPr>
      <w:bookmarkStart w:id="179" w:name="_Toc387853732"/>
      <w:bookmarkStart w:id="180" w:name="_Toc389645007"/>
      <w:bookmarkStart w:id="181" w:name="_Toc393446041"/>
      <w:r>
        <w:t>N</w:t>
      </w:r>
      <w:r w:rsidR="00A45DFD">
        <w:t xml:space="preserve">et-to-Gross </w:t>
      </w:r>
      <w:bookmarkEnd w:id="179"/>
      <w:bookmarkEnd w:id="180"/>
      <w:r w:rsidR="00850D75">
        <w:t>Results</w:t>
      </w:r>
      <w:bookmarkEnd w:id="181"/>
    </w:p>
    <w:p w:rsidR="00952B5F" w:rsidRDefault="00952B5F" w:rsidP="0043122C">
      <w:pPr>
        <w:pStyle w:val="BodyText"/>
        <w:rPr>
          <w:szCs w:val="22"/>
        </w:rPr>
      </w:pPr>
      <w:r w:rsidRPr="0074103E">
        <w:rPr>
          <w:szCs w:val="22"/>
        </w:rPr>
        <w:t>The free-r</w:t>
      </w:r>
      <w:r>
        <w:rPr>
          <w:szCs w:val="22"/>
        </w:rPr>
        <w:t>i</w:t>
      </w:r>
      <w:r w:rsidRPr="0074103E">
        <w:rPr>
          <w:szCs w:val="22"/>
        </w:rPr>
        <w:t xml:space="preserve">dership analysis </w:t>
      </w:r>
      <w:r>
        <w:rPr>
          <w:szCs w:val="22"/>
        </w:rPr>
        <w:t xml:space="preserve">began with a review of </w:t>
      </w:r>
      <w:r w:rsidRPr="00952B5F">
        <w:rPr>
          <w:szCs w:val="22"/>
        </w:rPr>
        <w:t>the distribution of scores based on the number of measures installed and the results for each individual measure. Case-weights are</w:t>
      </w:r>
      <w:r w:rsidR="00CE526A" w:rsidRPr="00952B5F">
        <w:rPr>
          <w:szCs w:val="22"/>
        </w:rPr>
        <w:t xml:space="preserve"> </w:t>
      </w:r>
      <w:r w:rsidRPr="00952B5F">
        <w:rPr>
          <w:szCs w:val="22"/>
        </w:rPr>
        <w:t xml:space="preserve">applied to </w:t>
      </w:r>
      <w:r w:rsidRPr="00952B5F">
        <w:rPr>
          <w:szCs w:val="22"/>
        </w:rPr>
        <w:lastRenderedPageBreak/>
        <w:t>ensure that the sample is</w:t>
      </w:r>
      <w:r w:rsidR="0043122C" w:rsidRPr="00952B5F">
        <w:rPr>
          <w:szCs w:val="22"/>
        </w:rPr>
        <w:t xml:space="preserve"> </w:t>
      </w:r>
      <w:r w:rsidRPr="00952B5F">
        <w:rPr>
          <w:szCs w:val="22"/>
        </w:rPr>
        <w:t xml:space="preserve">balanced to reflect true population proportions. The final case-weighted results by utility, </w:t>
      </w:r>
      <w:proofErr w:type="gramStart"/>
      <w:r w:rsidRPr="00952B5F">
        <w:rPr>
          <w:szCs w:val="22"/>
        </w:rPr>
        <w:t>geography,</w:t>
      </w:r>
      <w:proofErr w:type="gramEnd"/>
      <w:r w:rsidRPr="00952B5F">
        <w:rPr>
          <w:szCs w:val="22"/>
        </w:rPr>
        <w:t xml:space="preserve"> and other subgroups of interest such as short-form versus long-form survey respondents are</w:t>
      </w:r>
      <w:r w:rsidR="0043122C" w:rsidRPr="00952B5F">
        <w:rPr>
          <w:szCs w:val="22"/>
        </w:rPr>
        <w:t xml:space="preserve"> </w:t>
      </w:r>
      <w:r w:rsidRPr="00952B5F">
        <w:rPr>
          <w:szCs w:val="22"/>
        </w:rPr>
        <w:t>then provided and will be applied to the gross savings results.</w:t>
      </w:r>
      <w:r>
        <w:rPr>
          <w:szCs w:val="22"/>
        </w:rPr>
        <w:t xml:space="preserve"> </w:t>
      </w:r>
    </w:p>
    <w:p w:rsidR="00952B5F" w:rsidRDefault="00952B5F" w:rsidP="00952B5F">
      <w:pPr>
        <w:pStyle w:val="Heading3"/>
      </w:pPr>
      <w:bookmarkStart w:id="182" w:name="_Toc387853733"/>
      <w:bookmarkStart w:id="183" w:name="_Toc389645008"/>
      <w:bookmarkStart w:id="184" w:name="_Toc393446042"/>
      <w:r>
        <w:t xml:space="preserve">Free-ridership </w:t>
      </w:r>
      <w:r w:rsidR="00002552">
        <w:t>Score</w:t>
      </w:r>
      <w:r>
        <w:t xml:space="preserve">s by </w:t>
      </w:r>
      <w:r w:rsidR="00002552">
        <w:t>Number</w:t>
      </w:r>
      <w:r>
        <w:t xml:space="preserve"> and </w:t>
      </w:r>
      <w:r w:rsidR="00002552">
        <w:t xml:space="preserve">Type </w:t>
      </w:r>
      <w:r>
        <w:t xml:space="preserve">of </w:t>
      </w:r>
      <w:r w:rsidR="00002552">
        <w:t>Measures Installed</w:t>
      </w:r>
      <w:bookmarkEnd w:id="182"/>
      <w:bookmarkEnd w:id="183"/>
      <w:bookmarkEnd w:id="184"/>
      <w:r w:rsidR="00002552">
        <w:t xml:space="preserve"> </w:t>
      </w:r>
    </w:p>
    <w:p w:rsidR="00952B5F" w:rsidRPr="002B5C02" w:rsidRDefault="00952B5F" w:rsidP="00321AB3">
      <w:pPr>
        <w:pStyle w:val="BodyText"/>
      </w:pPr>
      <w:proofErr w:type="gramStart"/>
      <w:r w:rsidRPr="002B5C02">
        <w:t xml:space="preserve">The cross tabulation in </w:t>
      </w:r>
      <w:r w:rsidRPr="002B5C02">
        <w:fldChar w:fldCharType="begin"/>
      </w:r>
      <w:r w:rsidRPr="002B5C02">
        <w:instrText xml:space="preserve"> REF _Ref387665020 \h  \* MERGEFORMAT </w:instrText>
      </w:r>
      <w:r w:rsidRPr="002B5C02">
        <w:fldChar w:fldCharType="separate"/>
      </w:r>
      <w:r w:rsidR="000C56BE">
        <w:t>Table</w:t>
      </w:r>
      <w:r w:rsidR="000C56BE" w:rsidRPr="002B5C02">
        <w:t xml:space="preserve"> </w:t>
      </w:r>
      <w:r w:rsidR="000C56BE">
        <w:rPr>
          <w:noProof/>
        </w:rPr>
        <w:t>19</w:t>
      </w:r>
      <w:r w:rsidRPr="002B5C02">
        <w:fldChar w:fldCharType="end"/>
      </w:r>
      <w:r w:rsidRPr="002B5C02">
        <w:t xml:space="preserve"> below displays the distribution of free-ridership scores by the number of measures installed.</w:t>
      </w:r>
      <w:proofErr w:type="gramEnd"/>
      <w:r w:rsidRPr="002B5C02">
        <w:t xml:space="preserve"> The proportion of </w:t>
      </w:r>
      <w:r w:rsidR="00321AB3">
        <w:t xml:space="preserve">respondents that indicated </w:t>
      </w:r>
      <w:r w:rsidRPr="002B5C02">
        <w:t xml:space="preserve">zero free-ridership </w:t>
      </w:r>
      <w:r w:rsidR="009C6778" w:rsidRPr="002B5C02">
        <w:t>decrease</w:t>
      </w:r>
      <w:r w:rsidR="009C6778">
        <w:t>d</w:t>
      </w:r>
      <w:r w:rsidR="009C6778" w:rsidRPr="002B5C02">
        <w:t xml:space="preserve"> </w:t>
      </w:r>
      <w:r w:rsidRPr="002B5C02">
        <w:t xml:space="preserve">as the number of measures installed </w:t>
      </w:r>
      <w:r w:rsidR="009C6778" w:rsidRPr="002B5C02">
        <w:t>increase</w:t>
      </w:r>
      <w:r w:rsidR="009C6778">
        <w:t>d</w:t>
      </w:r>
      <w:r w:rsidRPr="002B5C02">
        <w:t xml:space="preserve">. Partial free-ridership </w:t>
      </w:r>
      <w:r w:rsidR="00A01884">
        <w:t>was</w:t>
      </w:r>
      <w:r w:rsidR="00A01884" w:rsidRPr="002B5C02">
        <w:t xml:space="preserve"> </w:t>
      </w:r>
      <w:r w:rsidRPr="002B5C02">
        <w:t>lower amongst respondents who install</w:t>
      </w:r>
      <w:r w:rsidR="00A322B5">
        <w:t>ed</w:t>
      </w:r>
      <w:r w:rsidRPr="002B5C02">
        <w:t xml:space="preserve"> </w:t>
      </w:r>
      <w:r w:rsidR="00A322B5">
        <w:t>one</w:t>
      </w:r>
      <w:r w:rsidR="00A322B5" w:rsidRPr="002B5C02">
        <w:t xml:space="preserve"> </w:t>
      </w:r>
      <w:r w:rsidRPr="002B5C02">
        <w:t xml:space="preserve">to </w:t>
      </w:r>
      <w:r w:rsidR="00A322B5">
        <w:t>two</w:t>
      </w:r>
      <w:r w:rsidR="00A322B5" w:rsidRPr="002B5C02">
        <w:t xml:space="preserve"> </w:t>
      </w:r>
      <w:r w:rsidRPr="002B5C02">
        <w:t xml:space="preserve">measures at 62% versus </w:t>
      </w:r>
      <w:r w:rsidR="00A322B5">
        <w:t>more than</w:t>
      </w:r>
      <w:r w:rsidR="00A322B5" w:rsidRPr="002B5C02">
        <w:t xml:space="preserve"> </w:t>
      </w:r>
      <w:r w:rsidRPr="002B5C02">
        <w:t>80% for those who install</w:t>
      </w:r>
      <w:r w:rsidR="00A322B5">
        <w:t>ed</w:t>
      </w:r>
      <w:r w:rsidRPr="002B5C02">
        <w:t xml:space="preserve"> </w:t>
      </w:r>
      <w:r w:rsidR="00A322B5">
        <w:t>three</w:t>
      </w:r>
      <w:r w:rsidR="00A322B5" w:rsidRPr="002B5C02">
        <w:t xml:space="preserve"> </w:t>
      </w:r>
      <w:r w:rsidRPr="002B5C02">
        <w:t>or more measures.</w:t>
      </w:r>
    </w:p>
    <w:p w:rsidR="00952B5F" w:rsidRPr="002B5C02" w:rsidRDefault="00952B5F" w:rsidP="00952B5F">
      <w:pPr>
        <w:pStyle w:val="BodyText"/>
      </w:pPr>
    </w:p>
    <w:p w:rsidR="00952B5F" w:rsidRPr="002B5C02" w:rsidRDefault="00BB72BF" w:rsidP="00342634">
      <w:pPr>
        <w:pStyle w:val="Caption"/>
      </w:pPr>
      <w:bookmarkStart w:id="185" w:name="_Ref387665020"/>
      <w:bookmarkStart w:id="186" w:name="_Toc390102299"/>
      <w:bookmarkStart w:id="187" w:name="_Toc393446088"/>
      <w:r>
        <w:t>Table</w:t>
      </w:r>
      <w:r w:rsidR="00952B5F" w:rsidRPr="002B5C02">
        <w:t xml:space="preserve"> </w:t>
      </w:r>
      <w:r w:rsidR="00867E9C">
        <w:fldChar w:fldCharType="begin"/>
      </w:r>
      <w:r w:rsidR="00867E9C">
        <w:instrText xml:space="preserve"> SEQ Table \* ARABIC </w:instrText>
      </w:r>
      <w:r w:rsidR="00867E9C">
        <w:fldChar w:fldCharType="separate"/>
      </w:r>
      <w:r w:rsidR="00342634">
        <w:rPr>
          <w:noProof/>
        </w:rPr>
        <w:t>19</w:t>
      </w:r>
      <w:r w:rsidR="00867E9C">
        <w:rPr>
          <w:noProof/>
        </w:rPr>
        <w:fldChar w:fldCharType="end"/>
      </w:r>
      <w:bookmarkEnd w:id="185"/>
      <w:r w:rsidR="00952B5F" w:rsidRPr="002B5C02">
        <w:rPr>
          <w:noProof/>
        </w:rPr>
        <w:t xml:space="preserve">: Free-ridership </w:t>
      </w:r>
      <w:r w:rsidR="00972E0F" w:rsidRPr="002B5C02">
        <w:rPr>
          <w:noProof/>
        </w:rPr>
        <w:t>Case-Weighted Score</w:t>
      </w:r>
      <w:r w:rsidR="00952B5F" w:rsidRPr="002B5C02">
        <w:rPr>
          <w:noProof/>
        </w:rPr>
        <w:t xml:space="preserve">s by </w:t>
      </w:r>
      <w:r w:rsidR="00972E0F" w:rsidRPr="002B5C02">
        <w:rPr>
          <w:noProof/>
        </w:rPr>
        <w:t xml:space="preserve">Number </w:t>
      </w:r>
      <w:r w:rsidR="00952B5F" w:rsidRPr="002B5C02">
        <w:rPr>
          <w:noProof/>
        </w:rPr>
        <w:t xml:space="preserve">of </w:t>
      </w:r>
      <w:r w:rsidR="00972E0F" w:rsidRPr="002B5C02">
        <w:rPr>
          <w:noProof/>
        </w:rPr>
        <w:t>Measures Installed</w:t>
      </w:r>
      <w:bookmarkEnd w:id="186"/>
      <w:bookmarkEnd w:id="187"/>
    </w:p>
    <w:tbl>
      <w:tblPr>
        <w:tblStyle w:val="LightGrid-Accent1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38"/>
        <w:gridCol w:w="1293"/>
        <w:gridCol w:w="810"/>
        <w:gridCol w:w="900"/>
        <w:gridCol w:w="777"/>
        <w:gridCol w:w="900"/>
        <w:gridCol w:w="1260"/>
        <w:gridCol w:w="1320"/>
      </w:tblGrid>
      <w:tr w:rsidR="007820F7" w:rsidRPr="0027577C" w:rsidTr="0027577C">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7820F7" w:rsidRPr="0027577C" w:rsidRDefault="007820F7" w:rsidP="009B6AF2">
            <w:pPr>
              <w:jc w:val="center"/>
              <w:rPr>
                <w:rFonts w:ascii="Arial" w:eastAsia="Times New Roman" w:hAnsi="Arial" w:cs="Arial"/>
                <w:color w:val="000000"/>
              </w:rPr>
            </w:pPr>
            <w:r w:rsidRPr="0027577C">
              <w:rPr>
                <w:rFonts w:ascii="Arial" w:hAnsi="Arial" w:cs="Arial"/>
                <w:color w:val="000000"/>
              </w:rPr>
              <w:t>Free-ridership Score  Categories→</w:t>
            </w:r>
          </w:p>
        </w:tc>
        <w:tc>
          <w:tcPr>
            <w:tcW w:w="129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7820F7" w:rsidRPr="0027577C" w:rsidRDefault="007820F7" w:rsidP="0094248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hAnsi="Arial" w:cs="Arial"/>
                <w:color w:val="000000"/>
              </w:rPr>
              <w:t>Zero Free- ridership</w:t>
            </w:r>
          </w:p>
        </w:tc>
        <w:tc>
          <w:tcPr>
            <w:tcW w:w="3387" w:type="dxa"/>
            <w:gridSpan w:val="4"/>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7820F7" w:rsidRPr="0027577C" w:rsidRDefault="007820F7" w:rsidP="0094248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hAnsi="Arial" w:cs="Arial"/>
                <w:color w:val="000000"/>
              </w:rPr>
              <w:t>Partial Free-ridership</w:t>
            </w:r>
          </w:p>
        </w:tc>
        <w:tc>
          <w:tcPr>
            <w:tcW w:w="1260" w:type="dxa"/>
            <w:tcBorders>
              <w:top w:val="none" w:sz="0" w:space="0" w:color="auto"/>
              <w:left w:val="none" w:sz="0" w:space="0" w:color="auto"/>
              <w:bottom w:val="none" w:sz="0" w:space="0" w:color="auto"/>
              <w:right w:val="none" w:sz="0" w:space="0" w:color="auto"/>
            </w:tcBorders>
            <w:shd w:val="clear" w:color="auto" w:fill="EAF6FC" w:themeFill="accent3" w:themeFillTint="33"/>
            <w:hideMark/>
          </w:tcPr>
          <w:p w:rsidR="007820F7" w:rsidRPr="0027577C" w:rsidRDefault="007820F7" w:rsidP="0094248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Pure free-</w:t>
            </w:r>
            <w:proofErr w:type="spellStart"/>
            <w:r w:rsidRPr="0027577C">
              <w:rPr>
                <w:rFonts w:ascii="Arial" w:eastAsia="Times New Roman" w:hAnsi="Arial" w:cs="Arial"/>
                <w:color w:val="000000"/>
              </w:rPr>
              <w:t>ridership</w:t>
            </w:r>
            <w:r w:rsidR="00143BF2" w:rsidRPr="0027577C">
              <w:rPr>
                <w:rFonts w:ascii="Arial" w:hAnsi="Arial" w:cs="Arial"/>
                <w:color w:val="000000"/>
              </w:rPr>
              <w:t>Pure</w:t>
            </w:r>
            <w:proofErr w:type="spellEnd"/>
            <w:r w:rsidR="00143BF2" w:rsidRPr="0027577C">
              <w:rPr>
                <w:rFonts w:ascii="Arial" w:hAnsi="Arial" w:cs="Arial"/>
                <w:color w:val="000000"/>
              </w:rPr>
              <w:t xml:space="preserve"> free</w:t>
            </w:r>
          </w:p>
        </w:tc>
        <w:tc>
          <w:tcPr>
            <w:tcW w:w="1320" w:type="dxa"/>
            <w:tcBorders>
              <w:top w:val="none" w:sz="0" w:space="0" w:color="auto"/>
              <w:left w:val="none" w:sz="0" w:space="0" w:color="auto"/>
              <w:bottom w:val="none" w:sz="0" w:space="0" w:color="auto"/>
              <w:right w:val="none" w:sz="0" w:space="0" w:color="auto"/>
            </w:tcBorders>
            <w:shd w:val="clear" w:color="auto" w:fill="002776"/>
            <w:hideMark/>
          </w:tcPr>
          <w:p w:rsidR="007820F7" w:rsidRPr="0027577C" w:rsidRDefault="007820F7"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27577C">
              <w:rPr>
                <w:rFonts w:ascii="Arial" w:eastAsia="Times New Roman" w:hAnsi="Arial" w:cs="Arial"/>
                <w:color w:val="FFFFFF" w:themeColor="background1"/>
              </w:rPr>
              <w:t>Number of respondents</w:t>
            </w:r>
          </w:p>
        </w:tc>
      </w:tr>
      <w:tr w:rsidR="00952B5F" w:rsidRPr="0027577C" w:rsidTr="0027577C">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9B6AF2">
            <w:pPr>
              <w:rPr>
                <w:rFonts w:ascii="Arial" w:eastAsia="Times New Roman" w:hAnsi="Arial" w:cs="Arial"/>
                <w:color w:val="000000"/>
              </w:rPr>
            </w:pPr>
            <w:r w:rsidRPr="0027577C">
              <w:rPr>
                <w:rFonts w:ascii="Arial" w:hAnsi="Arial" w:cs="Arial"/>
                <w:color w:val="000000"/>
              </w:rPr>
              <w:t>Number of measures installed↓</w:t>
            </w:r>
          </w:p>
        </w:tc>
        <w:tc>
          <w:tcPr>
            <w:tcW w:w="129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hAnsi="Arial"/>
                <w:color w:val="000000"/>
              </w:rPr>
              <w:t>0</w:t>
            </w:r>
          </w:p>
        </w:tc>
        <w:tc>
          <w:tcPr>
            <w:tcW w:w="81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hAnsi="Arial"/>
                <w:color w:val="000000"/>
              </w:rPr>
              <w:t>&gt; 0, &lt;= .25</w:t>
            </w:r>
          </w:p>
        </w:tc>
        <w:tc>
          <w:tcPr>
            <w:tcW w:w="90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hAnsi="Arial"/>
                <w:color w:val="000000"/>
              </w:rPr>
              <w:t>&gt; .25, &lt;= .5</w:t>
            </w:r>
          </w:p>
        </w:tc>
        <w:tc>
          <w:tcPr>
            <w:tcW w:w="777"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hAnsi="Arial"/>
                <w:color w:val="000000"/>
              </w:rPr>
              <w:t>&gt; .5, &lt;= .75</w:t>
            </w:r>
          </w:p>
        </w:tc>
        <w:tc>
          <w:tcPr>
            <w:tcW w:w="90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hAnsi="Arial"/>
                <w:color w:val="000000"/>
              </w:rPr>
              <w:t>&gt;.75, &lt;1</w:t>
            </w:r>
          </w:p>
        </w:tc>
        <w:tc>
          <w:tcPr>
            <w:tcW w:w="126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hAnsi="Arial"/>
                <w:color w:val="000000"/>
              </w:rPr>
              <w:t>1</w:t>
            </w:r>
          </w:p>
        </w:tc>
        <w:tc>
          <w:tcPr>
            <w:tcW w:w="1320" w:type="dxa"/>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27577C" w:rsidRDefault="00952B5F" w:rsidP="008B1FC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b/>
                <w:bCs/>
                <w:color w:val="FFFFFF" w:themeColor="background1"/>
              </w:rPr>
            </w:pPr>
          </w:p>
        </w:tc>
      </w:tr>
      <w:tr w:rsidR="00952B5F"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8B1FC5">
            <w:pPr>
              <w:rPr>
                <w:rFonts w:ascii="Arial" w:eastAsia="Times New Roman" w:hAnsi="Arial" w:cs="Arial"/>
                <w:color w:val="000000"/>
              </w:rPr>
            </w:pPr>
            <w:r w:rsidRPr="0027577C">
              <w:rPr>
                <w:rFonts w:ascii="Arial" w:hAnsi="Arial" w:cs="Arial"/>
                <w:color w:val="000000"/>
              </w:rPr>
              <w:t>1 to 2</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17%</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26%</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11%</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20%</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35</w:t>
            </w:r>
          </w:p>
        </w:tc>
      </w:tr>
      <w:tr w:rsidR="00952B5F"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8B1FC5">
            <w:pPr>
              <w:rPr>
                <w:rFonts w:ascii="Arial" w:eastAsia="Times New Roman" w:hAnsi="Arial" w:cs="Arial"/>
                <w:color w:val="000000"/>
              </w:rPr>
            </w:pPr>
            <w:r w:rsidRPr="0027577C">
              <w:rPr>
                <w:rFonts w:ascii="Arial" w:hAnsi="Arial" w:cs="Arial"/>
                <w:color w:val="000000"/>
              </w:rPr>
              <w:t>3 to 4</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13%</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27%</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26%</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9%</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5%</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150</w:t>
            </w:r>
          </w:p>
        </w:tc>
      </w:tr>
      <w:tr w:rsidR="00952B5F" w:rsidRPr="0027577C" w:rsidTr="0027577C">
        <w:trPr>
          <w:cnfStyle w:val="000000010000" w:firstRow="0" w:lastRow="0" w:firstColumn="0" w:lastColumn="0" w:oddVBand="0" w:evenVBand="0" w:oddHBand="0" w:evenHBand="1"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8B1FC5">
            <w:pPr>
              <w:rPr>
                <w:rFonts w:ascii="Arial" w:eastAsia="Times New Roman" w:hAnsi="Arial" w:cs="Arial"/>
                <w:color w:val="000000"/>
              </w:rPr>
            </w:pPr>
            <w:r w:rsidRPr="0027577C">
              <w:rPr>
                <w:rFonts w:ascii="Arial" w:hAnsi="Arial" w:cs="Arial"/>
                <w:color w:val="000000"/>
              </w:rPr>
              <w:t>5 to 7</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12%</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20%</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32%</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19%</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11%</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6%</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288</w:t>
            </w:r>
          </w:p>
        </w:tc>
      </w:tr>
      <w:tr w:rsidR="00952B5F"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8B1FC5">
            <w:pPr>
              <w:rPr>
                <w:rFonts w:ascii="Arial" w:eastAsia="Times New Roman" w:hAnsi="Arial" w:cs="Arial"/>
                <w:color w:val="000000"/>
              </w:rPr>
            </w:pPr>
            <w:r w:rsidRPr="0027577C">
              <w:rPr>
                <w:rFonts w:ascii="Arial" w:hAnsi="Arial" w:cs="Arial"/>
                <w:color w:val="000000"/>
              </w:rPr>
              <w:t>8 to 11</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7%</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15%</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31%</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19%</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20%</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7%</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54</w:t>
            </w:r>
          </w:p>
        </w:tc>
      </w:tr>
      <w:tr w:rsidR="00952B5F"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27577C" w:rsidRDefault="007820F7" w:rsidP="008B1FC5">
            <w:pPr>
              <w:rPr>
                <w:rFonts w:ascii="Arial" w:eastAsia="Times New Roman" w:hAnsi="Arial" w:cs="Arial"/>
                <w:color w:val="FFFFFF" w:themeColor="background1"/>
              </w:rPr>
            </w:pPr>
            <w:r w:rsidRPr="0027577C">
              <w:rPr>
                <w:rFonts w:ascii="Arial" w:eastAsia="Times New Roman" w:hAnsi="Arial" w:cs="Arial"/>
                <w:color w:val="FFFFFF" w:themeColor="background1"/>
              </w:rPr>
              <w:t>Number of respondents</w:t>
            </w:r>
          </w:p>
        </w:tc>
        <w:tc>
          <w:tcPr>
            <w:tcW w:w="1293"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63</w:t>
            </w:r>
          </w:p>
        </w:tc>
        <w:tc>
          <w:tcPr>
            <w:tcW w:w="81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110</w:t>
            </w:r>
          </w:p>
        </w:tc>
        <w:tc>
          <w:tcPr>
            <w:tcW w:w="90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158</w:t>
            </w:r>
          </w:p>
        </w:tc>
        <w:tc>
          <w:tcPr>
            <w:tcW w:w="777"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100</w:t>
            </w:r>
          </w:p>
        </w:tc>
        <w:tc>
          <w:tcPr>
            <w:tcW w:w="90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61</w:t>
            </w:r>
          </w:p>
        </w:tc>
        <w:tc>
          <w:tcPr>
            <w:tcW w:w="126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35</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952B5F" w:rsidRPr="0027577C" w:rsidRDefault="00952B5F" w:rsidP="003D350D">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hAnsi="Arial"/>
                <w:color w:val="FFFFFF" w:themeColor="background1"/>
              </w:rPr>
              <w:t>527</w:t>
            </w:r>
          </w:p>
        </w:tc>
      </w:tr>
    </w:tbl>
    <w:p w:rsidR="00952B5F" w:rsidRDefault="00952B5F" w:rsidP="00952B5F">
      <w:pPr>
        <w:pStyle w:val="BodyText"/>
      </w:pPr>
    </w:p>
    <w:p w:rsidR="00152E56" w:rsidRPr="002B5C02" w:rsidRDefault="00152E56" w:rsidP="00342634">
      <w:pPr>
        <w:pStyle w:val="Caption"/>
      </w:pPr>
      <w:bookmarkStart w:id="188" w:name="_Toc393446089"/>
      <w:r>
        <w:t>Table</w:t>
      </w:r>
      <w:r w:rsidRPr="002B5C02">
        <w:t xml:space="preserve"> </w:t>
      </w:r>
      <w:r w:rsidR="00867E9C">
        <w:fldChar w:fldCharType="begin"/>
      </w:r>
      <w:r w:rsidR="00867E9C">
        <w:instrText xml:space="preserve"> SEQ Table \* ARABIC </w:instrText>
      </w:r>
      <w:r w:rsidR="00867E9C">
        <w:fldChar w:fldCharType="separate"/>
      </w:r>
      <w:r w:rsidR="00342634">
        <w:rPr>
          <w:noProof/>
        </w:rPr>
        <w:t>20</w:t>
      </w:r>
      <w:r w:rsidR="00867E9C">
        <w:rPr>
          <w:noProof/>
        </w:rPr>
        <w:fldChar w:fldCharType="end"/>
      </w:r>
      <w:r w:rsidR="009835C9">
        <w:rPr>
          <w:noProof/>
        </w:rPr>
        <w:t xml:space="preserve"> </w:t>
      </w:r>
      <w:r w:rsidRPr="002B5C02">
        <w:rPr>
          <w:noProof/>
        </w:rPr>
        <w:t>: Free-ridership Case-Weighted Scores by Number of Measures Installed</w:t>
      </w:r>
      <w:bookmarkEnd w:id="188"/>
    </w:p>
    <w:tbl>
      <w:tblPr>
        <w:tblStyle w:val="LightGrid-Accent11"/>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538"/>
        <w:gridCol w:w="1293"/>
        <w:gridCol w:w="810"/>
        <w:gridCol w:w="900"/>
        <w:gridCol w:w="777"/>
        <w:gridCol w:w="900"/>
        <w:gridCol w:w="1260"/>
        <w:gridCol w:w="1320"/>
      </w:tblGrid>
      <w:tr w:rsidR="00152E56" w:rsidRPr="000A32D1" w:rsidTr="00E02E19">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rPr>
                <w:rFonts w:ascii="Arial" w:eastAsia="Times New Roman" w:hAnsi="Arial" w:cs="Arial"/>
                <w:color w:val="000000"/>
              </w:rPr>
            </w:pPr>
            <w:r w:rsidRPr="000A32D1">
              <w:rPr>
                <w:rFonts w:ascii="Arial" w:hAnsi="Arial" w:cs="Arial"/>
                <w:color w:val="000000"/>
              </w:rPr>
              <w:t>Free-ridership Score  Categories→</w:t>
            </w:r>
          </w:p>
        </w:tc>
        <w:tc>
          <w:tcPr>
            <w:tcW w:w="129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A32D1">
              <w:rPr>
                <w:rFonts w:ascii="Arial" w:hAnsi="Arial" w:cs="Arial"/>
                <w:color w:val="000000"/>
              </w:rPr>
              <w:t>Zero Free- ridership</w:t>
            </w:r>
          </w:p>
        </w:tc>
        <w:tc>
          <w:tcPr>
            <w:tcW w:w="3387" w:type="dxa"/>
            <w:gridSpan w:val="4"/>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A32D1">
              <w:rPr>
                <w:rFonts w:ascii="Arial" w:hAnsi="Arial" w:cs="Arial"/>
                <w:color w:val="000000"/>
              </w:rPr>
              <w:t>Partial Free-ridership</w:t>
            </w:r>
          </w:p>
        </w:tc>
        <w:tc>
          <w:tcPr>
            <w:tcW w:w="1260" w:type="dxa"/>
            <w:tcBorders>
              <w:top w:val="none" w:sz="0" w:space="0" w:color="auto"/>
              <w:left w:val="none" w:sz="0" w:space="0" w:color="auto"/>
              <w:bottom w:val="none" w:sz="0" w:space="0" w:color="auto"/>
              <w:right w:val="none" w:sz="0" w:space="0" w:color="auto"/>
            </w:tcBorders>
            <w:shd w:val="clear" w:color="auto" w:fill="EAF6FC" w:themeFill="accent3" w:themeFillTint="33"/>
            <w:hideMark/>
          </w:tcPr>
          <w:p w:rsidR="00152E56" w:rsidRPr="000A32D1" w:rsidRDefault="00152E56" w:rsidP="00E02E1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0A32D1">
              <w:rPr>
                <w:rFonts w:ascii="Arial" w:eastAsia="Times New Roman" w:hAnsi="Arial" w:cs="Arial"/>
                <w:color w:val="000000"/>
              </w:rPr>
              <w:t>Pure free-ridership</w:t>
            </w:r>
          </w:p>
        </w:tc>
        <w:tc>
          <w:tcPr>
            <w:tcW w:w="1320" w:type="dxa"/>
            <w:tcBorders>
              <w:top w:val="none" w:sz="0" w:space="0" w:color="auto"/>
              <w:left w:val="none" w:sz="0" w:space="0" w:color="auto"/>
              <w:bottom w:val="none" w:sz="0" w:space="0" w:color="auto"/>
              <w:right w:val="none" w:sz="0" w:space="0" w:color="auto"/>
            </w:tcBorders>
            <w:shd w:val="clear" w:color="auto" w:fill="002776"/>
            <w:hideMark/>
          </w:tcPr>
          <w:p w:rsidR="00152E56" w:rsidRPr="000A32D1" w:rsidRDefault="00152E56" w:rsidP="00E02E1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27577C">
              <w:rPr>
                <w:rFonts w:ascii="Arial" w:eastAsia="Times New Roman" w:hAnsi="Arial" w:cs="Arial"/>
                <w:color w:val="FFFFFF" w:themeColor="background1"/>
              </w:rPr>
              <w:t>Number of respondents</w:t>
            </w:r>
          </w:p>
        </w:tc>
      </w:tr>
      <w:tr w:rsidR="00152E56" w:rsidRPr="000A32D1" w:rsidTr="00E02E19">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rPr>
                <w:rFonts w:ascii="Arial" w:eastAsia="Times New Roman" w:hAnsi="Arial" w:cs="Arial"/>
                <w:color w:val="000000"/>
              </w:rPr>
            </w:pPr>
            <w:r w:rsidRPr="000A32D1">
              <w:rPr>
                <w:rFonts w:ascii="Arial" w:hAnsi="Arial" w:cs="Arial"/>
                <w:color w:val="000000"/>
              </w:rPr>
              <w:t>Number of measures installed↓</w:t>
            </w:r>
          </w:p>
        </w:tc>
        <w:tc>
          <w:tcPr>
            <w:tcW w:w="129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hAnsi="Arial"/>
                <w:color w:val="000000"/>
              </w:rPr>
              <w:t>0</w:t>
            </w:r>
          </w:p>
        </w:tc>
        <w:tc>
          <w:tcPr>
            <w:tcW w:w="81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hAnsi="Arial"/>
                <w:color w:val="000000"/>
              </w:rPr>
              <w:t>&gt; 0, &lt;= .25</w:t>
            </w:r>
          </w:p>
        </w:tc>
        <w:tc>
          <w:tcPr>
            <w:tcW w:w="90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hAnsi="Arial"/>
                <w:color w:val="000000"/>
              </w:rPr>
              <w:t>&gt; .25, &lt;= .5</w:t>
            </w:r>
          </w:p>
        </w:tc>
        <w:tc>
          <w:tcPr>
            <w:tcW w:w="777"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hAnsi="Arial"/>
                <w:color w:val="000000"/>
              </w:rPr>
              <w:t>&gt; .5, &lt;= .75</w:t>
            </w:r>
          </w:p>
        </w:tc>
        <w:tc>
          <w:tcPr>
            <w:tcW w:w="90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hAnsi="Arial"/>
                <w:color w:val="000000"/>
              </w:rPr>
              <w:t>&gt;.75, &lt;1</w:t>
            </w:r>
          </w:p>
        </w:tc>
        <w:tc>
          <w:tcPr>
            <w:tcW w:w="126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hAnsi="Arial"/>
                <w:color w:val="000000"/>
              </w:rPr>
              <w:t>1</w:t>
            </w:r>
          </w:p>
        </w:tc>
        <w:tc>
          <w:tcPr>
            <w:tcW w:w="1320" w:type="dxa"/>
            <w:tcBorders>
              <w:top w:val="none" w:sz="0" w:space="0" w:color="auto"/>
              <w:left w:val="none" w:sz="0" w:space="0" w:color="auto"/>
              <w:bottom w:val="none" w:sz="0" w:space="0" w:color="auto"/>
              <w:right w:val="none" w:sz="0" w:space="0" w:color="auto"/>
            </w:tcBorders>
            <w:shd w:val="clear" w:color="auto" w:fill="002776"/>
            <w:noWrap/>
            <w:vAlign w:val="center"/>
            <w:hideMark/>
          </w:tcPr>
          <w:p w:rsidR="00152E56" w:rsidRPr="000A32D1" w:rsidRDefault="00152E56" w:rsidP="00E02E1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b/>
                <w:bCs/>
                <w:color w:val="FFFFFF" w:themeColor="background1"/>
              </w:rPr>
            </w:pPr>
          </w:p>
        </w:tc>
      </w:tr>
      <w:tr w:rsidR="00152E56" w:rsidRPr="000A32D1" w:rsidTr="00152E5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152E56" w:rsidRPr="000A32D1" w:rsidRDefault="00152E56" w:rsidP="00E02E19">
            <w:pPr>
              <w:rPr>
                <w:rFonts w:ascii="Arial" w:eastAsia="Times New Roman" w:hAnsi="Arial" w:cs="Arial"/>
                <w:color w:val="000000"/>
              </w:rPr>
            </w:pPr>
            <w:r w:rsidRPr="000A32D1">
              <w:rPr>
                <w:rFonts w:ascii="Arial" w:hAnsi="Arial" w:cs="Arial"/>
                <w:color w:val="000000"/>
              </w:rPr>
              <w:t>1 to 2</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6</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9</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5</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4</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7</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35</w:t>
            </w:r>
          </w:p>
        </w:tc>
      </w:tr>
      <w:tr w:rsidR="00152E56" w:rsidRPr="000A32D1" w:rsidTr="00152E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152E56" w:rsidRPr="000A32D1" w:rsidRDefault="00152E56" w:rsidP="00E02E19">
            <w:pPr>
              <w:rPr>
                <w:rFonts w:ascii="Arial" w:eastAsia="Times New Roman" w:hAnsi="Arial" w:cs="Arial"/>
                <w:color w:val="000000"/>
              </w:rPr>
            </w:pPr>
            <w:r w:rsidRPr="000A32D1">
              <w:rPr>
                <w:rFonts w:ascii="Arial" w:hAnsi="Arial" w:cs="Arial"/>
                <w:color w:val="000000"/>
              </w:rPr>
              <w:t>3 to 4</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19</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40</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39</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31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13</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8</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150</w:t>
            </w:r>
          </w:p>
        </w:tc>
      </w:tr>
      <w:tr w:rsidR="00152E56" w:rsidRPr="000A32D1" w:rsidTr="00152E56">
        <w:trPr>
          <w:cnfStyle w:val="000000010000" w:firstRow="0" w:lastRow="0" w:firstColumn="0" w:lastColumn="0" w:oddVBand="0" w:evenVBand="0" w:oddHBand="0" w:evenHBand="1"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152E56" w:rsidRPr="000A32D1" w:rsidRDefault="00152E56" w:rsidP="00E02E19">
            <w:pPr>
              <w:rPr>
                <w:rFonts w:ascii="Arial" w:eastAsia="Times New Roman" w:hAnsi="Arial" w:cs="Arial"/>
                <w:color w:val="000000"/>
              </w:rPr>
            </w:pPr>
            <w:r w:rsidRPr="000A32D1">
              <w:rPr>
                <w:rFonts w:ascii="Arial" w:hAnsi="Arial" w:cs="Arial"/>
                <w:color w:val="000000"/>
              </w:rPr>
              <w:t>5 to 7</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34</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58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93</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54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33</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hAnsi="Arial"/>
              </w:rPr>
            </w:pPr>
            <w:r w:rsidRPr="0027577C">
              <w:rPr>
                <w:rFonts w:ascii="Arial" w:hAnsi="Arial"/>
              </w:rPr>
              <w:t>16</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288</w:t>
            </w:r>
          </w:p>
        </w:tc>
      </w:tr>
      <w:tr w:rsidR="00152E56" w:rsidRPr="000A32D1" w:rsidTr="00152E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152E56" w:rsidRPr="000A32D1" w:rsidRDefault="00152E56" w:rsidP="00E02E19">
            <w:pPr>
              <w:rPr>
                <w:rFonts w:ascii="Arial" w:eastAsia="Times New Roman" w:hAnsi="Arial" w:cs="Arial"/>
                <w:color w:val="000000"/>
              </w:rPr>
            </w:pPr>
            <w:r w:rsidRPr="000A32D1">
              <w:rPr>
                <w:rFonts w:ascii="Arial" w:hAnsi="Arial" w:cs="Arial"/>
                <w:color w:val="000000"/>
              </w:rPr>
              <w:t>8 to 11</w:t>
            </w:r>
          </w:p>
        </w:tc>
        <w:tc>
          <w:tcPr>
            <w:tcW w:w="1293"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4</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17</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10</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11</w:t>
            </w:r>
          </w:p>
        </w:tc>
        <w:tc>
          <w:tcPr>
            <w:tcW w:w="1260" w:type="dxa"/>
            <w:tcBorders>
              <w:top w:val="none" w:sz="0" w:space="0" w:color="auto"/>
              <w:left w:val="none" w:sz="0" w:space="0" w:color="auto"/>
              <w:bottom w:val="none" w:sz="0" w:space="0" w:color="auto"/>
              <w:right w:val="none" w:sz="0" w:space="0" w:color="auto"/>
            </w:tcBorders>
            <w:shd w:val="clear" w:color="auto" w:fill="auto"/>
            <w:noWrap/>
            <w:vAlign w:val="bottom"/>
          </w:tcPr>
          <w:p w:rsidR="00152E56" w:rsidRPr="0027577C"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hAnsi="Arial"/>
              </w:rPr>
            </w:pPr>
            <w:r w:rsidRPr="0027577C">
              <w:rPr>
                <w:rFonts w:ascii="Arial" w:hAnsi="Arial"/>
              </w:rPr>
              <w:t>4</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54</w:t>
            </w:r>
          </w:p>
        </w:tc>
      </w:tr>
      <w:tr w:rsidR="00152E56" w:rsidRPr="000A32D1" w:rsidTr="00E02E19">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38" w:type="dxa"/>
            <w:tcBorders>
              <w:top w:val="none" w:sz="0" w:space="0" w:color="auto"/>
              <w:left w:val="none" w:sz="0" w:space="0" w:color="auto"/>
              <w:bottom w:val="none" w:sz="0" w:space="0" w:color="auto"/>
              <w:right w:val="none" w:sz="0" w:space="0" w:color="auto"/>
            </w:tcBorders>
            <w:shd w:val="clear" w:color="auto" w:fill="002776"/>
            <w:noWrap/>
            <w:vAlign w:val="center"/>
            <w:hideMark/>
          </w:tcPr>
          <w:p w:rsidR="00152E56" w:rsidRPr="000A32D1" w:rsidRDefault="00152E56" w:rsidP="00E02E19">
            <w:pPr>
              <w:rPr>
                <w:rFonts w:ascii="Arial" w:eastAsia="Times New Roman" w:hAnsi="Arial" w:cs="Arial"/>
                <w:color w:val="FFFFFF" w:themeColor="background1"/>
              </w:rPr>
            </w:pPr>
            <w:r w:rsidRPr="0027577C">
              <w:rPr>
                <w:rFonts w:ascii="Arial" w:eastAsia="Times New Roman" w:hAnsi="Arial" w:cs="Arial"/>
                <w:color w:val="FFFFFF" w:themeColor="background1"/>
              </w:rPr>
              <w:t>Number of respondents</w:t>
            </w:r>
          </w:p>
        </w:tc>
        <w:tc>
          <w:tcPr>
            <w:tcW w:w="1293"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63</w:t>
            </w:r>
          </w:p>
        </w:tc>
        <w:tc>
          <w:tcPr>
            <w:tcW w:w="81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110</w:t>
            </w:r>
          </w:p>
        </w:tc>
        <w:tc>
          <w:tcPr>
            <w:tcW w:w="90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158</w:t>
            </w:r>
          </w:p>
        </w:tc>
        <w:tc>
          <w:tcPr>
            <w:tcW w:w="777"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100</w:t>
            </w:r>
          </w:p>
        </w:tc>
        <w:tc>
          <w:tcPr>
            <w:tcW w:w="90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61</w:t>
            </w:r>
          </w:p>
        </w:tc>
        <w:tc>
          <w:tcPr>
            <w:tcW w:w="126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35</w:t>
            </w:r>
          </w:p>
        </w:tc>
        <w:tc>
          <w:tcPr>
            <w:tcW w:w="1320" w:type="dxa"/>
            <w:tcBorders>
              <w:top w:val="none" w:sz="0" w:space="0" w:color="auto"/>
              <w:left w:val="none" w:sz="0" w:space="0" w:color="auto"/>
              <w:bottom w:val="none" w:sz="0" w:space="0" w:color="auto"/>
              <w:right w:val="none" w:sz="0" w:space="0" w:color="auto"/>
            </w:tcBorders>
            <w:shd w:val="clear" w:color="auto" w:fill="002776"/>
            <w:noWrap/>
            <w:hideMark/>
          </w:tcPr>
          <w:p w:rsidR="00152E56" w:rsidRPr="000A32D1" w:rsidRDefault="00152E56" w:rsidP="00E02E19">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0A32D1">
              <w:rPr>
                <w:rFonts w:ascii="Arial" w:hAnsi="Arial"/>
                <w:color w:val="FFFFFF" w:themeColor="background1"/>
              </w:rPr>
              <w:t>527</w:t>
            </w:r>
          </w:p>
        </w:tc>
      </w:tr>
    </w:tbl>
    <w:p w:rsidR="00152E56" w:rsidRPr="002B5C02" w:rsidRDefault="00152E56" w:rsidP="00952B5F">
      <w:pPr>
        <w:pStyle w:val="BodyText"/>
      </w:pPr>
    </w:p>
    <w:p w:rsidR="00952B5F" w:rsidRPr="002B5C02" w:rsidRDefault="00952B5F" w:rsidP="008D5D02">
      <w:pPr>
        <w:pStyle w:val="BodyText"/>
      </w:pPr>
      <w:r w:rsidRPr="002B5C02">
        <w:t xml:space="preserve">Free-ridership scores by type of measures installed, as displayed in </w:t>
      </w:r>
      <w:r w:rsidRPr="002B5C02">
        <w:fldChar w:fldCharType="begin"/>
      </w:r>
      <w:r w:rsidRPr="002B5C02">
        <w:instrText xml:space="preserve"> REF _Ref387666026 \h  \* MERGEFORMAT </w:instrText>
      </w:r>
      <w:r w:rsidRPr="002B5C02">
        <w:fldChar w:fldCharType="separate"/>
      </w:r>
      <w:r w:rsidR="000C56BE">
        <w:t>Table</w:t>
      </w:r>
      <w:r w:rsidR="000C56BE" w:rsidRPr="002B5C02">
        <w:t xml:space="preserve"> </w:t>
      </w:r>
      <w:r w:rsidR="000C56BE">
        <w:rPr>
          <w:noProof/>
        </w:rPr>
        <w:t>21</w:t>
      </w:r>
      <w:r w:rsidRPr="002B5C02">
        <w:fldChar w:fldCharType="end"/>
      </w:r>
      <w:r w:rsidRPr="002B5C02">
        <w:t xml:space="preserve"> below, indicate that there are</w:t>
      </w:r>
      <w:r w:rsidR="00231C62" w:rsidRPr="002B5C02">
        <w:t xml:space="preserve"> </w:t>
      </w:r>
      <w:r w:rsidRPr="002B5C02">
        <w:t>significant differences in both the installation rate and the level of free-ridership for the installed measures.  While energy efficient windows were reportedly installed by less than 20</w:t>
      </w:r>
      <w:r w:rsidR="008309F7">
        <w:t>%</w:t>
      </w:r>
      <w:r w:rsidRPr="002B5C02">
        <w:t xml:space="preserve"> of the sample, the level of </w:t>
      </w:r>
      <w:r w:rsidR="00143BF2">
        <w:t>pure free</w:t>
      </w:r>
      <w:r w:rsidRPr="002B5C02">
        <w:t xml:space="preserve">-ridership </w:t>
      </w:r>
      <w:r w:rsidR="00231C62">
        <w:t>wa</w:t>
      </w:r>
      <w:r w:rsidR="00231C62" w:rsidRPr="002B5C02">
        <w:t xml:space="preserve">s </w:t>
      </w:r>
      <w:r w:rsidRPr="002B5C02">
        <w:t>highest for this measure at 7</w:t>
      </w:r>
      <w:r w:rsidR="003A6EA8">
        <w:t>%</w:t>
      </w:r>
      <w:r w:rsidRPr="002B5C02">
        <w:t xml:space="preserve"> compared </w:t>
      </w:r>
      <w:r w:rsidR="00231C62">
        <w:t>with</w:t>
      </w:r>
      <w:r w:rsidRPr="002B5C02">
        <w:t xml:space="preserve"> other measures for which </w:t>
      </w:r>
      <w:r w:rsidR="00143BF2">
        <w:t>pure free</w:t>
      </w:r>
      <w:r w:rsidRPr="002B5C02">
        <w:t xml:space="preserve">-ridership </w:t>
      </w:r>
      <w:r w:rsidR="00231C62" w:rsidRPr="002B5C02">
        <w:t>range</w:t>
      </w:r>
      <w:r w:rsidR="00231C62">
        <w:t>d</w:t>
      </w:r>
      <w:r w:rsidR="00231C62" w:rsidRPr="002B5C02">
        <w:t xml:space="preserve"> </w:t>
      </w:r>
      <w:r w:rsidRPr="002B5C02">
        <w:t xml:space="preserve">from </w:t>
      </w:r>
      <w:r w:rsidR="008309F7">
        <w:t xml:space="preserve">1% </w:t>
      </w:r>
      <w:r w:rsidRPr="002B5C02">
        <w:t>to 3</w:t>
      </w:r>
      <w:r w:rsidR="008309F7">
        <w:t>%</w:t>
      </w:r>
      <w:r w:rsidRPr="002B5C02">
        <w:t xml:space="preserve">.  Wall insulation and domestic hot </w:t>
      </w:r>
      <w:r w:rsidRPr="002B5C02">
        <w:lastRenderedPageBreak/>
        <w:t xml:space="preserve">water distribution measures </w:t>
      </w:r>
      <w:r w:rsidR="006F43BE" w:rsidRPr="002B5C02">
        <w:t>ha</w:t>
      </w:r>
      <w:r w:rsidR="006F43BE">
        <w:t>d</w:t>
      </w:r>
      <w:r w:rsidR="006F43BE" w:rsidRPr="002B5C02">
        <w:t xml:space="preserve"> </w:t>
      </w:r>
      <w:r w:rsidRPr="002B5C02">
        <w:t>the highest proportion of respondents</w:t>
      </w:r>
      <w:r w:rsidR="006F43BE">
        <w:t>,</w:t>
      </w:r>
      <w:r w:rsidRPr="002B5C02">
        <w:t xml:space="preserve"> with zero free-ridership at 13</w:t>
      </w:r>
      <w:r w:rsidR="001D0494">
        <w:t>%</w:t>
      </w:r>
      <w:r w:rsidRPr="002B5C02">
        <w:t xml:space="preserve"> and 10</w:t>
      </w:r>
      <w:r w:rsidR="001D0494">
        <w:t>%</w:t>
      </w:r>
      <w:r w:rsidRPr="002B5C02">
        <w:t xml:space="preserve"> respectively compared </w:t>
      </w:r>
      <w:r w:rsidR="006F43BE">
        <w:t>with</w:t>
      </w:r>
      <w:r w:rsidR="006F43BE" w:rsidRPr="002B5C02">
        <w:t xml:space="preserve"> </w:t>
      </w:r>
      <w:r w:rsidRPr="002B5C02">
        <w:t>other measures for which this proportion ranges from 1</w:t>
      </w:r>
      <w:r w:rsidR="003A6EA8">
        <w:t>%</w:t>
      </w:r>
      <w:r w:rsidRPr="002B5C02">
        <w:t xml:space="preserve"> to 8</w:t>
      </w:r>
      <w:r w:rsidR="003A6EA8">
        <w:t>%</w:t>
      </w:r>
      <w:r w:rsidRPr="002B5C02">
        <w:t xml:space="preserve">. Shell measures such as air sealing and insulation and HVAC measures such as duct leakage, duct insulation, and HVAC systems upgrades </w:t>
      </w:r>
      <w:r w:rsidR="006F43BE">
        <w:t>were</w:t>
      </w:r>
      <w:r w:rsidR="006F43BE" w:rsidRPr="002B5C02">
        <w:t xml:space="preserve"> </w:t>
      </w:r>
      <w:r w:rsidRPr="002B5C02">
        <w:t>reportedly the highest installed measures.  Approximately 90</w:t>
      </w:r>
      <w:r w:rsidR="003A6EA8">
        <w:t>%</w:t>
      </w:r>
      <w:r w:rsidRPr="002B5C02">
        <w:t xml:space="preserve"> of respondents installing each of these measures </w:t>
      </w:r>
      <w:r w:rsidR="008D5D02">
        <w:t>could have been</w:t>
      </w:r>
      <w:r w:rsidR="008D5D02" w:rsidRPr="002B5C02">
        <w:t xml:space="preserve"> </w:t>
      </w:r>
      <w:r w:rsidRPr="002B5C02">
        <w:t xml:space="preserve">described as partial free-riders. </w:t>
      </w:r>
    </w:p>
    <w:p w:rsidR="00952B5F" w:rsidRPr="002B5C02" w:rsidRDefault="00BB72BF" w:rsidP="00342634">
      <w:pPr>
        <w:pStyle w:val="Caption"/>
      </w:pPr>
      <w:bookmarkStart w:id="189" w:name="_Ref387666026"/>
      <w:bookmarkStart w:id="190" w:name="_Toc390102300"/>
      <w:bookmarkStart w:id="191" w:name="_Toc393446090"/>
      <w:r>
        <w:t>Table</w:t>
      </w:r>
      <w:r w:rsidR="00952B5F" w:rsidRPr="002B5C02">
        <w:t xml:space="preserve"> </w:t>
      </w:r>
      <w:r w:rsidR="00867E9C">
        <w:fldChar w:fldCharType="begin"/>
      </w:r>
      <w:r w:rsidR="00867E9C">
        <w:instrText xml:space="preserve"> SEQ Table \* ARABIC </w:instrText>
      </w:r>
      <w:r w:rsidR="00867E9C">
        <w:fldChar w:fldCharType="separate"/>
      </w:r>
      <w:r w:rsidR="00342634">
        <w:rPr>
          <w:noProof/>
        </w:rPr>
        <w:t>21</w:t>
      </w:r>
      <w:r w:rsidR="00867E9C">
        <w:rPr>
          <w:noProof/>
        </w:rPr>
        <w:fldChar w:fldCharType="end"/>
      </w:r>
      <w:bookmarkEnd w:id="189"/>
      <w:r w:rsidR="00952B5F" w:rsidRPr="002B5C02">
        <w:t xml:space="preserve">: Free-ridership </w:t>
      </w:r>
      <w:r w:rsidR="002D478A" w:rsidRPr="002B5C02">
        <w:t xml:space="preserve">Case-Weighted Scores </w:t>
      </w:r>
      <w:r w:rsidR="00952B5F" w:rsidRPr="002B5C02">
        <w:t xml:space="preserve">by </w:t>
      </w:r>
      <w:r w:rsidR="002D478A" w:rsidRPr="002B5C02">
        <w:t xml:space="preserve">Type </w:t>
      </w:r>
      <w:r w:rsidR="00952B5F" w:rsidRPr="002B5C02">
        <w:t xml:space="preserve">of </w:t>
      </w:r>
      <w:r w:rsidR="002D478A" w:rsidRPr="002B5C02">
        <w:t>Measure Installed</w:t>
      </w:r>
      <w:bookmarkEnd w:id="190"/>
      <w:bookmarkEnd w:id="191"/>
    </w:p>
    <w:tbl>
      <w:tblPr>
        <w:tblStyle w:val="LightGrid-Accent1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384"/>
        <w:gridCol w:w="1105"/>
        <w:gridCol w:w="752"/>
        <w:gridCol w:w="833"/>
        <w:gridCol w:w="722"/>
        <w:gridCol w:w="833"/>
        <w:gridCol w:w="1075"/>
        <w:gridCol w:w="1075"/>
        <w:gridCol w:w="1075"/>
      </w:tblGrid>
      <w:tr w:rsidR="00390FFC" w:rsidRPr="0027577C" w:rsidTr="0027577C">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9B6AF2">
            <w:pPr>
              <w:jc w:val="center"/>
              <w:rPr>
                <w:rFonts w:ascii="Arial" w:eastAsia="Times New Roman" w:hAnsi="Arial" w:cs="Arial"/>
                <w:color w:val="000000"/>
              </w:rPr>
            </w:pPr>
            <w:r w:rsidRPr="0027577C">
              <w:rPr>
                <w:rFonts w:ascii="Arial" w:eastAsia="Times New Roman" w:hAnsi="Arial" w:cs="Arial"/>
                <w:color w:val="000000"/>
              </w:rPr>
              <w:t>Free-ridership Score  Categories→</w:t>
            </w:r>
          </w:p>
        </w:tc>
        <w:tc>
          <w:tcPr>
            <w:tcW w:w="1105"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Zero Free- ridership</w:t>
            </w:r>
          </w:p>
        </w:tc>
        <w:tc>
          <w:tcPr>
            <w:tcW w:w="3140" w:type="dxa"/>
            <w:gridSpan w:val="4"/>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59578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Partial Free-ridership</w:t>
            </w:r>
          </w:p>
        </w:tc>
        <w:tc>
          <w:tcPr>
            <w:tcW w:w="1075"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Pure Free-ridership</w:t>
            </w:r>
          </w:p>
        </w:tc>
        <w:tc>
          <w:tcPr>
            <w:tcW w:w="1075" w:type="dxa"/>
            <w:tcBorders>
              <w:top w:val="none" w:sz="0" w:space="0" w:color="auto"/>
              <w:left w:val="none" w:sz="0" w:space="0" w:color="auto"/>
              <w:bottom w:val="none" w:sz="0" w:space="0" w:color="auto"/>
              <w:right w:val="none" w:sz="0" w:space="0" w:color="auto"/>
            </w:tcBorders>
            <w:shd w:val="clear" w:color="auto" w:fill="002776"/>
            <w:vAlign w:val="center"/>
            <w:hideMark/>
          </w:tcPr>
          <w:p w:rsidR="00390FFC" w:rsidRPr="0027577C" w:rsidRDefault="00390FFC"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themeColor="background1"/>
              </w:rPr>
            </w:pPr>
          </w:p>
        </w:tc>
        <w:tc>
          <w:tcPr>
            <w:tcW w:w="1075" w:type="dxa"/>
            <w:tcBorders>
              <w:top w:val="none" w:sz="0" w:space="0" w:color="auto"/>
              <w:left w:val="none" w:sz="0" w:space="0" w:color="auto"/>
              <w:bottom w:val="none" w:sz="0" w:space="0" w:color="auto"/>
              <w:right w:val="none" w:sz="0" w:space="0" w:color="auto"/>
            </w:tcBorders>
            <w:shd w:val="clear" w:color="auto" w:fill="002776"/>
          </w:tcPr>
          <w:p w:rsidR="00390FFC" w:rsidRPr="0027577C" w:rsidRDefault="00390FFC" w:rsidP="009B6A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27577C">
              <w:rPr>
                <w:rFonts w:ascii="Arial" w:hAnsi="Arial" w:cs="Arial"/>
                <w:color w:val="FFFFFF" w:themeColor="background1"/>
              </w:rPr>
              <w:t>Average Free-ridership scores</w:t>
            </w:r>
          </w:p>
        </w:tc>
      </w:tr>
      <w:tr w:rsidR="00FF72CC" w:rsidRPr="0027577C" w:rsidTr="0027577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9B6AF2">
            <w:pPr>
              <w:rPr>
                <w:rFonts w:ascii="Arial" w:eastAsia="Times New Roman" w:hAnsi="Arial" w:cs="Arial"/>
                <w:color w:val="000000"/>
              </w:rPr>
            </w:pPr>
            <w:r w:rsidRPr="0027577C">
              <w:rPr>
                <w:rFonts w:ascii="Arial" w:eastAsia="Times New Roman" w:hAnsi="Arial" w:cs="Arial"/>
                <w:color w:val="000000"/>
              </w:rPr>
              <w:t>Measures installed↓</w:t>
            </w:r>
          </w:p>
        </w:tc>
        <w:tc>
          <w:tcPr>
            <w:tcW w:w="1105"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D872D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0</w:t>
            </w:r>
          </w:p>
        </w:tc>
        <w:tc>
          <w:tcPr>
            <w:tcW w:w="752"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D872D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 0, &lt;= .25</w:t>
            </w:r>
          </w:p>
        </w:tc>
        <w:tc>
          <w:tcPr>
            <w:tcW w:w="83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D872D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 .25, &lt;= .5</w:t>
            </w:r>
          </w:p>
        </w:tc>
        <w:tc>
          <w:tcPr>
            <w:tcW w:w="722"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D872D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 .5, &lt;= .75</w:t>
            </w:r>
          </w:p>
        </w:tc>
        <w:tc>
          <w:tcPr>
            <w:tcW w:w="83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D872D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&gt;.75, &lt;1</w:t>
            </w:r>
          </w:p>
        </w:tc>
        <w:tc>
          <w:tcPr>
            <w:tcW w:w="1075"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390FFC" w:rsidRPr="0027577C" w:rsidRDefault="00390FFC" w:rsidP="00D872D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hideMark/>
          </w:tcPr>
          <w:p w:rsidR="00390FFC" w:rsidRPr="0027577C" w:rsidRDefault="00390FFC" w:rsidP="009B6AF2">
            <w:pPr>
              <w:cnfStyle w:val="000000100000" w:firstRow="0" w:lastRow="0" w:firstColumn="0" w:lastColumn="0" w:oddVBand="0" w:evenVBand="0" w:oddHBand="1" w:evenHBand="0" w:firstRowFirstColumn="0" w:firstRowLastColumn="0" w:lastRowFirstColumn="0" w:lastRowLastColumn="0"/>
              <w:rPr>
                <w:rFonts w:ascii="Arial" w:eastAsia="Times New Roman" w:hAnsi="Arial"/>
                <w:b/>
                <w:bCs/>
                <w:color w:val="FFFFFF" w:themeColor="background1"/>
              </w:rPr>
            </w:pPr>
            <w:r w:rsidRPr="0027577C">
              <w:rPr>
                <w:rFonts w:ascii="Arial" w:eastAsia="Times New Roman" w:hAnsi="Arial"/>
                <w:b/>
                <w:bCs/>
                <w:color w:val="FFFFFF" w:themeColor="background1"/>
              </w:rPr>
              <w:t>Number installing measure↓</w:t>
            </w:r>
          </w:p>
        </w:tc>
        <w:tc>
          <w:tcPr>
            <w:tcW w:w="1075" w:type="dxa"/>
            <w:tcBorders>
              <w:top w:val="none" w:sz="0" w:space="0" w:color="auto"/>
              <w:left w:val="none" w:sz="0" w:space="0" w:color="auto"/>
              <w:bottom w:val="none" w:sz="0" w:space="0" w:color="auto"/>
              <w:right w:val="none" w:sz="0" w:space="0" w:color="auto"/>
            </w:tcBorders>
            <w:shd w:val="clear" w:color="auto" w:fill="002776"/>
          </w:tcPr>
          <w:p w:rsidR="00390FFC" w:rsidRPr="0027577C" w:rsidRDefault="00390FFC" w:rsidP="009B6AF2">
            <w:pPr>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p>
        </w:tc>
      </w:tr>
      <w:tr w:rsidR="00FF72CC"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390FFC" w:rsidRPr="0027577C" w:rsidRDefault="00390FFC" w:rsidP="004119DB">
            <w:pPr>
              <w:rPr>
                <w:rFonts w:ascii="Arial" w:hAnsi="Arial" w:cs="Arial"/>
                <w:color w:val="000000"/>
              </w:rPr>
            </w:pPr>
            <w:r w:rsidRPr="0027577C">
              <w:rPr>
                <w:rFonts w:ascii="Arial" w:hAnsi="Arial" w:cs="Arial"/>
                <w:color w:val="000000"/>
              </w:rPr>
              <w:t>Short Form</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25%</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27%</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15%</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13%</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17%</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132</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42%</w:t>
            </w:r>
          </w:p>
        </w:tc>
      </w:tr>
      <w:tr w:rsidR="00FF72CC"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390FFC" w:rsidRPr="0027577C" w:rsidRDefault="00390FFC" w:rsidP="004119DB">
            <w:pPr>
              <w:rPr>
                <w:rFonts w:ascii="Arial" w:hAnsi="Arial" w:cs="Arial"/>
                <w:color w:val="000000"/>
              </w:rPr>
            </w:pPr>
            <w:r w:rsidRPr="0027577C">
              <w:rPr>
                <w:rFonts w:ascii="Arial" w:hAnsi="Arial" w:cs="Arial"/>
                <w:color w:val="000000"/>
              </w:rPr>
              <w:t>Attic/Ceiling Insulation</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8%</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21%</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35%</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23%</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11%</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321</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49%</w:t>
            </w:r>
          </w:p>
        </w:tc>
      </w:tr>
      <w:tr w:rsidR="00FF72CC"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Wall Insulation</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13%</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21%</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39%</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16%</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10%</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129</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34%</w:t>
            </w:r>
          </w:p>
        </w:tc>
      </w:tr>
      <w:tr w:rsidR="00FF72CC"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Floor Insulation</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6%</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24%</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38%</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18%</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13%</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124</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31%</w:t>
            </w:r>
          </w:p>
        </w:tc>
      </w:tr>
      <w:tr w:rsidR="00FF72CC"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Air Sealing</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8%</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21%</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36%</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23%</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9%</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259</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37%</w:t>
            </w:r>
          </w:p>
        </w:tc>
      </w:tr>
      <w:tr w:rsidR="00830562"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HVAC Systems Upgrade – Heat Pump</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5%</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14%</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37%</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28%</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16%</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192</w:t>
            </w:r>
          </w:p>
        </w:tc>
        <w:tc>
          <w:tcPr>
            <w:tcW w:w="1075" w:type="dxa"/>
            <w:tcBorders>
              <w:top w:val="none" w:sz="0" w:space="0" w:color="auto"/>
              <w:left w:val="none" w:sz="0" w:space="0" w:color="auto"/>
              <w:bottom w:val="none" w:sz="0" w:space="0" w:color="auto"/>
              <w:right w:val="none" w:sz="0" w:space="0" w:color="auto"/>
            </w:tcBorders>
            <w:shd w:val="clear" w:color="auto" w:fill="002776"/>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54%</w:t>
            </w:r>
          </w:p>
        </w:tc>
      </w:tr>
      <w:tr w:rsidR="00830562"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HVAC Systems Upgrade – Furnace</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19%</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37%</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28%</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14%</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118</w:t>
            </w:r>
          </w:p>
        </w:tc>
        <w:tc>
          <w:tcPr>
            <w:tcW w:w="1075" w:type="dxa"/>
            <w:tcBorders>
              <w:top w:val="none" w:sz="0" w:space="0" w:color="auto"/>
              <w:left w:val="none" w:sz="0" w:space="0" w:color="auto"/>
              <w:bottom w:val="none" w:sz="0" w:space="0" w:color="auto"/>
              <w:right w:val="none" w:sz="0" w:space="0" w:color="auto"/>
            </w:tcBorders>
            <w:shd w:val="clear" w:color="auto" w:fill="002776"/>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46%</w:t>
            </w:r>
          </w:p>
        </w:tc>
      </w:tr>
      <w:tr w:rsidR="00830562"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HVAC Systems Upgrade – Air-conditioner</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8%</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18%</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31%</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24%</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19%</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0%</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39</w:t>
            </w:r>
          </w:p>
        </w:tc>
        <w:tc>
          <w:tcPr>
            <w:tcW w:w="1075" w:type="dxa"/>
            <w:tcBorders>
              <w:top w:val="none" w:sz="0" w:space="0" w:color="auto"/>
              <w:left w:val="none" w:sz="0" w:space="0" w:color="auto"/>
              <w:bottom w:val="none" w:sz="0" w:space="0" w:color="auto"/>
              <w:right w:val="none" w:sz="0" w:space="0" w:color="auto"/>
            </w:tcBorders>
            <w:shd w:val="clear" w:color="auto" w:fill="002776"/>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56%</w:t>
            </w:r>
          </w:p>
        </w:tc>
      </w:tr>
      <w:tr w:rsidR="00FF72CC"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HVAC Duct Leakage Reduction</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8%</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18%</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37%</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24%</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10%</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3%</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325</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41%</w:t>
            </w:r>
          </w:p>
        </w:tc>
      </w:tr>
      <w:tr w:rsidR="00FF72CC"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HVAC Duct Insulation</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7%</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18%</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37%</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26%</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11%</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250</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47%</w:t>
            </w:r>
          </w:p>
        </w:tc>
      </w:tr>
      <w:tr w:rsidR="00FF72CC"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311A7">
            <w:pPr>
              <w:rPr>
                <w:rFonts w:ascii="Arial" w:hAnsi="Arial" w:cs="Arial"/>
                <w:color w:val="000000"/>
              </w:rPr>
            </w:pPr>
            <w:r w:rsidRPr="0027577C">
              <w:rPr>
                <w:rFonts w:ascii="Arial" w:hAnsi="Arial" w:cs="Arial"/>
                <w:color w:val="000000"/>
              </w:rPr>
              <w:t>Energy-Efficient Water Heater</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5%</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17%</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41%</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25%</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10%</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135</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55%</w:t>
            </w:r>
          </w:p>
        </w:tc>
      </w:tr>
      <w:tr w:rsidR="00FF72CC"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Domestic Hot Water Distribution</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10%</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16%</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40%</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23%</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8%</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color w:val="000000"/>
              </w:rPr>
            </w:pPr>
            <w:r w:rsidRPr="0027577C">
              <w:rPr>
                <w:rFonts w:ascii="Arial" w:hAnsi="Arial"/>
                <w:color w:val="000000"/>
              </w:rPr>
              <w:t>2%</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126</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100000" w:firstRow="0" w:lastRow="0" w:firstColumn="0" w:lastColumn="0" w:oddVBand="0" w:evenVBand="0" w:oddHBand="1" w:evenHBand="0"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40%</w:t>
            </w:r>
          </w:p>
        </w:tc>
      </w:tr>
      <w:tr w:rsidR="00FF72CC"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84"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rPr>
                <w:rFonts w:ascii="Arial" w:hAnsi="Arial" w:cs="Arial"/>
                <w:color w:val="000000"/>
              </w:rPr>
            </w:pPr>
            <w:r w:rsidRPr="0027577C">
              <w:rPr>
                <w:rFonts w:ascii="Arial" w:hAnsi="Arial" w:cs="Arial"/>
                <w:color w:val="000000"/>
              </w:rPr>
              <w:t>Windows</w:t>
            </w:r>
          </w:p>
        </w:tc>
        <w:tc>
          <w:tcPr>
            <w:tcW w:w="110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4%</w:t>
            </w:r>
          </w:p>
        </w:tc>
        <w:tc>
          <w:tcPr>
            <w:tcW w:w="75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19%</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27%</w:t>
            </w:r>
          </w:p>
        </w:tc>
        <w:tc>
          <w:tcPr>
            <w:tcW w:w="722"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26%</w:t>
            </w:r>
          </w:p>
        </w:tc>
        <w:tc>
          <w:tcPr>
            <w:tcW w:w="833"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17%</w:t>
            </w:r>
          </w:p>
        </w:tc>
        <w:tc>
          <w:tcPr>
            <w:tcW w:w="1075" w:type="dxa"/>
            <w:tcBorders>
              <w:top w:val="none" w:sz="0" w:space="0" w:color="auto"/>
              <w:left w:val="none" w:sz="0" w:space="0" w:color="auto"/>
              <w:bottom w:val="none" w:sz="0" w:space="0" w:color="auto"/>
              <w:right w:val="none" w:sz="0" w:space="0" w:color="auto"/>
            </w:tcBorders>
            <w:shd w:val="clear" w:color="auto" w:fill="auto"/>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color w:val="000000"/>
              </w:rPr>
            </w:pPr>
            <w:r w:rsidRPr="0027577C">
              <w:rPr>
                <w:rFonts w:ascii="Arial" w:hAnsi="Arial"/>
                <w:color w:val="000000"/>
              </w:rPr>
              <w:t>7%</w:t>
            </w:r>
          </w:p>
        </w:tc>
        <w:tc>
          <w:tcPr>
            <w:tcW w:w="1075" w:type="dxa"/>
            <w:tcBorders>
              <w:top w:val="none" w:sz="0" w:space="0" w:color="auto"/>
              <w:left w:val="none" w:sz="0" w:space="0" w:color="auto"/>
              <w:bottom w:val="none" w:sz="0" w:space="0" w:color="auto"/>
              <w:right w:val="none" w:sz="0" w:space="0" w:color="auto"/>
            </w:tcBorders>
            <w:shd w:val="clear" w:color="auto" w:fill="002776"/>
            <w:noWrap/>
            <w:vAlign w:val="center"/>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100</w:t>
            </w:r>
          </w:p>
        </w:tc>
        <w:tc>
          <w:tcPr>
            <w:tcW w:w="1075" w:type="dxa"/>
            <w:tcBorders>
              <w:top w:val="none" w:sz="0" w:space="0" w:color="auto"/>
              <w:left w:val="none" w:sz="0" w:space="0" w:color="auto"/>
              <w:bottom w:val="none" w:sz="0" w:space="0" w:color="auto"/>
              <w:right w:val="none" w:sz="0" w:space="0" w:color="auto"/>
            </w:tcBorders>
            <w:shd w:val="clear" w:color="auto" w:fill="002776"/>
            <w:vAlign w:val="bottom"/>
          </w:tcPr>
          <w:p w:rsidR="00390FFC" w:rsidRPr="0027577C" w:rsidRDefault="00390FFC" w:rsidP="004119DB">
            <w:pPr>
              <w:jc w:val="right"/>
              <w:cnfStyle w:val="000000010000" w:firstRow="0" w:lastRow="0" w:firstColumn="0" w:lastColumn="0" w:oddVBand="0" w:evenVBand="0" w:oddHBand="0" w:evenHBand="1" w:firstRowFirstColumn="0" w:firstRowLastColumn="0" w:lastRowFirstColumn="0" w:lastRowLastColumn="0"/>
              <w:rPr>
                <w:rFonts w:ascii="Arial" w:hAnsi="Arial"/>
                <w:b/>
                <w:bCs/>
                <w:color w:val="FFFFFF" w:themeColor="background1"/>
              </w:rPr>
            </w:pPr>
            <w:r w:rsidRPr="0027577C">
              <w:rPr>
                <w:rFonts w:ascii="Arial" w:hAnsi="Arial"/>
                <w:b/>
                <w:bCs/>
                <w:color w:val="FFFFFF" w:themeColor="background1"/>
              </w:rPr>
              <w:t>66%</w:t>
            </w:r>
          </w:p>
        </w:tc>
      </w:tr>
    </w:tbl>
    <w:p w:rsidR="00952B5F" w:rsidRDefault="00952B5F" w:rsidP="009558FA">
      <w:pPr>
        <w:pStyle w:val="BodyText"/>
      </w:pPr>
    </w:p>
    <w:p w:rsidR="00DB5E45" w:rsidRPr="002B5C02" w:rsidRDefault="00DB5E45" w:rsidP="00342634">
      <w:pPr>
        <w:pStyle w:val="Caption"/>
      </w:pPr>
      <w:bookmarkStart w:id="192" w:name="_Toc393446091"/>
      <w:r>
        <w:lastRenderedPageBreak/>
        <w:t>Table</w:t>
      </w:r>
      <w:r w:rsidRPr="002B5C02">
        <w:t xml:space="preserve"> </w:t>
      </w:r>
      <w:r w:rsidR="00867E9C">
        <w:fldChar w:fldCharType="begin"/>
      </w:r>
      <w:r w:rsidR="00867E9C">
        <w:instrText xml:space="preserve"> SEQ Table \* ARABIC </w:instrText>
      </w:r>
      <w:r w:rsidR="00867E9C">
        <w:fldChar w:fldCharType="separate"/>
      </w:r>
      <w:r w:rsidR="00342634">
        <w:rPr>
          <w:noProof/>
        </w:rPr>
        <w:t>22</w:t>
      </w:r>
      <w:r w:rsidR="00867E9C">
        <w:rPr>
          <w:noProof/>
        </w:rPr>
        <w:fldChar w:fldCharType="end"/>
      </w:r>
      <w:r w:rsidR="009835C9">
        <w:rPr>
          <w:noProof/>
        </w:rPr>
        <w:t xml:space="preserve"> </w:t>
      </w:r>
      <w:r w:rsidRPr="002B5C02">
        <w:t>: Free-ridership Case-Weighted Scores by Type of Measure Installed</w:t>
      </w:r>
      <w:bookmarkEnd w:id="192"/>
    </w:p>
    <w:tbl>
      <w:tblPr>
        <w:tblStyle w:val="LightGrid-Accent11"/>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28"/>
        <w:gridCol w:w="1203"/>
        <w:gridCol w:w="810"/>
        <w:gridCol w:w="900"/>
        <w:gridCol w:w="777"/>
        <w:gridCol w:w="900"/>
        <w:gridCol w:w="1170"/>
        <w:gridCol w:w="1170"/>
      </w:tblGrid>
      <w:tr w:rsidR="00DB5E45" w:rsidRPr="0027577C" w:rsidTr="00143BF2">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rPr>
                <w:rFonts w:ascii="Arial" w:eastAsia="Times New Roman" w:hAnsi="Arial" w:cs="Arial"/>
                <w:color w:val="000000"/>
              </w:rPr>
            </w:pPr>
            <w:r w:rsidRPr="0027577C">
              <w:rPr>
                <w:rFonts w:ascii="Arial" w:eastAsia="Times New Roman" w:hAnsi="Arial" w:cs="Arial"/>
                <w:color w:val="000000"/>
              </w:rPr>
              <w:t>Free-ridership Score  Categories→</w:t>
            </w:r>
          </w:p>
        </w:tc>
        <w:tc>
          <w:tcPr>
            <w:tcW w:w="120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Zero Free- ridership</w:t>
            </w:r>
          </w:p>
        </w:tc>
        <w:tc>
          <w:tcPr>
            <w:tcW w:w="3387" w:type="dxa"/>
            <w:gridSpan w:val="4"/>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Partial Free-ridership</w:t>
            </w:r>
          </w:p>
        </w:tc>
        <w:tc>
          <w:tcPr>
            <w:tcW w:w="117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27577C">
              <w:rPr>
                <w:rFonts w:ascii="Arial" w:eastAsia="Times New Roman" w:hAnsi="Arial" w:cs="Arial"/>
                <w:color w:val="000000"/>
              </w:rPr>
              <w:t>Pure Free-ridership</w:t>
            </w:r>
          </w:p>
        </w:tc>
        <w:tc>
          <w:tcPr>
            <w:tcW w:w="1170" w:type="dxa"/>
            <w:tcBorders>
              <w:top w:val="none" w:sz="0" w:space="0" w:color="auto"/>
              <w:left w:val="none" w:sz="0" w:space="0" w:color="auto"/>
              <w:bottom w:val="none" w:sz="0" w:space="0" w:color="auto"/>
              <w:right w:val="none" w:sz="0" w:space="0" w:color="auto"/>
            </w:tcBorders>
            <w:shd w:val="clear" w:color="auto" w:fill="002776"/>
            <w:vAlign w:val="center"/>
            <w:hideMark/>
          </w:tcPr>
          <w:p w:rsidR="00DB5E45" w:rsidRPr="0027577C" w:rsidRDefault="00DB5E45" w:rsidP="00B31C8D">
            <w:pPr>
              <w:keepNex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themeColor="background1"/>
              </w:rPr>
            </w:pPr>
          </w:p>
        </w:tc>
      </w:tr>
      <w:tr w:rsidR="00DB5E45" w:rsidRPr="0027577C" w:rsidTr="00143BF2">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rPr>
                <w:rFonts w:ascii="Arial" w:eastAsia="Times New Roman" w:hAnsi="Arial" w:cs="Arial"/>
                <w:color w:val="000000"/>
              </w:rPr>
            </w:pPr>
            <w:r w:rsidRPr="0027577C">
              <w:rPr>
                <w:rFonts w:ascii="Arial" w:eastAsia="Times New Roman" w:hAnsi="Arial" w:cs="Arial"/>
                <w:color w:val="000000"/>
              </w:rPr>
              <w:t>Measures installed↓</w:t>
            </w:r>
          </w:p>
        </w:tc>
        <w:tc>
          <w:tcPr>
            <w:tcW w:w="1203"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0</w:t>
            </w:r>
          </w:p>
        </w:tc>
        <w:tc>
          <w:tcPr>
            <w:tcW w:w="81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 0, &lt;= .25</w:t>
            </w:r>
          </w:p>
        </w:tc>
        <w:tc>
          <w:tcPr>
            <w:tcW w:w="90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 .25, &lt;= .5</w:t>
            </w:r>
          </w:p>
        </w:tc>
        <w:tc>
          <w:tcPr>
            <w:tcW w:w="777"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 .5, &lt;= .75</w:t>
            </w:r>
          </w:p>
        </w:tc>
        <w:tc>
          <w:tcPr>
            <w:tcW w:w="90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&gt;.75, &lt;1</w:t>
            </w:r>
          </w:p>
        </w:tc>
        <w:tc>
          <w:tcPr>
            <w:tcW w:w="1170" w:type="dxa"/>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hideMark/>
          </w:tcPr>
          <w:p w:rsidR="00DB5E45" w:rsidRPr="0027577C" w:rsidRDefault="00DB5E45" w:rsidP="00B31C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b/>
                <w:bCs/>
                <w:color w:val="FFFFFF" w:themeColor="background1"/>
              </w:rPr>
            </w:pPr>
            <w:r w:rsidRPr="0027577C">
              <w:rPr>
                <w:rFonts w:ascii="Arial" w:eastAsia="Times New Roman" w:hAnsi="Arial"/>
                <w:b/>
                <w:bCs/>
                <w:color w:val="FFFFFF" w:themeColor="background1"/>
              </w:rPr>
              <w:t>Number installing measure↓</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B5E45" w:rsidRPr="0027577C" w:rsidRDefault="00DB5E45" w:rsidP="00B31C8D">
            <w:pPr>
              <w:keepNext/>
              <w:rPr>
                <w:rFonts w:ascii="Arial" w:hAnsi="Arial" w:cs="Arial"/>
                <w:color w:val="000000"/>
              </w:rPr>
            </w:pPr>
            <w:r w:rsidRPr="0027577C">
              <w:rPr>
                <w:rFonts w:ascii="Arial" w:hAnsi="Arial" w:cs="Arial"/>
                <w:color w:val="000000"/>
              </w:rPr>
              <w:t>Short Form</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32</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35</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21</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17</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23</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132</w:t>
            </w:r>
          </w:p>
        </w:tc>
      </w:tr>
      <w:tr w:rsidR="00DB5E45" w:rsidRPr="0027577C" w:rsidTr="00DB5E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B5E45" w:rsidRPr="0027577C" w:rsidRDefault="00DB5E45" w:rsidP="00B31C8D">
            <w:pPr>
              <w:keepNext/>
              <w:rPr>
                <w:rFonts w:ascii="Arial" w:hAnsi="Arial" w:cs="Arial"/>
                <w:color w:val="000000"/>
              </w:rPr>
            </w:pPr>
            <w:r w:rsidRPr="0027577C">
              <w:rPr>
                <w:rFonts w:ascii="Arial" w:hAnsi="Arial" w:cs="Arial"/>
                <w:color w:val="000000"/>
              </w:rPr>
              <w:t>Attic/Ceiling Insulation</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25</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68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108</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75</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37</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8</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321</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Wall Insulation</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15</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47</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23</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14</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129</w:t>
            </w:r>
          </w:p>
        </w:tc>
      </w:tr>
      <w:tr w:rsidR="00DB5E45" w:rsidRPr="0027577C" w:rsidTr="00DB5E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Floor Insulation</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7</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45</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18</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124</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Air Sealing</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20</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53</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92</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61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25</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8</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259</w:t>
            </w:r>
          </w:p>
        </w:tc>
      </w:tr>
      <w:tr w:rsidR="00DB5E45" w:rsidRPr="0027577C" w:rsidTr="00DB5E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HVAC Systems Upgrade – Heat Pump</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9</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26</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70</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55</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31</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192</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HVAC Systems Upgrade – Furnace</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42</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32</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17</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118</w:t>
            </w:r>
          </w:p>
        </w:tc>
      </w:tr>
      <w:tr w:rsidR="00DB5E45" w:rsidRPr="0027577C" w:rsidTr="00DB5E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HVAC Systems Upgrade – Air-conditioner</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12</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8</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0</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39</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HVAC Duct Leakage Reduction</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25</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59</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116</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80</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36</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9</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325</w:t>
            </w:r>
          </w:p>
        </w:tc>
      </w:tr>
      <w:tr w:rsidR="00DB5E45" w:rsidRPr="0027577C" w:rsidTr="00DB5E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HVAC Duct Insulation</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17</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90</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67</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28</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250</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Energy-Efficient Water Heater</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7</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54</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34</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14</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135</w:t>
            </w:r>
          </w:p>
        </w:tc>
      </w:tr>
      <w:tr w:rsidR="00DB5E45" w:rsidRPr="0027577C" w:rsidTr="00DB5E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Domestic Hot Water Distribution</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11</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21</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51</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29</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11</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126</w:t>
            </w:r>
          </w:p>
        </w:tc>
      </w:tr>
      <w:tr w:rsidR="00DB5E45" w:rsidRPr="0027577C" w:rsidTr="00DB5E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uto"/>
            <w:noWrap/>
            <w:vAlign w:val="center"/>
          </w:tcPr>
          <w:p w:rsidR="00DB5E45" w:rsidRPr="0027577C" w:rsidRDefault="00DB5E45" w:rsidP="00B31C8D">
            <w:pPr>
              <w:keepNext/>
              <w:rPr>
                <w:rFonts w:ascii="Arial" w:hAnsi="Arial" w:cs="Arial"/>
                <w:color w:val="000000"/>
              </w:rPr>
            </w:pPr>
            <w:r w:rsidRPr="0027577C">
              <w:rPr>
                <w:rFonts w:ascii="Arial" w:hAnsi="Arial" w:cs="Arial"/>
                <w:color w:val="000000"/>
              </w:rPr>
              <w:t>Windows</w:t>
            </w:r>
          </w:p>
        </w:tc>
        <w:tc>
          <w:tcPr>
            <w:tcW w:w="1203"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w:t>
            </w:r>
          </w:p>
        </w:tc>
        <w:tc>
          <w:tcPr>
            <w:tcW w:w="81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18</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27</w:t>
            </w:r>
          </w:p>
        </w:tc>
        <w:tc>
          <w:tcPr>
            <w:tcW w:w="777"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27</w:t>
            </w:r>
          </w:p>
        </w:tc>
        <w:tc>
          <w:tcPr>
            <w:tcW w:w="90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18</w:t>
            </w:r>
          </w:p>
        </w:tc>
        <w:tc>
          <w:tcPr>
            <w:tcW w:w="1170" w:type="dxa"/>
            <w:tcBorders>
              <w:top w:val="none" w:sz="0" w:space="0" w:color="auto"/>
              <w:left w:val="none" w:sz="0" w:space="0" w:color="auto"/>
              <w:bottom w:val="none" w:sz="0" w:space="0" w:color="auto"/>
              <w:right w:val="none" w:sz="0" w:space="0" w:color="auto"/>
            </w:tcBorders>
            <w:shd w:val="clear" w:color="auto" w:fill="auto"/>
            <w:noWrap/>
            <w:vAlign w:val="bottom"/>
          </w:tcPr>
          <w:p w:rsidR="00DB5E45" w:rsidRPr="0027577C" w:rsidRDefault="00DB5E45" w:rsidP="00B31C8D">
            <w:pPr>
              <w:keepNex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6</w:t>
            </w:r>
          </w:p>
        </w:tc>
        <w:tc>
          <w:tcPr>
            <w:tcW w:w="1170" w:type="dxa"/>
            <w:tcBorders>
              <w:top w:val="none" w:sz="0" w:space="0" w:color="auto"/>
              <w:left w:val="none" w:sz="0" w:space="0" w:color="auto"/>
              <w:bottom w:val="none" w:sz="0" w:space="0" w:color="auto"/>
              <w:right w:val="none" w:sz="0" w:space="0" w:color="auto"/>
            </w:tcBorders>
            <w:shd w:val="clear" w:color="auto" w:fill="002776"/>
            <w:noWrap/>
            <w:vAlign w:val="center"/>
          </w:tcPr>
          <w:p w:rsidR="00DB5E45" w:rsidRPr="0027577C" w:rsidRDefault="00DB5E45" w:rsidP="00B31C8D">
            <w:pPr>
              <w:keepNext/>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FFFFFF" w:themeColor="background1"/>
              </w:rPr>
            </w:pPr>
            <w:r w:rsidRPr="0027577C">
              <w:rPr>
                <w:rFonts w:ascii="Arial" w:eastAsia="Times New Roman" w:hAnsi="Arial"/>
                <w:color w:val="FFFFFF" w:themeColor="background1"/>
              </w:rPr>
              <w:t>100</w:t>
            </w:r>
          </w:p>
        </w:tc>
      </w:tr>
    </w:tbl>
    <w:p w:rsidR="00DB5E45" w:rsidRPr="002B5C02" w:rsidRDefault="00DB5E45" w:rsidP="00DB5E45">
      <w:pPr>
        <w:pStyle w:val="BodyText"/>
      </w:pPr>
    </w:p>
    <w:p w:rsidR="00952B5F" w:rsidRPr="002B5C02" w:rsidRDefault="00952B5F" w:rsidP="00952B5F">
      <w:pPr>
        <w:pStyle w:val="Heading3"/>
      </w:pPr>
      <w:bookmarkStart w:id="193" w:name="_Toc387853734"/>
      <w:bookmarkStart w:id="194" w:name="_Toc389645009"/>
      <w:bookmarkStart w:id="195" w:name="_Toc393446043"/>
      <w:r w:rsidRPr="002B5C02">
        <w:t>Distribution of free-ridership scores</w:t>
      </w:r>
      <w:bookmarkEnd w:id="193"/>
      <w:bookmarkEnd w:id="194"/>
      <w:bookmarkEnd w:id="195"/>
    </w:p>
    <w:p w:rsidR="00952B5F" w:rsidRPr="002B5C02" w:rsidRDefault="00952B5F" w:rsidP="005E368A">
      <w:pPr>
        <w:pStyle w:val="BodyText"/>
      </w:pPr>
      <w:r w:rsidRPr="002B5C02">
        <w:t xml:space="preserve">Overall free-ridership scores </w:t>
      </w:r>
      <w:r w:rsidR="008D09E0">
        <w:t>were</w:t>
      </w:r>
      <w:r w:rsidRPr="002B5C02">
        <w:t xml:space="preserve"> computed for short-form and long-form survey respondents, as detailed above. </w:t>
      </w:r>
      <w:r w:rsidRPr="002B5C02">
        <w:fldChar w:fldCharType="begin"/>
      </w:r>
      <w:r w:rsidRPr="002B5C02">
        <w:instrText xml:space="preserve"> REF _Ref387662163 \h  \* MERGEFORMAT </w:instrText>
      </w:r>
      <w:r w:rsidRPr="002B5C02">
        <w:fldChar w:fldCharType="separate"/>
      </w:r>
      <w:r w:rsidR="000C56BE">
        <w:t>Table</w:t>
      </w:r>
      <w:r w:rsidR="000C56BE" w:rsidRPr="002B5C02">
        <w:t xml:space="preserve"> </w:t>
      </w:r>
      <w:r w:rsidR="000C56BE">
        <w:rPr>
          <w:noProof/>
        </w:rPr>
        <w:t>23</w:t>
      </w:r>
      <w:r w:rsidRPr="002B5C02">
        <w:fldChar w:fldCharType="end"/>
      </w:r>
      <w:r w:rsidRPr="002B5C02">
        <w:t xml:space="preserve"> below summarizes the distribution of free-ridership scores across the total sample. The majority of the respondents </w:t>
      </w:r>
      <w:r w:rsidR="008D09E0">
        <w:t>could have been</w:t>
      </w:r>
      <w:r w:rsidRPr="002B5C02">
        <w:t xml:space="preserve"> described as partial free-riders at </w:t>
      </w:r>
      <w:r w:rsidR="008D09E0">
        <w:t>more than</w:t>
      </w:r>
      <w:r w:rsidR="008D09E0" w:rsidRPr="002B5C02">
        <w:t xml:space="preserve"> </w:t>
      </w:r>
      <w:r w:rsidRPr="002B5C02">
        <w:t>80</w:t>
      </w:r>
      <w:r w:rsidR="003A6EA8">
        <w:t>%</w:t>
      </w:r>
      <w:r w:rsidRPr="002B5C02">
        <w:t xml:space="preserve">, and significantly smaller segments of the sample </w:t>
      </w:r>
      <w:r w:rsidR="008D09E0">
        <w:t>could have been</w:t>
      </w:r>
      <w:r w:rsidRPr="002B5C02">
        <w:t xml:space="preserve"> described as </w:t>
      </w:r>
      <w:r w:rsidR="00143BF2">
        <w:t>pure free</w:t>
      </w:r>
      <w:r w:rsidRPr="002B5C02">
        <w:t>-riders and zero free-riders at 7</w:t>
      </w:r>
      <w:r w:rsidR="003A6EA8">
        <w:t>%</w:t>
      </w:r>
      <w:r w:rsidRPr="002B5C02">
        <w:t xml:space="preserve"> and 12</w:t>
      </w:r>
      <w:r w:rsidR="003A6EA8">
        <w:t>%</w:t>
      </w:r>
      <w:r w:rsidRPr="002B5C02">
        <w:t xml:space="preserve"> respectively.</w:t>
      </w:r>
    </w:p>
    <w:p w:rsidR="00952B5F" w:rsidRPr="002B5C02" w:rsidRDefault="00BB72BF" w:rsidP="00342634">
      <w:pPr>
        <w:pStyle w:val="Caption"/>
      </w:pPr>
      <w:bookmarkStart w:id="196" w:name="_Ref387662163"/>
      <w:bookmarkStart w:id="197" w:name="_Toc387853740"/>
      <w:bookmarkStart w:id="198" w:name="_Toc390102301"/>
      <w:bookmarkStart w:id="199" w:name="_Toc393446092"/>
      <w:r>
        <w:lastRenderedPageBreak/>
        <w:t>Table</w:t>
      </w:r>
      <w:r w:rsidR="00952B5F" w:rsidRPr="002B5C02">
        <w:t xml:space="preserve"> </w:t>
      </w:r>
      <w:r w:rsidR="00867E9C">
        <w:fldChar w:fldCharType="begin"/>
      </w:r>
      <w:r w:rsidR="00867E9C">
        <w:instrText xml:space="preserve"> SEQ Table \* ARABIC </w:instrText>
      </w:r>
      <w:r w:rsidR="00867E9C">
        <w:fldChar w:fldCharType="separate"/>
      </w:r>
      <w:r w:rsidR="00342634">
        <w:rPr>
          <w:noProof/>
        </w:rPr>
        <w:t>23</w:t>
      </w:r>
      <w:r w:rsidR="00867E9C">
        <w:rPr>
          <w:noProof/>
        </w:rPr>
        <w:fldChar w:fldCharType="end"/>
      </w:r>
      <w:bookmarkEnd w:id="196"/>
      <w:r w:rsidR="00952B5F" w:rsidRPr="002B5C02">
        <w:t xml:space="preserve">: Distribution of </w:t>
      </w:r>
      <w:r w:rsidR="002D478A" w:rsidRPr="002B5C02">
        <w:t>Case-Weighted Free-Ridership Scores</w:t>
      </w:r>
      <w:bookmarkEnd w:id="197"/>
      <w:bookmarkEnd w:id="198"/>
      <w:bookmarkEnd w:id="199"/>
    </w:p>
    <w:p w:rsidR="00952B5F" w:rsidRPr="002B5C02" w:rsidRDefault="00952B5F" w:rsidP="00952B5F">
      <w:pPr>
        <w:pStyle w:val="BodyText"/>
        <w:jc w:val="center"/>
      </w:pPr>
      <w:r w:rsidRPr="002B5C02">
        <w:rPr>
          <w:noProof/>
          <w:lang w:eastAsia="zh-CN"/>
        </w:rPr>
        <w:drawing>
          <wp:inline distT="0" distB="0" distL="0" distR="0" wp14:anchorId="0F9B474F" wp14:editId="530B5313">
            <wp:extent cx="4954121" cy="3081338"/>
            <wp:effectExtent l="0" t="0" r="18415" b="2413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52B5F" w:rsidRPr="002B5C02" w:rsidRDefault="00952B5F" w:rsidP="00952B5F">
      <w:pPr>
        <w:pStyle w:val="BodyText"/>
      </w:pPr>
    </w:p>
    <w:p w:rsidR="00952B5F" w:rsidRDefault="00952B5F" w:rsidP="00EC57E0">
      <w:pPr>
        <w:pStyle w:val="BodyText"/>
      </w:pPr>
      <w:r w:rsidRPr="002B5C02">
        <w:t>A further examination of average free-ridership scores by subgroups of interest</w:t>
      </w:r>
      <w:r w:rsidR="00EC57E0">
        <w:t>,</w:t>
      </w:r>
      <w:r w:rsidRPr="002B5C02">
        <w:t xml:space="preserve"> such as IOU service territory, number of measures implemented by respondents, short-form </w:t>
      </w:r>
      <w:r w:rsidR="00EC57E0">
        <w:t>versus</w:t>
      </w:r>
      <w:r w:rsidRPr="002B5C02">
        <w:t xml:space="preserve"> long-form, </w:t>
      </w:r>
      <w:r w:rsidR="00EC57E0">
        <w:t xml:space="preserve">and </w:t>
      </w:r>
      <w:r w:rsidRPr="002B5C02">
        <w:t>geography</w:t>
      </w:r>
      <w:r w:rsidR="00EC57E0">
        <w:t xml:space="preserve">, </w:t>
      </w:r>
      <w:r w:rsidRPr="002B5C02">
        <w:t xml:space="preserve">reveals that the level of free-ridership does not differ significantly by the subgroups as shown in </w:t>
      </w:r>
      <w:r w:rsidRPr="002B5C02">
        <w:fldChar w:fldCharType="begin"/>
      </w:r>
      <w:r w:rsidRPr="002B5C02">
        <w:instrText xml:space="preserve"> REF _Ref387662921 \h  \* MERGEFORMAT </w:instrText>
      </w:r>
      <w:r w:rsidRPr="002B5C02">
        <w:fldChar w:fldCharType="separate"/>
      </w:r>
      <w:r w:rsidR="000C56BE">
        <w:t>Table</w:t>
      </w:r>
      <w:r w:rsidR="000C56BE" w:rsidRPr="002B5C02">
        <w:t xml:space="preserve"> </w:t>
      </w:r>
      <w:r w:rsidR="000C56BE">
        <w:rPr>
          <w:noProof/>
        </w:rPr>
        <w:t>24</w:t>
      </w:r>
      <w:r w:rsidRPr="002B5C02">
        <w:fldChar w:fldCharType="end"/>
      </w:r>
      <w:r w:rsidRPr="002B5C02">
        <w:t xml:space="preserve"> below.</w:t>
      </w:r>
      <w:r>
        <w:t xml:space="preserve"> </w:t>
      </w:r>
    </w:p>
    <w:p w:rsidR="002910D1" w:rsidRPr="002B5C02" w:rsidRDefault="002910D1" w:rsidP="00EC57E0">
      <w:pPr>
        <w:pStyle w:val="BodyText"/>
      </w:pPr>
    </w:p>
    <w:p w:rsidR="00952B5F" w:rsidRPr="002B5C02" w:rsidRDefault="00BB72BF" w:rsidP="00342634">
      <w:pPr>
        <w:pStyle w:val="Caption"/>
      </w:pPr>
      <w:bookmarkStart w:id="200" w:name="_Ref387662921"/>
      <w:bookmarkStart w:id="201" w:name="_Toc387853741"/>
      <w:bookmarkStart w:id="202" w:name="_Toc390102302"/>
      <w:bookmarkStart w:id="203" w:name="_Toc393446093"/>
      <w:r>
        <w:t>Table</w:t>
      </w:r>
      <w:r w:rsidR="00952B5F" w:rsidRPr="002B5C02">
        <w:t xml:space="preserve"> </w:t>
      </w:r>
      <w:r w:rsidR="00867E9C">
        <w:fldChar w:fldCharType="begin"/>
      </w:r>
      <w:r w:rsidR="00867E9C">
        <w:instrText xml:space="preserve"> SEQ Table \* ARABIC </w:instrText>
      </w:r>
      <w:r w:rsidR="00867E9C">
        <w:fldChar w:fldCharType="separate"/>
      </w:r>
      <w:r w:rsidR="00342634">
        <w:rPr>
          <w:noProof/>
        </w:rPr>
        <w:t>24</w:t>
      </w:r>
      <w:r w:rsidR="00867E9C">
        <w:rPr>
          <w:noProof/>
        </w:rPr>
        <w:fldChar w:fldCharType="end"/>
      </w:r>
      <w:bookmarkEnd w:id="200"/>
      <w:r w:rsidR="00952B5F" w:rsidRPr="002B5C02">
        <w:t xml:space="preserve">: Distribution of </w:t>
      </w:r>
      <w:r w:rsidR="002D478A" w:rsidRPr="002B5C02">
        <w:t xml:space="preserve">Case-Weighted Free-Ridership Scores </w:t>
      </w:r>
      <w:r w:rsidR="00952B5F" w:rsidRPr="002B5C02">
        <w:t xml:space="preserve">by </w:t>
      </w:r>
      <w:r w:rsidR="002D478A" w:rsidRPr="002B5C02">
        <w:t xml:space="preserve">Subgroups </w:t>
      </w:r>
      <w:r w:rsidR="00952B5F" w:rsidRPr="002B5C02">
        <w:t xml:space="preserve">of </w:t>
      </w:r>
      <w:r w:rsidR="002D478A" w:rsidRPr="002B5C02">
        <w:t>Interest</w:t>
      </w:r>
      <w:bookmarkEnd w:id="201"/>
      <w:bookmarkEnd w:id="202"/>
      <w:bookmarkEnd w:id="203"/>
    </w:p>
    <w:tbl>
      <w:tblPr>
        <w:tblStyle w:val="LightGrid-Accent11"/>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809"/>
        <w:gridCol w:w="1260"/>
        <w:gridCol w:w="1348"/>
        <w:gridCol w:w="1711"/>
        <w:gridCol w:w="1439"/>
        <w:gridCol w:w="1287"/>
      </w:tblGrid>
      <w:tr w:rsidR="009C6642" w:rsidRPr="0027577C" w:rsidTr="0027577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27577C" w:rsidRDefault="00952B5F" w:rsidP="00B2070E">
            <w:pPr>
              <w:jc w:val="center"/>
              <w:rPr>
                <w:rFonts w:ascii="Arial" w:eastAsia="Times New Roman" w:hAnsi="Arial" w:cs="Arial"/>
                <w:color w:val="FFFFFF" w:themeColor="background1"/>
              </w:rPr>
            </w:pPr>
            <w:r w:rsidRPr="0027577C">
              <w:rPr>
                <w:rFonts w:ascii="Arial" w:eastAsia="Times New Roman" w:hAnsi="Arial" w:cs="Arial"/>
                <w:color w:val="FFFFFF" w:themeColor="background1"/>
              </w:rPr>
              <w:t>Group</w:t>
            </w:r>
          </w:p>
        </w:tc>
        <w:tc>
          <w:tcPr>
            <w:tcW w:w="639"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27577C" w:rsidRDefault="004355C3"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27577C">
              <w:rPr>
                <w:rFonts w:ascii="Arial" w:eastAsia="Times New Roman" w:hAnsi="Arial" w:cs="Arial"/>
                <w:color w:val="FFFFFF" w:themeColor="background1"/>
              </w:rPr>
              <w:t>N</w:t>
            </w:r>
          </w:p>
        </w:tc>
        <w:tc>
          <w:tcPr>
            <w:tcW w:w="684"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27577C" w:rsidRDefault="009C6642" w:rsidP="00C641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27577C">
              <w:rPr>
                <w:rFonts w:ascii="Arial" w:eastAsia="Times New Roman" w:hAnsi="Arial" w:cs="Arial"/>
                <w:color w:val="FFFFFF" w:themeColor="background1"/>
              </w:rPr>
              <w:t>Average</w:t>
            </w:r>
            <w:r w:rsidR="00952B5F" w:rsidRPr="0027577C">
              <w:rPr>
                <w:rFonts w:ascii="Arial" w:eastAsia="Times New Roman" w:hAnsi="Arial" w:cs="Arial"/>
                <w:color w:val="FFFFFF" w:themeColor="background1"/>
              </w:rPr>
              <w:t xml:space="preserve"> </w:t>
            </w:r>
            <w:r w:rsidR="00C6411D" w:rsidRPr="0027577C">
              <w:rPr>
                <w:rFonts w:ascii="Arial" w:eastAsia="Times New Roman" w:hAnsi="Arial" w:cs="Arial"/>
                <w:color w:val="FFFFFF" w:themeColor="background1"/>
              </w:rPr>
              <w:t xml:space="preserve">Free-Ridership </w:t>
            </w:r>
            <w:r w:rsidR="00B2070E" w:rsidRPr="0027577C">
              <w:rPr>
                <w:rFonts w:ascii="Arial" w:eastAsia="Times New Roman" w:hAnsi="Arial" w:cs="Arial"/>
                <w:color w:val="FFFFFF" w:themeColor="background1"/>
              </w:rPr>
              <w:t>Score</w:t>
            </w:r>
          </w:p>
        </w:tc>
        <w:tc>
          <w:tcPr>
            <w:tcW w:w="868"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27577C" w:rsidRDefault="00952B5F" w:rsidP="009C664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27577C">
              <w:rPr>
                <w:rFonts w:ascii="Arial" w:eastAsia="Times New Roman" w:hAnsi="Arial" w:cs="Arial"/>
                <w:color w:val="FFFFFF" w:themeColor="background1"/>
              </w:rPr>
              <w:t>St</w:t>
            </w:r>
            <w:r w:rsidR="009C6642" w:rsidRPr="0027577C">
              <w:rPr>
                <w:rFonts w:ascii="Arial" w:eastAsia="Times New Roman" w:hAnsi="Arial" w:cs="Arial"/>
                <w:color w:val="FFFFFF" w:themeColor="background1"/>
              </w:rPr>
              <w:t xml:space="preserve">andard </w:t>
            </w:r>
            <w:r w:rsidRPr="0027577C">
              <w:rPr>
                <w:rFonts w:ascii="Arial" w:eastAsia="Times New Roman" w:hAnsi="Arial" w:cs="Arial"/>
                <w:color w:val="FFFFFF" w:themeColor="background1"/>
              </w:rPr>
              <w:t>Error of Mean</w:t>
            </w:r>
          </w:p>
        </w:tc>
        <w:tc>
          <w:tcPr>
            <w:tcW w:w="1383" w:type="pct"/>
            <w:gridSpan w:val="2"/>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27577C" w:rsidRDefault="00952B5F" w:rsidP="00B2070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27577C">
              <w:rPr>
                <w:rFonts w:ascii="Arial" w:eastAsia="Times New Roman" w:hAnsi="Arial" w:cs="Arial"/>
                <w:color w:val="FFFFFF" w:themeColor="background1"/>
              </w:rPr>
              <w:t>95% C</w:t>
            </w:r>
            <w:r w:rsidR="00E90395" w:rsidRPr="0027577C">
              <w:rPr>
                <w:rFonts w:ascii="Arial" w:eastAsia="Times New Roman" w:hAnsi="Arial" w:cs="Arial"/>
                <w:color w:val="FFFFFF" w:themeColor="background1"/>
              </w:rPr>
              <w:t xml:space="preserve">onfidence </w:t>
            </w:r>
            <w:r w:rsidR="002910D1" w:rsidRPr="0027577C">
              <w:rPr>
                <w:rFonts w:ascii="Arial" w:eastAsia="Times New Roman" w:hAnsi="Arial" w:cs="Arial"/>
                <w:color w:val="FFFFFF" w:themeColor="background1"/>
              </w:rPr>
              <w:t>I</w:t>
            </w:r>
            <w:r w:rsidR="00E90395" w:rsidRPr="0027577C">
              <w:rPr>
                <w:rFonts w:ascii="Arial" w:eastAsia="Times New Roman" w:hAnsi="Arial" w:cs="Arial"/>
                <w:color w:val="FFFFFF" w:themeColor="background1"/>
              </w:rPr>
              <w:t>nterval</w:t>
            </w:r>
            <w:r w:rsidRPr="0027577C">
              <w:rPr>
                <w:rFonts w:ascii="Arial" w:eastAsia="Times New Roman" w:hAnsi="Arial" w:cs="Arial"/>
                <w:color w:val="FFFFFF" w:themeColor="background1"/>
              </w:rPr>
              <w:t xml:space="preserve"> for Mean</w:t>
            </w:r>
          </w:p>
        </w:tc>
      </w:tr>
      <w:tr w:rsidR="002910D1"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Total</w:t>
            </w:r>
          </w:p>
        </w:tc>
        <w:tc>
          <w:tcPr>
            <w:tcW w:w="639"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527</w:t>
            </w:r>
          </w:p>
        </w:tc>
        <w:tc>
          <w:tcPr>
            <w:tcW w:w="68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44%</w:t>
            </w:r>
          </w:p>
        </w:tc>
        <w:tc>
          <w:tcPr>
            <w:tcW w:w="868"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0.01 </w:t>
            </w:r>
          </w:p>
        </w:tc>
        <w:tc>
          <w:tcPr>
            <w:tcW w:w="730"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42%</w:t>
            </w:r>
          </w:p>
        </w:tc>
        <w:tc>
          <w:tcPr>
            <w:tcW w:w="6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47%</w:t>
            </w:r>
          </w:p>
        </w:tc>
      </w:tr>
      <w:tr w:rsidR="002910D1"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EE26C8" w:rsidP="00B2070E">
            <w:pPr>
              <w:rPr>
                <w:rFonts w:ascii="Arial" w:eastAsia="Times New Roman" w:hAnsi="Arial" w:cs="Arial"/>
                <w:color w:val="000000"/>
              </w:rPr>
            </w:pPr>
            <w:r w:rsidRPr="0027577C">
              <w:rPr>
                <w:rFonts w:ascii="Arial" w:eastAsia="Times New Roman" w:hAnsi="Arial" w:cs="Arial"/>
                <w:color w:val="000000"/>
              </w:rPr>
              <w:t>PG&amp;E</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423</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46%</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0.02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43%</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49%</w:t>
            </w:r>
          </w:p>
        </w:tc>
      </w:tr>
      <w:tr w:rsidR="002910D1"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SCE/SCG</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73</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40%</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0.03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33%</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47%</w:t>
            </w:r>
          </w:p>
        </w:tc>
      </w:tr>
      <w:tr w:rsidR="002910D1"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EE26C8" w:rsidP="00B2070E">
            <w:pPr>
              <w:rPr>
                <w:rFonts w:ascii="Arial" w:eastAsia="Times New Roman" w:hAnsi="Arial" w:cs="Arial"/>
                <w:color w:val="000000"/>
              </w:rPr>
            </w:pPr>
            <w:r w:rsidRPr="0027577C">
              <w:rPr>
                <w:rFonts w:ascii="Arial" w:eastAsia="Times New Roman" w:hAnsi="Arial" w:cs="Arial"/>
                <w:color w:val="000000"/>
              </w:rPr>
              <w:t>SDG&amp;E</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31</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43%</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0.05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32%</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53%</w:t>
            </w:r>
          </w:p>
        </w:tc>
      </w:tr>
      <w:tr w:rsidR="002910D1"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Short form</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132</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42%</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0.03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35%</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49%</w:t>
            </w:r>
          </w:p>
        </w:tc>
      </w:tr>
      <w:tr w:rsidR="002910D1"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Long Form</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395</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45%</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0.01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42%</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48%</w:t>
            </w:r>
          </w:p>
        </w:tc>
      </w:tr>
      <w:tr w:rsidR="002910D1"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Inland</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288</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44%</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0.02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41%</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48%</w:t>
            </w:r>
          </w:p>
        </w:tc>
      </w:tr>
      <w:tr w:rsidR="002910D1" w:rsidRPr="0027577C" w:rsidTr="002757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Coastal</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239</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44%</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0.02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41%</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48%</w:t>
            </w:r>
          </w:p>
        </w:tc>
      </w:tr>
      <w:tr w:rsidR="002910D1"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 xml:space="preserve">One to Two </w:t>
            </w:r>
            <w:r w:rsidR="008A790E" w:rsidRPr="0027577C">
              <w:rPr>
                <w:rFonts w:ascii="Arial" w:eastAsia="Times New Roman" w:hAnsi="Arial" w:cs="Arial"/>
                <w:color w:val="000000"/>
              </w:rPr>
              <w:t>M</w:t>
            </w:r>
            <w:r w:rsidRPr="0027577C">
              <w:rPr>
                <w:rFonts w:ascii="Arial" w:eastAsia="Times New Roman" w:hAnsi="Arial" w:cs="Arial"/>
                <w:color w:val="000000"/>
              </w:rPr>
              <w:t>easures</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35</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54%</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0.06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42%</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66%</w:t>
            </w:r>
          </w:p>
        </w:tc>
      </w:tr>
      <w:tr w:rsidR="002910D1"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 xml:space="preserve">Three to Four </w:t>
            </w:r>
            <w:r w:rsidR="008A790E" w:rsidRPr="0027577C">
              <w:rPr>
                <w:rFonts w:ascii="Arial" w:eastAsia="Times New Roman" w:hAnsi="Arial" w:cs="Arial"/>
                <w:color w:val="000000"/>
              </w:rPr>
              <w:t>Measures</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150</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41%</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0.02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37%</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46%</w:t>
            </w:r>
          </w:p>
        </w:tc>
      </w:tr>
      <w:tr w:rsidR="002910D1" w:rsidRPr="0027577C" w:rsidTr="002757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 xml:space="preserve">Five to Seven </w:t>
            </w:r>
            <w:r w:rsidR="008A790E" w:rsidRPr="0027577C">
              <w:rPr>
                <w:rFonts w:ascii="Arial" w:eastAsia="Times New Roman" w:hAnsi="Arial" w:cs="Arial"/>
                <w:color w:val="000000"/>
              </w:rPr>
              <w:t>Measures</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288</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44%</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0.02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40%</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47%</w:t>
            </w:r>
          </w:p>
        </w:tc>
      </w:tr>
      <w:tr w:rsidR="002910D1" w:rsidRPr="0027577C" w:rsidTr="0027577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5" w:type="pct"/>
            <w:tcBorders>
              <w:top w:val="none" w:sz="0" w:space="0" w:color="auto"/>
              <w:left w:val="none" w:sz="0" w:space="0" w:color="auto"/>
              <w:bottom w:val="none" w:sz="0" w:space="0" w:color="auto"/>
              <w:right w:val="none" w:sz="0" w:space="0" w:color="auto"/>
            </w:tcBorders>
            <w:shd w:val="clear" w:color="auto" w:fill="auto"/>
            <w:noWrap/>
            <w:vAlign w:val="center"/>
            <w:hideMark/>
          </w:tcPr>
          <w:p w:rsidR="00952B5F" w:rsidRPr="0027577C" w:rsidRDefault="00952B5F" w:rsidP="00B2070E">
            <w:pPr>
              <w:rPr>
                <w:rFonts w:ascii="Arial" w:eastAsia="Times New Roman" w:hAnsi="Arial" w:cs="Arial"/>
                <w:color w:val="000000"/>
              </w:rPr>
            </w:pPr>
            <w:r w:rsidRPr="0027577C">
              <w:rPr>
                <w:rFonts w:ascii="Arial" w:eastAsia="Times New Roman" w:hAnsi="Arial" w:cs="Arial"/>
                <w:color w:val="000000"/>
              </w:rPr>
              <w:t xml:space="preserve">Eight to Eleven </w:t>
            </w:r>
            <w:r w:rsidR="008A790E" w:rsidRPr="0027577C">
              <w:rPr>
                <w:rFonts w:ascii="Arial" w:eastAsia="Times New Roman" w:hAnsi="Arial" w:cs="Arial"/>
                <w:color w:val="000000"/>
              </w:rPr>
              <w:t>Measures</w:t>
            </w:r>
          </w:p>
        </w:tc>
        <w:tc>
          <w:tcPr>
            <w:tcW w:w="639"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54</w:t>
            </w:r>
          </w:p>
        </w:tc>
        <w:tc>
          <w:tcPr>
            <w:tcW w:w="684"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49%</w:t>
            </w:r>
          </w:p>
        </w:tc>
        <w:tc>
          <w:tcPr>
            <w:tcW w:w="868"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9B6AF2">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 xml:space="preserve">          0.04 </w:t>
            </w:r>
          </w:p>
        </w:tc>
        <w:tc>
          <w:tcPr>
            <w:tcW w:w="730"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40%</w:t>
            </w:r>
          </w:p>
        </w:tc>
        <w:tc>
          <w:tcPr>
            <w:tcW w:w="653" w:type="pct"/>
            <w:tcBorders>
              <w:top w:val="none" w:sz="0" w:space="0" w:color="auto"/>
              <w:left w:val="none" w:sz="0" w:space="0" w:color="auto"/>
              <w:bottom w:val="none" w:sz="0" w:space="0" w:color="auto"/>
              <w:right w:val="none" w:sz="0" w:space="0" w:color="auto"/>
            </w:tcBorders>
            <w:shd w:val="clear" w:color="auto" w:fill="auto"/>
            <w:vAlign w:val="center"/>
            <w:hideMark/>
          </w:tcPr>
          <w:p w:rsidR="00952B5F" w:rsidRPr="0027577C" w:rsidRDefault="00952B5F" w:rsidP="00B2070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27577C">
              <w:rPr>
                <w:rFonts w:ascii="Arial" w:eastAsia="Times New Roman" w:hAnsi="Arial"/>
                <w:color w:val="000000"/>
              </w:rPr>
              <w:t>58%</w:t>
            </w:r>
          </w:p>
        </w:tc>
      </w:tr>
    </w:tbl>
    <w:p w:rsidR="00952B5F" w:rsidRPr="00952B5F" w:rsidRDefault="00952B5F" w:rsidP="00952B5F">
      <w:pPr>
        <w:pStyle w:val="Heading2"/>
      </w:pPr>
      <w:bookmarkStart w:id="204" w:name="_Toc387853735"/>
      <w:bookmarkStart w:id="205" w:name="_Toc389645010"/>
      <w:bookmarkStart w:id="206" w:name="_Toc393446044"/>
      <w:r w:rsidRPr="00952B5F">
        <w:lastRenderedPageBreak/>
        <w:t xml:space="preserve">Measure </w:t>
      </w:r>
      <w:r w:rsidR="0067396B" w:rsidRPr="00952B5F">
        <w:t>Costs</w:t>
      </w:r>
      <w:r w:rsidRPr="00952B5F">
        <w:t xml:space="preserve"> and </w:t>
      </w:r>
      <w:r w:rsidR="0067396B" w:rsidRPr="00952B5F">
        <w:t>Savings Weighted Free-Ridership Scores</w:t>
      </w:r>
      <w:bookmarkEnd w:id="204"/>
      <w:bookmarkEnd w:id="205"/>
      <w:bookmarkEnd w:id="206"/>
      <w:r w:rsidR="0067396B" w:rsidRPr="00952B5F">
        <w:t xml:space="preserve"> </w:t>
      </w:r>
    </w:p>
    <w:p w:rsidR="00952B5F" w:rsidRDefault="00952B5F" w:rsidP="00DD27A0">
      <w:pPr>
        <w:pStyle w:val="BodyText"/>
      </w:pPr>
      <w:r w:rsidRPr="00952B5F">
        <w:t>The free-ridership scores presented thus far assign</w:t>
      </w:r>
      <w:r w:rsidR="00C9065A">
        <w:t>ed</w:t>
      </w:r>
      <w:r w:rsidRPr="00952B5F">
        <w:t xml:space="preserve"> equal weights for each of the measures implemented.  Since the cost to implement and the potential savings varies by measure, the next step in the analysis </w:t>
      </w:r>
      <w:r w:rsidR="00C9065A" w:rsidRPr="00952B5F">
        <w:t>involve</w:t>
      </w:r>
      <w:r w:rsidR="00C9065A">
        <w:t>d</w:t>
      </w:r>
      <w:r w:rsidR="00C9065A" w:rsidRPr="00952B5F">
        <w:t xml:space="preserve"> </w:t>
      </w:r>
      <w:r w:rsidRPr="00952B5F">
        <w:t xml:space="preserve">an examination of free-ridership scores with measure level weights that </w:t>
      </w:r>
      <w:r w:rsidR="00C9065A">
        <w:t>reflected</w:t>
      </w:r>
      <w:r w:rsidRPr="00952B5F">
        <w:t xml:space="preserve"> variable costs and savings. </w:t>
      </w:r>
      <w:r w:rsidRPr="00952B5F">
        <w:fldChar w:fldCharType="begin"/>
      </w:r>
      <w:r w:rsidRPr="00952B5F">
        <w:instrText xml:space="preserve"> REF _Ref387750879 \h  \* MERGEFORMAT </w:instrText>
      </w:r>
      <w:r w:rsidRPr="00952B5F">
        <w:fldChar w:fldCharType="separate"/>
      </w:r>
      <w:r w:rsidR="000C56BE">
        <w:t>Table</w:t>
      </w:r>
      <w:r w:rsidR="000C56BE" w:rsidRPr="00952B5F">
        <w:t xml:space="preserve"> </w:t>
      </w:r>
      <w:r w:rsidR="000C56BE">
        <w:rPr>
          <w:noProof/>
        </w:rPr>
        <w:t>25</w:t>
      </w:r>
      <w:r w:rsidRPr="00952B5F">
        <w:fldChar w:fldCharType="end"/>
      </w:r>
      <w:r w:rsidRPr="00952B5F">
        <w:t xml:space="preserve"> summarizes the measure cost and the measure savings weights</w:t>
      </w:r>
      <w:r w:rsidR="00152E56">
        <w:t xml:space="preserve">, developed by the evaluation team based on the total energy </w:t>
      </w:r>
      <w:proofErr w:type="gramStart"/>
      <w:r w:rsidR="00152E56">
        <w:t>perspective,</w:t>
      </w:r>
      <w:r w:rsidRPr="00952B5F">
        <w:t xml:space="preserve"> </w:t>
      </w:r>
      <w:r w:rsidR="00152E56">
        <w:t>that were</w:t>
      </w:r>
      <w:proofErr w:type="gramEnd"/>
      <w:r w:rsidR="00152E56">
        <w:t xml:space="preserve"> </w:t>
      </w:r>
      <w:r w:rsidRPr="00952B5F">
        <w:t>used in this analysis.</w:t>
      </w:r>
    </w:p>
    <w:p w:rsidR="002910D1" w:rsidRPr="00952B5F" w:rsidRDefault="002910D1" w:rsidP="00DD27A0">
      <w:pPr>
        <w:pStyle w:val="BodyText"/>
      </w:pPr>
    </w:p>
    <w:p w:rsidR="00952B5F" w:rsidRPr="00952B5F" w:rsidRDefault="00BB72BF" w:rsidP="00342634">
      <w:pPr>
        <w:pStyle w:val="Caption"/>
      </w:pPr>
      <w:bookmarkStart w:id="207" w:name="_Ref387750879"/>
      <w:bookmarkStart w:id="208" w:name="_Toc390102303"/>
      <w:bookmarkStart w:id="209" w:name="_Toc393446094"/>
      <w:r>
        <w:t>Table</w:t>
      </w:r>
      <w:r w:rsidR="00952B5F" w:rsidRPr="00952B5F">
        <w:t xml:space="preserve"> </w:t>
      </w:r>
      <w:r w:rsidR="00867E9C">
        <w:fldChar w:fldCharType="begin"/>
      </w:r>
      <w:r w:rsidR="00867E9C">
        <w:instrText xml:space="preserve"> SEQ Table \* ARABIC </w:instrText>
      </w:r>
      <w:r w:rsidR="00867E9C">
        <w:fldChar w:fldCharType="separate"/>
      </w:r>
      <w:r w:rsidR="00342634">
        <w:rPr>
          <w:noProof/>
        </w:rPr>
        <w:t>25</w:t>
      </w:r>
      <w:r w:rsidR="00867E9C">
        <w:rPr>
          <w:noProof/>
        </w:rPr>
        <w:fldChar w:fldCharType="end"/>
      </w:r>
      <w:bookmarkEnd w:id="207"/>
      <w:r w:rsidR="00952B5F" w:rsidRPr="00952B5F">
        <w:t xml:space="preserve">: Measure </w:t>
      </w:r>
      <w:r w:rsidR="00C76FF2" w:rsidRPr="00952B5F">
        <w:t>Cost</w:t>
      </w:r>
      <w:r w:rsidR="00952B5F" w:rsidRPr="00952B5F">
        <w:t xml:space="preserve"> and </w:t>
      </w:r>
      <w:r w:rsidR="00C76FF2" w:rsidRPr="00952B5F">
        <w:t>Measure Savings Weights</w:t>
      </w:r>
      <w:bookmarkEnd w:id="208"/>
      <w:bookmarkEnd w:id="209"/>
    </w:p>
    <w:tbl>
      <w:tblPr>
        <w:tblStyle w:val="LightGrid-Accent11"/>
        <w:tblW w:w="3477"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173"/>
        <w:gridCol w:w="2361"/>
        <w:gridCol w:w="2573"/>
      </w:tblGrid>
      <w:tr w:rsidR="00952B5F" w:rsidRPr="000A32D1" w:rsidTr="0027577C">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0A32D1" w:rsidRDefault="00952B5F" w:rsidP="009B6AF2">
            <w:pPr>
              <w:jc w:val="center"/>
              <w:rPr>
                <w:rFonts w:ascii="Arial" w:eastAsia="Times New Roman" w:hAnsi="Arial" w:cs="Arial"/>
                <w:color w:val="FFFFFF" w:themeColor="background1"/>
              </w:rPr>
            </w:pPr>
            <w:r w:rsidRPr="000A32D1">
              <w:rPr>
                <w:rFonts w:ascii="Arial" w:eastAsia="Times New Roman" w:hAnsi="Arial" w:cs="Arial"/>
                <w:color w:val="FFFFFF" w:themeColor="background1"/>
              </w:rPr>
              <w:t xml:space="preserve">Measures </w:t>
            </w:r>
            <w:r w:rsidR="005553EC" w:rsidRPr="000A32D1">
              <w:rPr>
                <w:rFonts w:ascii="Arial" w:eastAsia="Times New Roman" w:hAnsi="Arial" w:cs="Arial"/>
                <w:color w:val="FFFFFF" w:themeColor="background1"/>
              </w:rPr>
              <w:t>Implemented</w:t>
            </w:r>
          </w:p>
        </w:tc>
        <w:tc>
          <w:tcPr>
            <w:tcW w:w="1623" w:type="pct"/>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0A32D1" w:rsidRDefault="00952B5F"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0A32D1">
              <w:rPr>
                <w:rFonts w:ascii="Arial" w:eastAsia="Times New Roman" w:hAnsi="Arial" w:cs="Arial"/>
                <w:color w:val="FFFFFF" w:themeColor="background1"/>
              </w:rPr>
              <w:t xml:space="preserve">Measure </w:t>
            </w:r>
            <w:r w:rsidR="005553EC" w:rsidRPr="000A32D1">
              <w:rPr>
                <w:rFonts w:ascii="Arial" w:eastAsia="Times New Roman" w:hAnsi="Arial" w:cs="Arial"/>
                <w:color w:val="FFFFFF" w:themeColor="background1"/>
              </w:rPr>
              <w:t>Costs Weight</w:t>
            </w:r>
          </w:p>
        </w:tc>
        <w:tc>
          <w:tcPr>
            <w:tcW w:w="1231" w:type="pct"/>
            <w:tcBorders>
              <w:top w:val="none" w:sz="0" w:space="0" w:color="auto"/>
              <w:left w:val="none" w:sz="0" w:space="0" w:color="auto"/>
              <w:bottom w:val="none" w:sz="0" w:space="0" w:color="auto"/>
              <w:right w:val="none" w:sz="0" w:space="0" w:color="auto"/>
            </w:tcBorders>
            <w:shd w:val="clear" w:color="auto" w:fill="002776"/>
            <w:noWrap/>
            <w:vAlign w:val="center"/>
            <w:hideMark/>
          </w:tcPr>
          <w:p w:rsidR="00952B5F" w:rsidRPr="000A32D1" w:rsidRDefault="00952B5F" w:rsidP="009B6AF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0A32D1">
              <w:rPr>
                <w:rFonts w:ascii="Arial" w:eastAsia="Times New Roman" w:hAnsi="Arial" w:cs="Arial"/>
                <w:color w:val="FFFFFF" w:themeColor="background1"/>
              </w:rPr>
              <w:t xml:space="preserve">Measure </w:t>
            </w:r>
            <w:r w:rsidR="005553EC" w:rsidRPr="000A32D1">
              <w:rPr>
                <w:rFonts w:ascii="Arial" w:eastAsia="Times New Roman" w:hAnsi="Arial" w:cs="Arial"/>
                <w:color w:val="FFFFFF" w:themeColor="background1"/>
              </w:rPr>
              <w:t>Savings Weight</w:t>
            </w:r>
          </w:p>
        </w:tc>
      </w:tr>
      <w:tr w:rsidR="00952B5F" w:rsidRPr="000A32D1" w:rsidTr="002757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Attic Insulation</w:t>
            </w:r>
          </w:p>
        </w:tc>
        <w:tc>
          <w:tcPr>
            <w:tcW w:w="1623"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c>
          <w:tcPr>
            <w:tcW w:w="1231"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20</w:t>
            </w:r>
          </w:p>
        </w:tc>
      </w:tr>
      <w:tr w:rsidR="00952B5F" w:rsidRPr="000A32D1" w:rsidTr="002757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Wall Insulation</w:t>
            </w:r>
          </w:p>
        </w:tc>
        <w:tc>
          <w:tcPr>
            <w:tcW w:w="1623"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10</w:t>
            </w:r>
          </w:p>
        </w:tc>
        <w:tc>
          <w:tcPr>
            <w:tcW w:w="1231"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15</w:t>
            </w:r>
          </w:p>
        </w:tc>
      </w:tr>
      <w:tr w:rsidR="00952B5F" w:rsidRPr="000A32D1" w:rsidTr="002757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Floor Insulation</w:t>
            </w:r>
          </w:p>
        </w:tc>
        <w:tc>
          <w:tcPr>
            <w:tcW w:w="1623"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c>
          <w:tcPr>
            <w:tcW w:w="1231"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10</w:t>
            </w:r>
          </w:p>
        </w:tc>
      </w:tr>
      <w:tr w:rsidR="00952B5F" w:rsidRPr="000A32D1" w:rsidTr="002757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Air Sealing</w:t>
            </w:r>
          </w:p>
        </w:tc>
        <w:tc>
          <w:tcPr>
            <w:tcW w:w="1623"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c>
          <w:tcPr>
            <w:tcW w:w="1231"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10</w:t>
            </w:r>
          </w:p>
        </w:tc>
      </w:tr>
      <w:tr w:rsidR="00952B5F" w:rsidRPr="000A32D1" w:rsidTr="002757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HVAC Systems Upgrade</w:t>
            </w:r>
          </w:p>
        </w:tc>
        <w:tc>
          <w:tcPr>
            <w:tcW w:w="1623"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25</w:t>
            </w:r>
          </w:p>
        </w:tc>
        <w:tc>
          <w:tcPr>
            <w:tcW w:w="1231"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10</w:t>
            </w:r>
          </w:p>
        </w:tc>
      </w:tr>
      <w:tr w:rsidR="00952B5F" w:rsidRPr="000A32D1" w:rsidTr="002757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HVAC Duct Leakage Reduction</w:t>
            </w:r>
          </w:p>
        </w:tc>
        <w:tc>
          <w:tcPr>
            <w:tcW w:w="1623"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c>
          <w:tcPr>
            <w:tcW w:w="1231"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15</w:t>
            </w:r>
          </w:p>
        </w:tc>
      </w:tr>
      <w:tr w:rsidR="00952B5F" w:rsidRPr="000A32D1" w:rsidTr="002757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HVAC Duct Insulation</w:t>
            </w:r>
          </w:p>
        </w:tc>
        <w:tc>
          <w:tcPr>
            <w:tcW w:w="1623"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c>
          <w:tcPr>
            <w:tcW w:w="1231"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w:t>
            </w:r>
          </w:p>
        </w:tc>
      </w:tr>
      <w:tr w:rsidR="00952B5F" w:rsidRPr="000A32D1" w:rsidTr="002757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Energy Efficient Water Heater</w:t>
            </w:r>
          </w:p>
        </w:tc>
        <w:tc>
          <w:tcPr>
            <w:tcW w:w="1623"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10</w:t>
            </w:r>
          </w:p>
        </w:tc>
        <w:tc>
          <w:tcPr>
            <w:tcW w:w="1231"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r>
      <w:tr w:rsidR="00952B5F" w:rsidRPr="000A32D1" w:rsidTr="002757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Hot Water Distribution</w:t>
            </w:r>
          </w:p>
        </w:tc>
        <w:tc>
          <w:tcPr>
            <w:tcW w:w="1623"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w:t>
            </w:r>
          </w:p>
        </w:tc>
        <w:tc>
          <w:tcPr>
            <w:tcW w:w="1231"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5553EC">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w:t>
            </w:r>
          </w:p>
        </w:tc>
      </w:tr>
      <w:tr w:rsidR="00952B5F" w:rsidRPr="000A32D1" w:rsidTr="002757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46"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rPr>
                <w:rFonts w:ascii="Arial" w:eastAsia="Times New Roman" w:hAnsi="Arial" w:cs="Arial"/>
                <w:color w:val="000000"/>
              </w:rPr>
            </w:pPr>
            <w:r w:rsidRPr="000A32D1">
              <w:rPr>
                <w:rFonts w:ascii="Arial" w:eastAsia="Times New Roman" w:hAnsi="Arial" w:cs="Arial"/>
                <w:color w:val="000000"/>
              </w:rPr>
              <w:t>Window Replacement</w:t>
            </w:r>
          </w:p>
        </w:tc>
        <w:tc>
          <w:tcPr>
            <w:tcW w:w="1623"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25</w:t>
            </w:r>
          </w:p>
        </w:tc>
        <w:tc>
          <w:tcPr>
            <w:tcW w:w="1231"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5553EC">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10</w:t>
            </w:r>
          </w:p>
        </w:tc>
      </w:tr>
    </w:tbl>
    <w:p w:rsidR="00952B5F" w:rsidRPr="00952B5F" w:rsidRDefault="00952B5F" w:rsidP="00952B5F">
      <w:pPr>
        <w:pStyle w:val="BodyText"/>
      </w:pPr>
    </w:p>
    <w:p w:rsidR="00952B5F" w:rsidRPr="00952B5F" w:rsidRDefault="00952B5F" w:rsidP="00E63B13">
      <w:pPr>
        <w:pStyle w:val="BodyText"/>
      </w:pPr>
      <w:r w:rsidRPr="00952B5F">
        <w:t xml:space="preserve">The above weights </w:t>
      </w:r>
      <w:r w:rsidR="000E79B8">
        <w:t>were</w:t>
      </w:r>
      <w:r w:rsidR="000E79B8" w:rsidRPr="00952B5F">
        <w:t xml:space="preserve"> </w:t>
      </w:r>
      <w:r w:rsidRPr="00952B5F">
        <w:t xml:space="preserve">applied to measure level free-ridership scores and then aggregated to obtain overall respondent level measure costs and measure savings weighted free-ridership scores. </w:t>
      </w:r>
      <w:r w:rsidR="00E63B13">
        <w:t xml:space="preserve">Evaluators assigned weights based on the total energy perspective and these may be broken into electric and gas weights based on estimates other than the </w:t>
      </w:r>
      <w:proofErr w:type="spellStart"/>
      <w:r w:rsidR="00E63B13">
        <w:t>EnergyPro</w:t>
      </w:r>
      <w:proofErr w:type="spellEnd"/>
      <w:r w:rsidR="00E63B13">
        <w:t xml:space="preserve"> estimates which are acceptable to the CPUC. </w:t>
      </w:r>
      <w:r w:rsidRPr="00952B5F">
        <w:t xml:space="preserve">Case weights </w:t>
      </w:r>
      <w:r w:rsidR="000E79B8">
        <w:t>were</w:t>
      </w:r>
      <w:r w:rsidR="000E79B8" w:rsidRPr="00952B5F">
        <w:t xml:space="preserve"> </w:t>
      </w:r>
      <w:r w:rsidRPr="00952B5F">
        <w:t xml:space="preserve">then applied to measure weighted respondent level scores to obtain free-ridership scores at the total sample level and for subgroups of interest. Results from this analysis are summarized in </w:t>
      </w:r>
      <w:r w:rsidRPr="00952B5F">
        <w:fldChar w:fldCharType="begin"/>
      </w:r>
      <w:r w:rsidRPr="00952B5F">
        <w:instrText xml:space="preserve"> REF _Ref387753944 \h  \* MERGEFORMAT </w:instrText>
      </w:r>
      <w:r w:rsidRPr="00952B5F">
        <w:fldChar w:fldCharType="separate"/>
      </w:r>
      <w:r w:rsidR="000C56BE">
        <w:t>Table</w:t>
      </w:r>
      <w:r w:rsidR="000C56BE" w:rsidRPr="00952B5F">
        <w:t xml:space="preserve"> </w:t>
      </w:r>
      <w:r w:rsidR="000C56BE">
        <w:rPr>
          <w:noProof/>
        </w:rPr>
        <w:t>26</w:t>
      </w:r>
      <w:r w:rsidRPr="00952B5F">
        <w:fldChar w:fldCharType="end"/>
      </w:r>
      <w:r w:rsidRPr="00952B5F">
        <w:t xml:space="preserve"> below. While the application of measure cost weights </w:t>
      </w:r>
      <w:r w:rsidR="000E79B8" w:rsidRPr="00952B5F">
        <w:t>result</w:t>
      </w:r>
      <w:r w:rsidR="000E79B8">
        <w:t>ed</w:t>
      </w:r>
      <w:r w:rsidR="000E79B8" w:rsidRPr="00952B5F">
        <w:t xml:space="preserve"> </w:t>
      </w:r>
      <w:r w:rsidRPr="00952B5F">
        <w:t xml:space="preserve">in free-ridership scores in the same range as before, </w:t>
      </w:r>
      <w:r w:rsidR="000E79B8" w:rsidRPr="00952B5F">
        <w:t>measure</w:t>
      </w:r>
      <w:r w:rsidR="000E79B8">
        <w:t>-</w:t>
      </w:r>
      <w:r w:rsidRPr="00952B5F">
        <w:t xml:space="preserve">savings weighted free-ridership scores </w:t>
      </w:r>
      <w:r w:rsidR="000E79B8">
        <w:t xml:space="preserve">were </w:t>
      </w:r>
      <w:r w:rsidRPr="00952B5F">
        <w:t xml:space="preserve">marginally lower.  We would interpret this finding to mean that measures with higher savings weight </w:t>
      </w:r>
      <w:r w:rsidR="002A4FEE" w:rsidRPr="00952B5F">
        <w:t>ha</w:t>
      </w:r>
      <w:r w:rsidR="002A4FEE">
        <w:t>d</w:t>
      </w:r>
      <w:r w:rsidR="002A4FEE" w:rsidRPr="00952B5F">
        <w:t xml:space="preserve"> </w:t>
      </w:r>
      <w:r w:rsidRPr="00952B5F">
        <w:t xml:space="preserve">lower levels of free-ridership. </w:t>
      </w:r>
    </w:p>
    <w:p w:rsidR="00952B5F" w:rsidRPr="00952B5F" w:rsidRDefault="00BB72BF" w:rsidP="00342634">
      <w:pPr>
        <w:pStyle w:val="Caption"/>
      </w:pPr>
      <w:bookmarkStart w:id="210" w:name="_Ref387753944"/>
      <w:bookmarkStart w:id="211" w:name="_Toc390102304"/>
      <w:bookmarkStart w:id="212" w:name="_Toc393446095"/>
      <w:r>
        <w:t>Table</w:t>
      </w:r>
      <w:r w:rsidR="00952B5F" w:rsidRPr="00952B5F">
        <w:t xml:space="preserve"> </w:t>
      </w:r>
      <w:r w:rsidR="00867E9C">
        <w:fldChar w:fldCharType="begin"/>
      </w:r>
      <w:r w:rsidR="00867E9C">
        <w:instrText xml:space="preserve"> SEQ Table \* ARABIC </w:instrText>
      </w:r>
      <w:r w:rsidR="00867E9C">
        <w:fldChar w:fldCharType="separate"/>
      </w:r>
      <w:r w:rsidR="00342634">
        <w:rPr>
          <w:noProof/>
        </w:rPr>
        <w:t>26</w:t>
      </w:r>
      <w:r w:rsidR="00867E9C">
        <w:rPr>
          <w:noProof/>
        </w:rPr>
        <w:fldChar w:fldCharType="end"/>
      </w:r>
      <w:bookmarkEnd w:id="210"/>
      <w:r w:rsidR="00952B5F" w:rsidRPr="00952B5F">
        <w:t xml:space="preserve">: Measure </w:t>
      </w:r>
      <w:r w:rsidR="0067396B" w:rsidRPr="00952B5F">
        <w:t>Cost</w:t>
      </w:r>
      <w:r w:rsidR="00952B5F" w:rsidRPr="00952B5F">
        <w:t xml:space="preserve"> and </w:t>
      </w:r>
      <w:r w:rsidR="0067396B" w:rsidRPr="00952B5F">
        <w:t>Savings Weighted Free-Ridership Scores</w:t>
      </w:r>
      <w:bookmarkEnd w:id="211"/>
      <w:bookmarkEnd w:id="212"/>
    </w:p>
    <w:tbl>
      <w:tblPr>
        <w:tblStyle w:val="LightGrid-Accent11"/>
        <w:tblW w:w="4694"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11"/>
        <w:gridCol w:w="766"/>
        <w:gridCol w:w="1217"/>
        <w:gridCol w:w="1763"/>
        <w:gridCol w:w="2694"/>
      </w:tblGrid>
      <w:tr w:rsidR="00952B5F" w:rsidRPr="000A32D1" w:rsidTr="0041380F">
        <w:trPr>
          <w:cnfStyle w:val="100000000000" w:firstRow="1" w:lastRow="0" w:firstColumn="0" w:lastColumn="0" w:oddVBand="0" w:evenVBand="0" w:oddHBand="0" w:evenHBand="0" w:firstRowFirstColumn="0" w:firstRowLastColumn="0" w:lastRowFirstColumn="0" w:lastRowLastColumn="0"/>
          <w:trHeight w:val="851"/>
          <w:tblHeader/>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0A32D1" w:rsidRDefault="00952B5F" w:rsidP="002769F6">
            <w:pPr>
              <w:jc w:val="center"/>
              <w:rPr>
                <w:rFonts w:ascii="Arial" w:eastAsia="Times New Roman" w:hAnsi="Arial" w:cs="Arial"/>
                <w:color w:val="FFFFFF" w:themeColor="background1"/>
              </w:rPr>
            </w:pPr>
            <w:r w:rsidRPr="000A32D1">
              <w:rPr>
                <w:rFonts w:ascii="Arial" w:eastAsia="Times New Roman" w:hAnsi="Arial" w:cs="Arial"/>
                <w:color w:val="FFFFFF" w:themeColor="background1"/>
              </w:rPr>
              <w:t>Group</w:t>
            </w:r>
          </w:p>
        </w:tc>
        <w:tc>
          <w:tcPr>
            <w:tcW w:w="414"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0A32D1" w:rsidRDefault="00143BF2" w:rsidP="002769F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0A32D1">
              <w:rPr>
                <w:rFonts w:ascii="Arial" w:eastAsia="Times New Roman" w:hAnsi="Arial" w:cs="Arial"/>
                <w:color w:val="FFFFFF" w:themeColor="background1"/>
              </w:rPr>
              <w:t>n</w:t>
            </w:r>
          </w:p>
        </w:tc>
        <w:tc>
          <w:tcPr>
            <w:tcW w:w="658"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0A32D1" w:rsidRDefault="00952B5F" w:rsidP="002769F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0A32D1">
              <w:rPr>
                <w:rFonts w:ascii="Arial" w:eastAsia="Times New Roman" w:hAnsi="Arial" w:cs="Arial"/>
                <w:color w:val="FFFFFF" w:themeColor="background1"/>
              </w:rPr>
              <w:t xml:space="preserve">Case  </w:t>
            </w:r>
            <w:r w:rsidR="005800E1" w:rsidRPr="000A32D1">
              <w:rPr>
                <w:rFonts w:ascii="Arial" w:eastAsia="Times New Roman" w:hAnsi="Arial" w:cs="Arial"/>
                <w:color w:val="FFFFFF" w:themeColor="background1"/>
              </w:rPr>
              <w:t>Weighted</w:t>
            </w:r>
          </w:p>
        </w:tc>
        <w:tc>
          <w:tcPr>
            <w:tcW w:w="953"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0A32D1" w:rsidRDefault="00952B5F" w:rsidP="002769F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0A32D1">
              <w:rPr>
                <w:rFonts w:ascii="Arial" w:eastAsia="Times New Roman" w:hAnsi="Arial" w:cs="Arial"/>
                <w:color w:val="FFFFFF" w:themeColor="background1"/>
              </w:rPr>
              <w:t xml:space="preserve">Case </w:t>
            </w:r>
            <w:r w:rsidR="005800E1" w:rsidRPr="000A32D1">
              <w:rPr>
                <w:rFonts w:ascii="Arial" w:eastAsia="Times New Roman" w:hAnsi="Arial" w:cs="Arial"/>
                <w:color w:val="FFFFFF" w:themeColor="background1"/>
              </w:rPr>
              <w:t>Weighted and Measure Cost Weighted</w:t>
            </w:r>
          </w:p>
        </w:tc>
        <w:tc>
          <w:tcPr>
            <w:tcW w:w="1456" w:type="pct"/>
            <w:tcBorders>
              <w:top w:val="none" w:sz="0" w:space="0" w:color="auto"/>
              <w:left w:val="none" w:sz="0" w:space="0" w:color="auto"/>
              <w:bottom w:val="none" w:sz="0" w:space="0" w:color="auto"/>
              <w:right w:val="none" w:sz="0" w:space="0" w:color="auto"/>
            </w:tcBorders>
            <w:shd w:val="clear" w:color="auto" w:fill="002776"/>
            <w:vAlign w:val="center"/>
            <w:hideMark/>
          </w:tcPr>
          <w:p w:rsidR="00952B5F" w:rsidRPr="000A32D1" w:rsidRDefault="00952B5F" w:rsidP="002769F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themeColor="background1"/>
              </w:rPr>
            </w:pPr>
            <w:r w:rsidRPr="000A32D1">
              <w:rPr>
                <w:rFonts w:ascii="Arial" w:eastAsia="Times New Roman" w:hAnsi="Arial" w:cs="Arial"/>
                <w:color w:val="FFFFFF" w:themeColor="background1"/>
              </w:rPr>
              <w:t xml:space="preserve">Case </w:t>
            </w:r>
            <w:r w:rsidR="005800E1" w:rsidRPr="000A32D1">
              <w:rPr>
                <w:rFonts w:ascii="Arial" w:eastAsia="Times New Roman" w:hAnsi="Arial" w:cs="Arial"/>
                <w:color w:val="FFFFFF" w:themeColor="background1"/>
              </w:rPr>
              <w:t>Weighted and Measure Savings Weighted</w:t>
            </w:r>
          </w:p>
        </w:tc>
      </w:tr>
      <w:tr w:rsidR="00952B5F" w:rsidRPr="000A32D1" w:rsidTr="004138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Total</w:t>
            </w:r>
          </w:p>
        </w:tc>
        <w:tc>
          <w:tcPr>
            <w:tcW w:w="41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3977F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527</w:t>
            </w:r>
          </w:p>
        </w:tc>
        <w:tc>
          <w:tcPr>
            <w:tcW w:w="65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44%</w:t>
            </w:r>
          </w:p>
        </w:tc>
        <w:tc>
          <w:tcPr>
            <w:tcW w:w="9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45%</w:t>
            </w:r>
          </w:p>
        </w:tc>
        <w:tc>
          <w:tcPr>
            <w:tcW w:w="1456"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40%</w:t>
            </w:r>
          </w:p>
        </w:tc>
      </w:tr>
      <w:tr w:rsidR="00952B5F" w:rsidRPr="000A32D1" w:rsidTr="0041380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EE26C8" w:rsidP="003977F1">
            <w:pPr>
              <w:rPr>
                <w:rFonts w:ascii="Arial" w:eastAsia="Times New Roman" w:hAnsi="Arial" w:cs="Arial"/>
                <w:color w:val="000000"/>
              </w:rPr>
            </w:pPr>
            <w:r w:rsidRPr="000A32D1">
              <w:rPr>
                <w:rFonts w:ascii="Arial" w:eastAsia="Times New Roman" w:hAnsi="Arial" w:cs="Arial"/>
                <w:color w:val="000000"/>
              </w:rPr>
              <w:t>PG&amp;E</w:t>
            </w:r>
          </w:p>
        </w:tc>
        <w:tc>
          <w:tcPr>
            <w:tcW w:w="414"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3977F1">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423</w:t>
            </w:r>
          </w:p>
        </w:tc>
        <w:tc>
          <w:tcPr>
            <w:tcW w:w="658"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46%</w:t>
            </w:r>
          </w:p>
        </w:tc>
        <w:tc>
          <w:tcPr>
            <w:tcW w:w="953"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46%</w:t>
            </w:r>
          </w:p>
        </w:tc>
        <w:tc>
          <w:tcPr>
            <w:tcW w:w="1456"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42%</w:t>
            </w:r>
          </w:p>
        </w:tc>
      </w:tr>
      <w:tr w:rsidR="00952B5F" w:rsidRPr="000A32D1" w:rsidTr="004138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SCE/SCG</w:t>
            </w:r>
          </w:p>
        </w:tc>
        <w:tc>
          <w:tcPr>
            <w:tcW w:w="41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3977F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73</w:t>
            </w:r>
          </w:p>
        </w:tc>
        <w:tc>
          <w:tcPr>
            <w:tcW w:w="65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40%</w:t>
            </w:r>
          </w:p>
        </w:tc>
        <w:tc>
          <w:tcPr>
            <w:tcW w:w="9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41%</w:t>
            </w:r>
          </w:p>
        </w:tc>
        <w:tc>
          <w:tcPr>
            <w:tcW w:w="1456"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32%</w:t>
            </w:r>
          </w:p>
        </w:tc>
      </w:tr>
      <w:tr w:rsidR="00952B5F" w:rsidRPr="000A32D1" w:rsidTr="0041380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EE26C8" w:rsidP="003977F1">
            <w:pPr>
              <w:rPr>
                <w:rFonts w:ascii="Arial" w:eastAsia="Times New Roman" w:hAnsi="Arial" w:cs="Arial"/>
                <w:color w:val="000000"/>
              </w:rPr>
            </w:pPr>
            <w:r w:rsidRPr="000A32D1">
              <w:rPr>
                <w:rFonts w:ascii="Arial" w:eastAsia="Times New Roman" w:hAnsi="Arial" w:cs="Arial"/>
                <w:color w:val="000000"/>
              </w:rPr>
              <w:t>SDG&amp;E</w:t>
            </w:r>
          </w:p>
        </w:tc>
        <w:tc>
          <w:tcPr>
            <w:tcW w:w="414"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3977F1">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31</w:t>
            </w:r>
          </w:p>
        </w:tc>
        <w:tc>
          <w:tcPr>
            <w:tcW w:w="658"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43%</w:t>
            </w:r>
          </w:p>
        </w:tc>
        <w:tc>
          <w:tcPr>
            <w:tcW w:w="953"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44%</w:t>
            </w:r>
          </w:p>
        </w:tc>
        <w:tc>
          <w:tcPr>
            <w:tcW w:w="1456"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36%</w:t>
            </w:r>
          </w:p>
        </w:tc>
      </w:tr>
      <w:tr w:rsidR="00952B5F" w:rsidRPr="000A32D1" w:rsidTr="004138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lastRenderedPageBreak/>
              <w:t>Short form</w:t>
            </w:r>
          </w:p>
        </w:tc>
        <w:tc>
          <w:tcPr>
            <w:tcW w:w="41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3977F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132</w:t>
            </w:r>
          </w:p>
        </w:tc>
        <w:tc>
          <w:tcPr>
            <w:tcW w:w="65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42%</w:t>
            </w:r>
          </w:p>
        </w:tc>
        <w:tc>
          <w:tcPr>
            <w:tcW w:w="9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42%</w:t>
            </w:r>
          </w:p>
        </w:tc>
        <w:tc>
          <w:tcPr>
            <w:tcW w:w="1456"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42%</w:t>
            </w:r>
          </w:p>
        </w:tc>
      </w:tr>
      <w:tr w:rsidR="00952B5F" w:rsidRPr="000A32D1" w:rsidTr="0041380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Long Form</w:t>
            </w:r>
          </w:p>
        </w:tc>
        <w:tc>
          <w:tcPr>
            <w:tcW w:w="414"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3977F1">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395</w:t>
            </w:r>
          </w:p>
        </w:tc>
        <w:tc>
          <w:tcPr>
            <w:tcW w:w="658"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45%</w:t>
            </w:r>
          </w:p>
        </w:tc>
        <w:tc>
          <w:tcPr>
            <w:tcW w:w="953"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46%</w:t>
            </w:r>
          </w:p>
        </w:tc>
        <w:tc>
          <w:tcPr>
            <w:tcW w:w="1456"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40%</w:t>
            </w:r>
          </w:p>
        </w:tc>
      </w:tr>
      <w:tr w:rsidR="00952B5F" w:rsidRPr="000A32D1" w:rsidTr="004138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Inland</w:t>
            </w:r>
          </w:p>
        </w:tc>
        <w:tc>
          <w:tcPr>
            <w:tcW w:w="41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3977F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288</w:t>
            </w:r>
          </w:p>
        </w:tc>
        <w:tc>
          <w:tcPr>
            <w:tcW w:w="65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44%</w:t>
            </w:r>
          </w:p>
        </w:tc>
        <w:tc>
          <w:tcPr>
            <w:tcW w:w="9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45%</w:t>
            </w:r>
          </w:p>
        </w:tc>
        <w:tc>
          <w:tcPr>
            <w:tcW w:w="1456"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40%</w:t>
            </w:r>
          </w:p>
        </w:tc>
      </w:tr>
      <w:tr w:rsidR="00952B5F" w:rsidRPr="000A32D1" w:rsidTr="0041380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Coastal</w:t>
            </w:r>
          </w:p>
        </w:tc>
        <w:tc>
          <w:tcPr>
            <w:tcW w:w="414"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3977F1">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239</w:t>
            </w:r>
          </w:p>
        </w:tc>
        <w:tc>
          <w:tcPr>
            <w:tcW w:w="658"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44%</w:t>
            </w:r>
          </w:p>
        </w:tc>
        <w:tc>
          <w:tcPr>
            <w:tcW w:w="953"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45%</w:t>
            </w:r>
          </w:p>
        </w:tc>
        <w:tc>
          <w:tcPr>
            <w:tcW w:w="1456"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41%</w:t>
            </w:r>
          </w:p>
        </w:tc>
      </w:tr>
      <w:tr w:rsidR="00952B5F" w:rsidRPr="000A32D1" w:rsidTr="004138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One to Two measures</w:t>
            </w:r>
          </w:p>
        </w:tc>
        <w:tc>
          <w:tcPr>
            <w:tcW w:w="41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3977F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35</w:t>
            </w:r>
          </w:p>
        </w:tc>
        <w:tc>
          <w:tcPr>
            <w:tcW w:w="65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54%</w:t>
            </w:r>
          </w:p>
        </w:tc>
        <w:tc>
          <w:tcPr>
            <w:tcW w:w="9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54%</w:t>
            </w:r>
          </w:p>
        </w:tc>
        <w:tc>
          <w:tcPr>
            <w:tcW w:w="1456"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52%</w:t>
            </w:r>
          </w:p>
        </w:tc>
      </w:tr>
      <w:tr w:rsidR="00952B5F" w:rsidRPr="000A32D1" w:rsidTr="0041380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Three to Four measures</w:t>
            </w:r>
          </w:p>
        </w:tc>
        <w:tc>
          <w:tcPr>
            <w:tcW w:w="414"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3977F1">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150</w:t>
            </w:r>
          </w:p>
        </w:tc>
        <w:tc>
          <w:tcPr>
            <w:tcW w:w="658"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41%</w:t>
            </w:r>
          </w:p>
        </w:tc>
        <w:tc>
          <w:tcPr>
            <w:tcW w:w="953"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42%</w:t>
            </w:r>
          </w:p>
        </w:tc>
        <w:tc>
          <w:tcPr>
            <w:tcW w:w="1456"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35%</w:t>
            </w:r>
          </w:p>
        </w:tc>
      </w:tr>
      <w:tr w:rsidR="00952B5F" w:rsidRPr="000A32D1" w:rsidTr="004138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Five to Seven measures</w:t>
            </w:r>
          </w:p>
        </w:tc>
        <w:tc>
          <w:tcPr>
            <w:tcW w:w="414"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3977F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288</w:t>
            </w:r>
          </w:p>
        </w:tc>
        <w:tc>
          <w:tcPr>
            <w:tcW w:w="658" w:type="pct"/>
            <w:tcBorders>
              <w:top w:val="none" w:sz="0" w:space="0" w:color="auto"/>
              <w:left w:val="none" w:sz="0" w:space="0" w:color="auto"/>
              <w:bottom w:val="none" w:sz="0" w:space="0" w:color="auto"/>
              <w:right w:val="none" w:sz="0" w:space="0" w:color="auto"/>
            </w:tcBorders>
            <w:shd w:val="clear" w:color="auto" w:fill="EAF6FC" w:themeFill="accent3" w:themeFillTint="33"/>
            <w:noWrap/>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44%</w:t>
            </w:r>
          </w:p>
        </w:tc>
        <w:tc>
          <w:tcPr>
            <w:tcW w:w="953"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45%</w:t>
            </w:r>
          </w:p>
        </w:tc>
        <w:tc>
          <w:tcPr>
            <w:tcW w:w="1456" w:type="pct"/>
            <w:tcBorders>
              <w:top w:val="none" w:sz="0" w:space="0" w:color="auto"/>
              <w:left w:val="none" w:sz="0" w:space="0" w:color="auto"/>
              <w:bottom w:val="none" w:sz="0" w:space="0" w:color="auto"/>
              <w:right w:val="none" w:sz="0" w:space="0" w:color="auto"/>
            </w:tcBorders>
            <w:shd w:val="clear" w:color="auto" w:fill="EAF6FC" w:themeFill="accent3" w:themeFillTint="33"/>
            <w:vAlign w:val="center"/>
            <w:hideMark/>
          </w:tcPr>
          <w:p w:rsidR="00952B5F" w:rsidRPr="000A32D1" w:rsidRDefault="00952B5F" w:rsidP="0041380F">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40%</w:t>
            </w:r>
          </w:p>
        </w:tc>
      </w:tr>
      <w:tr w:rsidR="00952B5F" w:rsidRPr="000A32D1" w:rsidTr="0041380F">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19"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3977F1">
            <w:pPr>
              <w:rPr>
                <w:rFonts w:ascii="Arial" w:eastAsia="Times New Roman" w:hAnsi="Arial" w:cs="Arial"/>
                <w:color w:val="000000"/>
              </w:rPr>
            </w:pPr>
            <w:r w:rsidRPr="000A32D1">
              <w:rPr>
                <w:rFonts w:ascii="Arial" w:eastAsia="Times New Roman" w:hAnsi="Arial" w:cs="Arial"/>
                <w:color w:val="000000"/>
              </w:rPr>
              <w:t>Eight to Eleven measures</w:t>
            </w:r>
          </w:p>
        </w:tc>
        <w:tc>
          <w:tcPr>
            <w:tcW w:w="414"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3977F1">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54</w:t>
            </w:r>
          </w:p>
        </w:tc>
        <w:tc>
          <w:tcPr>
            <w:tcW w:w="658" w:type="pct"/>
            <w:tcBorders>
              <w:top w:val="none" w:sz="0" w:space="0" w:color="auto"/>
              <w:left w:val="none" w:sz="0" w:space="0" w:color="auto"/>
              <w:bottom w:val="none" w:sz="0" w:space="0" w:color="auto"/>
              <w:right w:val="none" w:sz="0" w:space="0" w:color="auto"/>
            </w:tcBorders>
            <w:noWrap/>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49%</w:t>
            </w:r>
          </w:p>
        </w:tc>
        <w:tc>
          <w:tcPr>
            <w:tcW w:w="953"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50%</w:t>
            </w:r>
          </w:p>
        </w:tc>
        <w:tc>
          <w:tcPr>
            <w:tcW w:w="1456" w:type="pct"/>
            <w:tcBorders>
              <w:top w:val="none" w:sz="0" w:space="0" w:color="auto"/>
              <w:left w:val="none" w:sz="0" w:space="0" w:color="auto"/>
              <w:bottom w:val="none" w:sz="0" w:space="0" w:color="auto"/>
              <w:right w:val="none" w:sz="0" w:space="0" w:color="auto"/>
            </w:tcBorders>
            <w:vAlign w:val="center"/>
            <w:hideMark/>
          </w:tcPr>
          <w:p w:rsidR="00952B5F" w:rsidRPr="000A32D1" w:rsidRDefault="00952B5F" w:rsidP="0041380F">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olor w:val="000000"/>
              </w:rPr>
            </w:pPr>
            <w:r w:rsidRPr="000A32D1">
              <w:rPr>
                <w:rFonts w:ascii="Arial" w:eastAsia="Times New Roman" w:hAnsi="Arial"/>
                <w:color w:val="000000"/>
              </w:rPr>
              <w:t>47%</w:t>
            </w:r>
          </w:p>
        </w:tc>
      </w:tr>
    </w:tbl>
    <w:p w:rsidR="00952B5F" w:rsidRPr="00952B5F" w:rsidRDefault="00952B5F" w:rsidP="00952B5F"/>
    <w:p w:rsidR="00952B5F" w:rsidRPr="00952B5F" w:rsidRDefault="00952B5F" w:rsidP="00952B5F">
      <w:pPr>
        <w:pStyle w:val="Heading2"/>
      </w:pPr>
      <w:bookmarkStart w:id="213" w:name="_Toc387853736"/>
      <w:bookmarkStart w:id="214" w:name="_Toc389645011"/>
      <w:bookmarkStart w:id="215" w:name="_Toc393446045"/>
      <w:r w:rsidRPr="00952B5F">
        <w:t xml:space="preserve">Free </w:t>
      </w:r>
      <w:r w:rsidR="00182FE9">
        <w:t>R</w:t>
      </w:r>
      <w:r w:rsidRPr="00952B5F">
        <w:t xml:space="preserve">idership by </w:t>
      </w:r>
      <w:r w:rsidR="00182FE9">
        <w:t>P</w:t>
      </w:r>
      <w:r w:rsidRPr="00952B5F">
        <w:t xml:space="preserve">otential </w:t>
      </w:r>
      <w:r w:rsidR="00182FE9">
        <w:t>C</w:t>
      </w:r>
      <w:r w:rsidRPr="00952B5F">
        <w:t xml:space="preserve">ovariates and </w:t>
      </w:r>
      <w:r w:rsidR="00182FE9">
        <w:t>P</w:t>
      </w:r>
      <w:r w:rsidRPr="00952B5F">
        <w:t xml:space="preserve">articipant </w:t>
      </w:r>
      <w:r w:rsidR="00182FE9">
        <w:t>D</w:t>
      </w:r>
      <w:r w:rsidRPr="00952B5F">
        <w:t>emographics</w:t>
      </w:r>
      <w:bookmarkEnd w:id="213"/>
      <w:bookmarkEnd w:id="214"/>
      <w:bookmarkEnd w:id="215"/>
    </w:p>
    <w:p w:rsidR="007956AF" w:rsidRDefault="007956AF" w:rsidP="00D27D47">
      <w:pPr>
        <w:pStyle w:val="BodyText"/>
      </w:pPr>
      <w:r w:rsidRPr="007956AF">
        <w:t xml:space="preserve">The evaluation team investigated several possible </w:t>
      </w:r>
      <w:r w:rsidR="00D27D47">
        <w:t>calculations</w:t>
      </w:r>
      <w:r w:rsidR="00D27D47" w:rsidRPr="007956AF">
        <w:t xml:space="preserve"> </w:t>
      </w:r>
      <w:r w:rsidRPr="007956AF">
        <w:t>for the free</w:t>
      </w:r>
      <w:r w:rsidR="0006458E">
        <w:t xml:space="preserve"> </w:t>
      </w:r>
      <w:r w:rsidRPr="007956AF">
        <w:t xml:space="preserve">ridership estimate and ultimately the case-weighted and measure savings weighted results were the most </w:t>
      </w:r>
      <w:r w:rsidR="0006458E" w:rsidRPr="007956AF">
        <w:t>defensible</w:t>
      </w:r>
      <w:r w:rsidRPr="007956AF">
        <w:t>.  With a free</w:t>
      </w:r>
      <w:r w:rsidR="0006458E">
        <w:t xml:space="preserve"> </w:t>
      </w:r>
      <w:r w:rsidRPr="007956AF">
        <w:t xml:space="preserve">ridership estimate of 0.40 the </w:t>
      </w:r>
      <w:r w:rsidR="002059A3">
        <w:t>NTGR</w:t>
      </w:r>
      <w:r w:rsidRPr="007956AF">
        <w:t xml:space="preserve"> is </w:t>
      </w:r>
      <w:r w:rsidR="00143BF2">
        <w:t>simply the compl</w:t>
      </w:r>
      <w:r w:rsidR="00D27D47">
        <w:t>i</w:t>
      </w:r>
      <w:r w:rsidR="00143BF2">
        <w:t>ment</w:t>
      </w:r>
      <w:r w:rsidRPr="007956AF">
        <w:t xml:space="preserve"> or 0.60.  As discussed previously in this chapter, the distribution of free</w:t>
      </w:r>
      <w:r w:rsidR="0006458E">
        <w:t xml:space="preserve"> </w:t>
      </w:r>
      <w:r w:rsidRPr="007956AF">
        <w:t>ridership estimates revealed that there were many partial free</w:t>
      </w:r>
      <w:r w:rsidR="0006458E">
        <w:t xml:space="preserve"> </w:t>
      </w:r>
      <w:r w:rsidRPr="007956AF">
        <w:t>riders and those partial free</w:t>
      </w:r>
      <w:r w:rsidR="0006458E">
        <w:t xml:space="preserve"> </w:t>
      </w:r>
      <w:r w:rsidRPr="007956AF">
        <w:t>riders ended up driving the overall estimate as they primar</w:t>
      </w:r>
      <w:r w:rsidR="00F04336">
        <w:t>il</w:t>
      </w:r>
      <w:r w:rsidRPr="007956AF">
        <w:t xml:space="preserve">y fell within the range of 0.25 to 0.5 as shown in </w:t>
      </w:r>
      <w:r w:rsidR="00D27D47">
        <w:fldChar w:fldCharType="begin"/>
      </w:r>
      <w:r w:rsidR="00D27D47">
        <w:instrText xml:space="preserve"> REF _Ref387753944 \h </w:instrText>
      </w:r>
      <w:r w:rsidR="00D27D47">
        <w:fldChar w:fldCharType="separate"/>
      </w:r>
      <w:r w:rsidR="00D27D47">
        <w:t>Table</w:t>
      </w:r>
      <w:r w:rsidR="00D27D47" w:rsidRPr="00952B5F">
        <w:t xml:space="preserve"> </w:t>
      </w:r>
      <w:r w:rsidR="00D27D47">
        <w:rPr>
          <w:noProof/>
        </w:rPr>
        <w:t>26</w:t>
      </w:r>
      <w:r w:rsidR="00D27D47">
        <w:fldChar w:fldCharType="end"/>
      </w:r>
      <w:r w:rsidRPr="007956AF">
        <w:t xml:space="preserve">with a normal distribution around that bin. The evaluation team applied the IOU-specific final </w:t>
      </w:r>
      <w:r w:rsidR="002059A3">
        <w:t>NTGRs</w:t>
      </w:r>
      <w:r w:rsidR="00043F97">
        <w:t xml:space="preserve"> </w:t>
      </w:r>
      <w:r w:rsidRPr="007956AF">
        <w:t>to the gross realized savings to develop final net savings estimates.</w:t>
      </w:r>
    </w:p>
    <w:p w:rsidR="008A4273" w:rsidRDefault="008A4273" w:rsidP="00952B5F">
      <w:pPr>
        <w:pStyle w:val="BodyText"/>
      </w:pPr>
    </w:p>
    <w:p w:rsidR="00952B5F" w:rsidRPr="00C67216" w:rsidRDefault="00952B5F" w:rsidP="00046EE8">
      <w:pPr>
        <w:pStyle w:val="BodyText"/>
      </w:pPr>
      <w:r w:rsidRPr="00952B5F">
        <w:t>The covariates examined in this analysis included several demographic variables and the demographic distribution of participants is of particular interest to understand program participation/adoption. We note that certain customer segments have disproportionately higher representation amongst program participants:</w:t>
      </w:r>
    </w:p>
    <w:p w:rsidR="00952B5F" w:rsidRPr="00952B5F" w:rsidRDefault="00952B5F" w:rsidP="002B1D9A">
      <w:pPr>
        <w:pStyle w:val="Bullet1"/>
      </w:pPr>
      <w:r w:rsidRPr="00952B5F">
        <w:t xml:space="preserve">Almost </w:t>
      </w:r>
      <w:r w:rsidR="002B1D9A">
        <w:t>60% of</w:t>
      </w:r>
      <w:r w:rsidRPr="00952B5F">
        <w:t xml:space="preserve"> participants did not avail of project financing</w:t>
      </w:r>
    </w:p>
    <w:p w:rsidR="00952B5F" w:rsidRPr="00952B5F" w:rsidRDefault="00791087" w:rsidP="009558FA">
      <w:pPr>
        <w:pStyle w:val="Bullet1"/>
      </w:pPr>
      <w:r>
        <w:t>More than</w:t>
      </w:r>
      <w:r w:rsidRPr="00952B5F">
        <w:t xml:space="preserve"> </w:t>
      </w:r>
      <w:r w:rsidR="00952B5F" w:rsidRPr="00952B5F">
        <w:t>70</w:t>
      </w:r>
      <w:r w:rsidR="003A6EA8">
        <w:t>%</w:t>
      </w:r>
      <w:r w:rsidR="00952B5F" w:rsidRPr="00952B5F">
        <w:t xml:space="preserve"> of the participants are aged 45 years or older</w:t>
      </w:r>
    </w:p>
    <w:p w:rsidR="00952B5F" w:rsidRPr="00952B5F" w:rsidRDefault="00952B5F" w:rsidP="00791087">
      <w:pPr>
        <w:pStyle w:val="Bullet1"/>
      </w:pPr>
      <w:r w:rsidRPr="00952B5F">
        <w:t xml:space="preserve">Almost </w:t>
      </w:r>
      <w:r w:rsidR="00791087">
        <w:t>75%</w:t>
      </w:r>
      <w:r w:rsidRPr="00952B5F">
        <w:t xml:space="preserve"> of the participants have a </w:t>
      </w:r>
      <w:r w:rsidR="00791087" w:rsidRPr="00952B5F">
        <w:t>four</w:t>
      </w:r>
      <w:r w:rsidR="00791087">
        <w:t>-</w:t>
      </w:r>
      <w:r w:rsidRPr="00952B5F">
        <w:t>year college degree education or higher</w:t>
      </w:r>
    </w:p>
    <w:p w:rsidR="00952B5F" w:rsidRPr="00952B5F" w:rsidRDefault="00322858" w:rsidP="00322858">
      <w:pPr>
        <w:pStyle w:val="Bullet1"/>
      </w:pPr>
      <w:r>
        <w:t>More than</w:t>
      </w:r>
      <w:r w:rsidRPr="00952B5F">
        <w:t xml:space="preserve"> </w:t>
      </w:r>
      <w:r>
        <w:t>50% of</w:t>
      </w:r>
      <w:r w:rsidRPr="00952B5F">
        <w:t xml:space="preserve"> </w:t>
      </w:r>
      <w:r w:rsidR="00952B5F" w:rsidRPr="00952B5F">
        <w:t>the participants who provided income information stated that they had annual household incomes of over $100,000</w:t>
      </w:r>
    </w:p>
    <w:p w:rsidR="00952B5F" w:rsidRPr="00C67216" w:rsidRDefault="00952B5F" w:rsidP="009558FA">
      <w:pPr>
        <w:pStyle w:val="BodyText"/>
      </w:pPr>
    </w:p>
    <w:p w:rsidR="00952B5F" w:rsidRPr="002B5C02" w:rsidRDefault="00952B5F" w:rsidP="00B10603">
      <w:pPr>
        <w:pStyle w:val="BodyText"/>
      </w:pPr>
      <w:r w:rsidRPr="00952B5F">
        <w:t xml:space="preserve">This indicates that the </w:t>
      </w:r>
      <w:proofErr w:type="gramStart"/>
      <w:r w:rsidR="00AF7DDC" w:rsidRPr="00952B5F">
        <w:t xml:space="preserve">majority of the participants in the program </w:t>
      </w:r>
      <w:r w:rsidR="00C03F20">
        <w:t>were</w:t>
      </w:r>
      <w:proofErr w:type="gramEnd"/>
      <w:r w:rsidRPr="00952B5F">
        <w:t xml:space="preserve"> highly-educated, middle-aged</w:t>
      </w:r>
      <w:r w:rsidR="00AF7DDC">
        <w:t xml:space="preserve">, and </w:t>
      </w:r>
      <w:r w:rsidRPr="00952B5F">
        <w:t xml:space="preserve">established customers with a level of affluence that does not necessitate availing of project financing. This is </w:t>
      </w:r>
      <w:r w:rsidRPr="00B85F0D">
        <w:t>an</w:t>
      </w:r>
      <w:r w:rsidRPr="00952B5F">
        <w:t xml:space="preserve"> important finding for the program </w:t>
      </w:r>
      <w:r w:rsidR="00C03F20">
        <w:t>because in order</w:t>
      </w:r>
      <w:r w:rsidRPr="00952B5F">
        <w:t xml:space="preserve"> to achieve its adoption goals, it will require targeted marketing and messaging to reach other key customer segments.  Additionally, </w:t>
      </w:r>
      <w:r w:rsidR="00B10603">
        <w:t xml:space="preserve">more than </w:t>
      </w:r>
      <w:r w:rsidRPr="00952B5F">
        <w:t>67</w:t>
      </w:r>
      <w:r w:rsidR="003A6EA8">
        <w:t>%</w:t>
      </w:r>
      <w:r w:rsidRPr="00952B5F">
        <w:t xml:space="preserve"> of participants state that their home was built before 1970</w:t>
      </w:r>
      <w:r w:rsidR="008A4273">
        <w:t>,</w:t>
      </w:r>
      <w:r w:rsidRPr="00952B5F">
        <w:t xml:space="preserve"> which seems logical given that these buildings would be more in need of retrofits compared to those of a later vintage.</w:t>
      </w:r>
    </w:p>
    <w:p w:rsidR="00952B5F" w:rsidRDefault="00952B5F" w:rsidP="00952B5F"/>
    <w:p w:rsidR="00952B5F" w:rsidRPr="007956AF" w:rsidRDefault="006E6EA5" w:rsidP="006E6EA5">
      <w:pPr>
        <w:pStyle w:val="Heading2"/>
      </w:pPr>
      <w:bookmarkStart w:id="216" w:name="_Toc389645012"/>
      <w:bookmarkStart w:id="217" w:name="_Toc393446046"/>
      <w:r w:rsidRPr="007956AF">
        <w:lastRenderedPageBreak/>
        <w:t>Net</w:t>
      </w:r>
      <w:r>
        <w:t>-</w:t>
      </w:r>
      <w:r w:rsidRPr="007956AF">
        <w:t>to</w:t>
      </w:r>
      <w:r>
        <w:t>-</w:t>
      </w:r>
      <w:r w:rsidR="00952B5F" w:rsidRPr="007956AF">
        <w:t>Gross Ratio</w:t>
      </w:r>
      <w:bookmarkEnd w:id="216"/>
      <w:bookmarkEnd w:id="217"/>
    </w:p>
    <w:p w:rsidR="00952B5F" w:rsidRPr="00AE0285" w:rsidRDefault="00952B5F" w:rsidP="00D27D47">
      <w:pPr>
        <w:pStyle w:val="BodyText"/>
      </w:pPr>
      <w:r w:rsidRPr="00AE0285">
        <w:t xml:space="preserve">The evaluation team investigated </w:t>
      </w:r>
      <w:r w:rsidR="00D27D47">
        <w:t>cost and savings weights</w:t>
      </w:r>
      <w:r w:rsidRPr="00AE0285">
        <w:t xml:space="preserve"> for the free</w:t>
      </w:r>
      <w:r w:rsidR="00F34451">
        <w:t xml:space="preserve"> </w:t>
      </w:r>
      <w:r w:rsidRPr="00AE0285">
        <w:t xml:space="preserve">ridership estimate and ultimately the </w:t>
      </w:r>
      <w:r w:rsidR="00D27D47">
        <w:t xml:space="preserve">measure savings and </w:t>
      </w:r>
      <w:r w:rsidRPr="00AE0285">
        <w:t xml:space="preserve">case-weighted results were the most </w:t>
      </w:r>
      <w:r w:rsidR="00F34451" w:rsidRPr="00AE0285">
        <w:t>defensible</w:t>
      </w:r>
      <w:r w:rsidRPr="00AE0285">
        <w:t>. With a free</w:t>
      </w:r>
      <w:r w:rsidR="00F34451">
        <w:t xml:space="preserve"> </w:t>
      </w:r>
      <w:r w:rsidRPr="00AE0285">
        <w:t xml:space="preserve">ridership estimate of 0.44 the </w:t>
      </w:r>
      <w:r w:rsidR="00043F97">
        <w:t>NTGR</w:t>
      </w:r>
      <w:r w:rsidRPr="00AE0285">
        <w:t xml:space="preserve"> is </w:t>
      </w:r>
      <w:r w:rsidR="00143BF2">
        <w:t>simply the compl</w:t>
      </w:r>
      <w:r w:rsidR="00D27D47">
        <w:t>i</w:t>
      </w:r>
      <w:r w:rsidR="00143BF2">
        <w:t>ment</w:t>
      </w:r>
      <w:r w:rsidRPr="00AE0285">
        <w:t xml:space="preserve"> or 0.56. As discussed in this chapter, the distribution of free</w:t>
      </w:r>
      <w:r w:rsidR="00F34451">
        <w:t xml:space="preserve"> </w:t>
      </w:r>
      <w:r w:rsidRPr="00AE0285">
        <w:t>ridership estimates revealed that there were many partial free</w:t>
      </w:r>
      <w:r w:rsidR="00F34451">
        <w:t xml:space="preserve"> </w:t>
      </w:r>
      <w:r w:rsidRPr="00AE0285">
        <w:t>riders</w:t>
      </w:r>
      <w:r w:rsidR="009F6F21">
        <w:t>,</w:t>
      </w:r>
      <w:r w:rsidRPr="00AE0285">
        <w:t xml:space="preserve"> </w:t>
      </w:r>
      <w:r w:rsidR="009F6F21">
        <w:t>which</w:t>
      </w:r>
      <w:r w:rsidRPr="00AE0285">
        <w:t xml:space="preserve"> ended up driving the overall estimate as they primary fell within the range of 0.25 to </w:t>
      </w:r>
      <w:proofErr w:type="gramStart"/>
      <w:r w:rsidRPr="00AE0285">
        <w:t>0.5</w:t>
      </w:r>
      <w:r>
        <w:t xml:space="preserve">  with</w:t>
      </w:r>
      <w:proofErr w:type="gramEnd"/>
      <w:r>
        <w:t xml:space="preserve"> a normal distribution around that bin</w:t>
      </w:r>
      <w:r w:rsidR="009F6F21">
        <w:t xml:space="preserve"> (</w:t>
      </w:r>
      <w:r w:rsidR="009F6F21">
        <w:fldChar w:fldCharType="begin"/>
      </w:r>
      <w:r w:rsidR="009F6F21">
        <w:instrText xml:space="preserve"> REF _Ref387662163 \h </w:instrText>
      </w:r>
      <w:r w:rsidR="009F6F21">
        <w:fldChar w:fldCharType="separate"/>
      </w:r>
      <w:r w:rsidR="000C56BE">
        <w:t>Table</w:t>
      </w:r>
      <w:r w:rsidR="000C56BE" w:rsidRPr="002B5C02">
        <w:t xml:space="preserve"> </w:t>
      </w:r>
      <w:r w:rsidR="000C56BE">
        <w:rPr>
          <w:noProof/>
        </w:rPr>
        <w:t>23</w:t>
      </w:r>
      <w:r w:rsidR="009F6F21">
        <w:fldChar w:fldCharType="end"/>
      </w:r>
      <w:r w:rsidR="009F6F21">
        <w:t>)</w:t>
      </w:r>
      <w:r w:rsidRPr="00AE0285">
        <w:t xml:space="preserve">.  </w:t>
      </w:r>
    </w:p>
    <w:p w:rsidR="00952B5F" w:rsidRPr="00A45DFD" w:rsidRDefault="00952B5F" w:rsidP="009558FA">
      <w:pPr>
        <w:pStyle w:val="BodyText"/>
      </w:pPr>
    </w:p>
    <w:p w:rsidR="00952B5F" w:rsidRDefault="00952B5F" w:rsidP="00B91A43">
      <w:pPr>
        <w:pStyle w:val="BodyText"/>
        <w:numPr>
          <w:ilvl w:val="5"/>
          <w:numId w:val="28"/>
        </w:numPr>
        <w:tabs>
          <w:tab w:val="clear" w:pos="5688"/>
          <w:tab w:val="num" w:pos="1985"/>
        </w:tabs>
        <w:ind w:left="1985" w:hanging="1985"/>
        <w:outlineLvl w:val="5"/>
        <w:sectPr w:rsidR="00952B5F" w:rsidSect="00141CED">
          <w:headerReference w:type="default" r:id="rId40"/>
          <w:footerReference w:type="default" r:id="rId41"/>
          <w:pgSz w:w="11906" w:h="16838" w:code="9"/>
          <w:pgMar w:top="1904" w:right="1134" w:bottom="1418" w:left="1134" w:header="720" w:footer="567" w:gutter="0"/>
          <w:cols w:space="708"/>
          <w:docGrid w:linePitch="360"/>
        </w:sectPr>
      </w:pPr>
    </w:p>
    <w:p w:rsidR="007956AF" w:rsidRPr="009558FA" w:rsidRDefault="007956AF" w:rsidP="007956AF">
      <w:pPr>
        <w:pStyle w:val="Heading1"/>
      </w:pPr>
      <w:bookmarkStart w:id="218" w:name="_Toc393446047"/>
      <w:bookmarkEnd w:id="141"/>
      <w:r w:rsidRPr="009558FA">
        <w:lastRenderedPageBreak/>
        <w:t xml:space="preserve">Conclusions and </w:t>
      </w:r>
      <w:r w:rsidR="00215086">
        <w:t>R</w:t>
      </w:r>
      <w:r w:rsidRPr="009558FA">
        <w:t>ecommendations</w:t>
      </w:r>
      <w:bookmarkEnd w:id="218"/>
    </w:p>
    <w:p w:rsidR="007956AF" w:rsidRPr="00250A71" w:rsidRDefault="007956AF" w:rsidP="00517183">
      <w:pPr>
        <w:pStyle w:val="BodyText"/>
      </w:pPr>
      <w:r>
        <w:t xml:space="preserve">The evaluation team estimated total net program savings by applying the gross realization rate and the </w:t>
      </w:r>
      <w:r w:rsidR="00043F97">
        <w:t>NTGR</w:t>
      </w:r>
      <w:r>
        <w:t xml:space="preserve"> to the program ex ante savings claims. After developing the final savings estimates</w:t>
      </w:r>
      <w:r w:rsidR="00905E1F">
        <w:t>,</w:t>
      </w:r>
      <w:r>
        <w:t xml:space="preserve"> the team developed a set of conclusions based on the data and analysis. </w:t>
      </w:r>
      <w:r w:rsidR="00670BF7">
        <w:t>Finally,</w:t>
      </w:r>
      <w:r>
        <w:t xml:space="preserve"> the team looked at the recommendation</w:t>
      </w:r>
      <w:r w:rsidR="00215086">
        <w:t>s</w:t>
      </w:r>
      <w:r>
        <w:t xml:space="preserve"> from the IOU process evaluation and determined whether the impact analysis further support</w:t>
      </w:r>
      <w:r w:rsidR="00215086">
        <w:t>s</w:t>
      </w:r>
      <w:r>
        <w:t xml:space="preserve"> the recommendations </w:t>
      </w:r>
      <w:r w:rsidR="00215086">
        <w:t xml:space="preserve">of the process evaluation </w:t>
      </w:r>
      <w:r>
        <w:t xml:space="preserve">or allows the CPUC and the IOUs to prioritize the recommendations. </w:t>
      </w:r>
    </w:p>
    <w:p w:rsidR="007956AF" w:rsidRDefault="007956AF" w:rsidP="007956AF">
      <w:pPr>
        <w:pStyle w:val="Heading2"/>
      </w:pPr>
      <w:bookmarkStart w:id="219" w:name="_Toc393446048"/>
      <w:r>
        <w:t>Final Net Savings</w:t>
      </w:r>
      <w:bookmarkEnd w:id="219"/>
    </w:p>
    <w:p w:rsidR="00010C94" w:rsidRDefault="007956AF" w:rsidP="00517183">
      <w:pPr>
        <w:pStyle w:val="BodyText"/>
      </w:pPr>
      <w:r w:rsidRPr="00CE18FF">
        <w:t xml:space="preserve">The evaluation team estimated total net program savings by applying the gross realization rate and the </w:t>
      </w:r>
      <w:r w:rsidR="00043F97">
        <w:t>NTGR</w:t>
      </w:r>
      <w:r w:rsidRPr="00CE18FF">
        <w:t xml:space="preserve"> to the program ex ante savings claims. </w:t>
      </w:r>
      <w:r w:rsidR="00404188">
        <w:t xml:space="preserve"> </w:t>
      </w:r>
      <w:r w:rsidRPr="00CE18FF">
        <w:t xml:space="preserve">The gross realization rates </w:t>
      </w:r>
      <w:r w:rsidR="00670BF7">
        <w:t xml:space="preserve">were </w:t>
      </w:r>
      <w:r w:rsidR="00404188">
        <w:t>different for</w:t>
      </w:r>
      <w:r w:rsidRPr="00CE18FF">
        <w:t xml:space="preserve"> 2010-11 and 2012 </w:t>
      </w:r>
      <w:r w:rsidR="00404188">
        <w:t>and thus are presented in separate tables.  T</w:t>
      </w:r>
      <w:r w:rsidRPr="00CE18FF">
        <w:t xml:space="preserve">he total net savings by IOU and fuel across the 2010-12 program </w:t>
      </w:r>
      <w:proofErr w:type="gramStart"/>
      <w:r w:rsidRPr="00CE18FF">
        <w:t>cycle</w:t>
      </w:r>
      <w:proofErr w:type="gramEnd"/>
      <w:r w:rsidR="00404188">
        <w:t xml:space="preserve"> follow</w:t>
      </w:r>
      <w:r w:rsidRPr="00CE18FF">
        <w:t>.</w:t>
      </w:r>
      <w:r w:rsidR="00404188">
        <w:t xml:space="preserve"> </w:t>
      </w:r>
    </w:p>
    <w:p w:rsidR="00F91914" w:rsidRDefault="00F91914" w:rsidP="00517183">
      <w:pPr>
        <w:pStyle w:val="BodyText"/>
        <w:sectPr w:rsidR="00F91914" w:rsidSect="00C67580">
          <w:pgSz w:w="12240" w:h="15840" w:code="1"/>
          <w:pgMar w:top="2016" w:right="1440" w:bottom="1440" w:left="1440" w:header="720" w:footer="720" w:gutter="0"/>
          <w:cols w:space="720"/>
          <w:docGrid w:linePitch="299"/>
        </w:sectPr>
      </w:pPr>
    </w:p>
    <w:p w:rsidR="007956AF" w:rsidRDefault="007956AF" w:rsidP="00342634">
      <w:pPr>
        <w:pStyle w:val="Caption"/>
      </w:pPr>
      <w:bookmarkStart w:id="220" w:name="_Toc390102305"/>
      <w:bookmarkStart w:id="221" w:name="_Toc393446096"/>
      <w:r>
        <w:lastRenderedPageBreak/>
        <w:t xml:space="preserve">Table </w:t>
      </w:r>
      <w:r w:rsidR="00867E9C">
        <w:fldChar w:fldCharType="begin"/>
      </w:r>
      <w:r w:rsidR="00867E9C">
        <w:instrText xml:space="preserve"> SEQ Table \* ARABIC </w:instrText>
      </w:r>
      <w:r w:rsidR="00867E9C">
        <w:fldChar w:fldCharType="separate"/>
      </w:r>
      <w:r w:rsidR="00342634">
        <w:rPr>
          <w:noProof/>
        </w:rPr>
        <w:t>27</w:t>
      </w:r>
      <w:r w:rsidR="00867E9C">
        <w:rPr>
          <w:noProof/>
        </w:rPr>
        <w:fldChar w:fldCharType="end"/>
      </w:r>
      <w:r>
        <w:t>: Final Savings for 2010-</w:t>
      </w:r>
      <w:r w:rsidR="00032CD1">
        <w:t>20</w:t>
      </w:r>
      <w:r>
        <w:t>11 Participants</w:t>
      </w:r>
      <w:bookmarkEnd w:id="220"/>
      <w:bookmarkEnd w:id="221"/>
    </w:p>
    <w:tbl>
      <w:tblPr>
        <w:tblW w:w="13083" w:type="dxa"/>
        <w:tblInd w:w="93" w:type="dxa"/>
        <w:tblLook w:val="04A0" w:firstRow="1" w:lastRow="0" w:firstColumn="1" w:lastColumn="0" w:noHBand="0" w:noVBand="1"/>
      </w:tblPr>
      <w:tblGrid>
        <w:gridCol w:w="927"/>
        <w:gridCol w:w="1072"/>
        <w:gridCol w:w="1341"/>
        <w:gridCol w:w="1124"/>
        <w:gridCol w:w="1189"/>
        <w:gridCol w:w="1162"/>
        <w:gridCol w:w="1255"/>
        <w:gridCol w:w="737"/>
        <w:gridCol w:w="970"/>
        <w:gridCol w:w="970"/>
        <w:gridCol w:w="1217"/>
        <w:gridCol w:w="1119"/>
      </w:tblGrid>
      <w:tr w:rsidR="00AB3FDD" w:rsidRPr="00AB3FDD" w:rsidTr="004F06ED">
        <w:trPr>
          <w:trHeight w:val="300"/>
        </w:trPr>
        <w:tc>
          <w:tcPr>
            <w:tcW w:w="927" w:type="dxa"/>
            <w:vMerge w:val="restart"/>
            <w:tcBorders>
              <w:top w:val="single" w:sz="8" w:space="0" w:color="auto"/>
              <w:left w:val="single" w:sz="8" w:space="0" w:color="auto"/>
              <w:bottom w:val="single" w:sz="8" w:space="0" w:color="000000"/>
              <w:right w:val="single" w:sz="8" w:space="0" w:color="auto"/>
            </w:tcBorders>
            <w:shd w:val="clear" w:color="000000" w:fill="366092"/>
            <w:noWrap/>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IOU</w:t>
            </w:r>
          </w:p>
        </w:tc>
        <w:tc>
          <w:tcPr>
            <w:tcW w:w="1072" w:type="dxa"/>
            <w:vMerge w:val="restart"/>
            <w:tcBorders>
              <w:top w:val="single" w:sz="8" w:space="0" w:color="auto"/>
              <w:left w:val="single" w:sz="8" w:space="0" w:color="auto"/>
              <w:bottom w:val="single" w:sz="8" w:space="0" w:color="000000"/>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Fuel (unit)</w:t>
            </w:r>
          </w:p>
        </w:tc>
        <w:tc>
          <w:tcPr>
            <w:tcW w:w="11084" w:type="dxa"/>
            <w:gridSpan w:val="10"/>
            <w:tcBorders>
              <w:top w:val="single" w:sz="8" w:space="0" w:color="auto"/>
              <w:left w:val="nil"/>
              <w:bottom w:val="nil"/>
              <w:right w:val="nil"/>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Fixed Effects Model</w:t>
            </w:r>
          </w:p>
        </w:tc>
      </w:tr>
      <w:tr w:rsidR="00AB3FDD" w:rsidRPr="00AB3FDD" w:rsidTr="004F06ED">
        <w:trPr>
          <w:trHeight w:val="96"/>
        </w:trPr>
        <w:tc>
          <w:tcPr>
            <w:tcW w:w="927" w:type="dxa"/>
            <w:vMerge/>
            <w:tcBorders>
              <w:top w:val="single" w:sz="8" w:space="0" w:color="auto"/>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b/>
                <w:bCs/>
                <w:color w:val="FFFFFF"/>
                <w:sz w:val="18"/>
                <w:szCs w:val="18"/>
                <w:lang w:eastAsia="zh-CN"/>
              </w:rPr>
            </w:pPr>
          </w:p>
        </w:tc>
        <w:tc>
          <w:tcPr>
            <w:tcW w:w="1072" w:type="dxa"/>
            <w:vMerge/>
            <w:tcBorders>
              <w:top w:val="single" w:sz="8" w:space="0" w:color="auto"/>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b/>
                <w:bCs/>
                <w:color w:val="FFFFFF"/>
                <w:sz w:val="18"/>
                <w:szCs w:val="18"/>
                <w:lang w:eastAsia="zh-CN"/>
              </w:rPr>
            </w:pPr>
          </w:p>
        </w:tc>
        <w:tc>
          <w:tcPr>
            <w:tcW w:w="11084" w:type="dxa"/>
            <w:gridSpan w:val="10"/>
            <w:tcBorders>
              <w:top w:val="nil"/>
              <w:left w:val="nil"/>
              <w:bottom w:val="single" w:sz="8" w:space="0" w:color="auto"/>
              <w:right w:val="nil"/>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(2011 With Comparison Group)</w:t>
            </w:r>
          </w:p>
        </w:tc>
      </w:tr>
      <w:tr w:rsidR="00AB3FDD" w:rsidRPr="00AB3FDD" w:rsidTr="004F06ED">
        <w:trPr>
          <w:trHeight w:val="1636"/>
        </w:trPr>
        <w:tc>
          <w:tcPr>
            <w:tcW w:w="927" w:type="dxa"/>
            <w:vMerge/>
            <w:tcBorders>
              <w:top w:val="single" w:sz="8" w:space="0" w:color="auto"/>
              <w:left w:val="single" w:sz="8" w:space="0" w:color="auto"/>
              <w:bottom w:val="single" w:sz="8" w:space="0" w:color="auto"/>
              <w:right w:val="single" w:sz="8" w:space="0" w:color="auto"/>
            </w:tcBorders>
            <w:vAlign w:val="center"/>
            <w:hideMark/>
          </w:tcPr>
          <w:p w:rsidR="00AB3FDD" w:rsidRPr="00AB3FDD" w:rsidRDefault="00AB3FDD" w:rsidP="00AB3FDD">
            <w:pPr>
              <w:spacing w:line="240" w:lineRule="auto"/>
              <w:rPr>
                <w:rFonts w:ascii="Arial" w:hAnsi="Arial" w:cs="Arial"/>
                <w:b/>
                <w:bCs/>
                <w:color w:val="FFFFFF"/>
                <w:sz w:val="18"/>
                <w:szCs w:val="18"/>
                <w:lang w:eastAsia="zh-CN"/>
              </w:rPr>
            </w:pPr>
          </w:p>
        </w:tc>
        <w:tc>
          <w:tcPr>
            <w:tcW w:w="1072" w:type="dxa"/>
            <w:vMerge/>
            <w:tcBorders>
              <w:top w:val="single" w:sz="8" w:space="0" w:color="auto"/>
              <w:left w:val="single" w:sz="8" w:space="0" w:color="auto"/>
              <w:bottom w:val="single" w:sz="8" w:space="0" w:color="auto"/>
              <w:right w:val="single" w:sz="8" w:space="0" w:color="auto"/>
            </w:tcBorders>
            <w:vAlign w:val="center"/>
            <w:hideMark/>
          </w:tcPr>
          <w:p w:rsidR="00AB3FDD" w:rsidRPr="00AB3FDD" w:rsidRDefault="00AB3FDD" w:rsidP="00AB3FDD">
            <w:pPr>
              <w:spacing w:line="240" w:lineRule="auto"/>
              <w:rPr>
                <w:rFonts w:ascii="Arial" w:hAnsi="Arial" w:cs="Arial"/>
                <w:b/>
                <w:bCs/>
                <w:color w:val="FFFFFF"/>
                <w:sz w:val="18"/>
                <w:szCs w:val="18"/>
                <w:lang w:eastAsia="zh-CN"/>
              </w:rPr>
            </w:pPr>
          </w:p>
        </w:tc>
        <w:tc>
          <w:tcPr>
            <w:tcW w:w="1341"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Program Participants</w:t>
            </w:r>
          </w:p>
        </w:tc>
        <w:tc>
          <w:tcPr>
            <w:tcW w:w="1124"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Ex Ante Savings per Year (Un-Adjusted)</w:t>
            </w:r>
          </w:p>
        </w:tc>
        <w:tc>
          <w:tcPr>
            <w:tcW w:w="1189"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Ex Ante Savings per Year (Adjusted)</w:t>
            </w:r>
          </w:p>
        </w:tc>
        <w:tc>
          <w:tcPr>
            <w:tcW w:w="1162"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Ex Post Savings per Year</w:t>
            </w:r>
          </w:p>
        </w:tc>
        <w:tc>
          <w:tcPr>
            <w:tcW w:w="1255"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Gross Realization Rate</w:t>
            </w:r>
          </w:p>
        </w:tc>
        <w:tc>
          <w:tcPr>
            <w:tcW w:w="737"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 xml:space="preserve">Net to Gross Ratio </w:t>
            </w:r>
          </w:p>
        </w:tc>
        <w:tc>
          <w:tcPr>
            <w:tcW w:w="970"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Net Savings Per Year</w:t>
            </w:r>
          </w:p>
        </w:tc>
        <w:tc>
          <w:tcPr>
            <w:tcW w:w="970"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Net Savings as Percent of (Ex Ante * Applied GRR)</w:t>
            </w:r>
          </w:p>
        </w:tc>
        <w:tc>
          <w:tcPr>
            <w:tcW w:w="1217"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Total Gross Savings Per Year</w:t>
            </w:r>
          </w:p>
        </w:tc>
        <w:tc>
          <w:tcPr>
            <w:tcW w:w="1119" w:type="dxa"/>
            <w:tcBorders>
              <w:top w:val="nil"/>
              <w:left w:val="nil"/>
              <w:bottom w:val="single" w:sz="8" w:space="0" w:color="auto"/>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Total Net Savings Per Year</w:t>
            </w:r>
          </w:p>
        </w:tc>
      </w:tr>
      <w:tr w:rsidR="00AB3FDD" w:rsidRPr="00AB3FDD" w:rsidTr="00AB3FDD">
        <w:trPr>
          <w:trHeight w:val="315"/>
        </w:trPr>
        <w:tc>
          <w:tcPr>
            <w:tcW w:w="13083" w:type="dxa"/>
            <w:gridSpan w:val="12"/>
            <w:tcBorders>
              <w:top w:val="single" w:sz="8" w:space="0" w:color="auto"/>
              <w:left w:val="single" w:sz="8" w:space="0" w:color="auto"/>
              <w:bottom w:val="single" w:sz="8" w:space="0" w:color="auto"/>
              <w:right w:val="single" w:sz="4" w:space="0" w:color="auto"/>
            </w:tcBorders>
            <w:shd w:val="clear" w:color="auto" w:fill="auto"/>
            <w:noWrap/>
            <w:vAlign w:val="center"/>
            <w:hideMark/>
          </w:tcPr>
          <w:p w:rsidR="00AB3FDD" w:rsidRPr="00AB3FDD" w:rsidRDefault="00AB3FDD" w:rsidP="00AB3FDD">
            <w:pPr>
              <w:spacing w:line="240" w:lineRule="auto"/>
              <w:jc w:val="center"/>
              <w:rPr>
                <w:rFonts w:ascii="Arial" w:hAnsi="Arial" w:cs="Arial"/>
                <w:color w:val="000000"/>
                <w:sz w:val="20"/>
                <w:szCs w:val="20"/>
                <w:lang w:eastAsia="zh-CN"/>
              </w:rPr>
            </w:pPr>
            <w:r w:rsidRPr="00AB3FDD">
              <w:rPr>
                <w:rFonts w:ascii="Arial" w:hAnsi="Arial" w:cs="Arial"/>
                <w:color w:val="000000"/>
                <w:sz w:val="20"/>
                <w:szCs w:val="20"/>
                <w:lang w:eastAsia="zh-CN"/>
              </w:rPr>
              <w:t>Advanced Path</w:t>
            </w:r>
          </w:p>
        </w:tc>
      </w:tr>
      <w:tr w:rsidR="00AB3FDD" w:rsidRPr="00AB3FDD" w:rsidTr="004F06ED">
        <w:trPr>
          <w:trHeight w:val="525"/>
        </w:trPr>
        <w:tc>
          <w:tcPr>
            <w:tcW w:w="92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PG&amp;E</w:t>
            </w: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Electricity (kWh)</w:t>
            </w:r>
          </w:p>
        </w:tc>
        <w:tc>
          <w:tcPr>
            <w:tcW w:w="1341"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692</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2,337.9</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1,402.7</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177.5</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7.6%</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0.58</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103.0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7.3%</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122,844</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71,249</w:t>
            </w:r>
          </w:p>
        </w:tc>
      </w:tr>
      <w:tr w:rsidR="00AB3FDD" w:rsidRPr="00AB3FDD" w:rsidTr="004F06ED">
        <w:trPr>
          <w:trHeight w:val="525"/>
        </w:trPr>
        <w:tc>
          <w:tcPr>
            <w:tcW w:w="927"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Gas (</w:t>
            </w:r>
            <w:proofErr w:type="spellStart"/>
            <w:r w:rsidRPr="00AB3FDD">
              <w:rPr>
                <w:rFonts w:ascii="Arial" w:hAnsi="Arial" w:cs="Arial"/>
                <w:color w:val="000000"/>
                <w:sz w:val="20"/>
                <w:szCs w:val="20"/>
                <w:lang w:eastAsia="zh-CN"/>
              </w:rPr>
              <w:t>Therms</w:t>
            </w:r>
            <w:proofErr w:type="spellEnd"/>
            <w:r w:rsidRPr="00AB3FDD">
              <w:rPr>
                <w:rFonts w:ascii="Arial" w:hAnsi="Arial" w:cs="Arial"/>
                <w:color w:val="000000"/>
                <w:sz w:val="20"/>
                <w:szCs w:val="20"/>
                <w:lang w:eastAsia="zh-CN"/>
              </w:rPr>
              <w:t>)</w:t>
            </w:r>
          </w:p>
        </w:tc>
        <w:tc>
          <w:tcPr>
            <w:tcW w:w="1341"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944</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373.5</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224.1</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77.6</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20.8%</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0.58</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45.0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20.1%</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73,226</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42,471</w:t>
            </w:r>
          </w:p>
        </w:tc>
      </w:tr>
      <w:tr w:rsidR="00AB3FDD" w:rsidRPr="00AB3FDD" w:rsidTr="004F06ED">
        <w:trPr>
          <w:trHeight w:val="525"/>
        </w:trPr>
        <w:tc>
          <w:tcPr>
            <w:tcW w:w="92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SDG&amp;E</w:t>
            </w: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Electricity (kWh)</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162</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1,355.2</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542.1</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300.5</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22.2%</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0.64</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192.3</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35.5%</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48,640</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31,130</w:t>
            </w:r>
          </w:p>
        </w:tc>
      </w:tr>
      <w:tr w:rsidR="00AB3FDD" w:rsidRPr="00AB3FDD" w:rsidTr="004F06ED">
        <w:trPr>
          <w:trHeight w:val="525"/>
        </w:trPr>
        <w:tc>
          <w:tcPr>
            <w:tcW w:w="927"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Gas (</w:t>
            </w:r>
            <w:proofErr w:type="spellStart"/>
            <w:r w:rsidRPr="00AB3FDD">
              <w:rPr>
                <w:rFonts w:ascii="Arial" w:hAnsi="Arial" w:cs="Arial"/>
                <w:color w:val="000000"/>
                <w:sz w:val="20"/>
                <w:szCs w:val="20"/>
                <w:lang w:eastAsia="zh-CN"/>
              </w:rPr>
              <w:t>Therms</w:t>
            </w:r>
            <w:proofErr w:type="spellEnd"/>
            <w:r w:rsidRPr="00AB3FDD">
              <w:rPr>
                <w:rFonts w:ascii="Arial" w:hAnsi="Arial" w:cs="Arial"/>
                <w:color w:val="000000"/>
                <w:sz w:val="20"/>
                <w:szCs w:val="20"/>
                <w:lang w:eastAsia="zh-CN"/>
              </w:rPr>
              <w:t>)</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158</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141.3</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113.1</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67.0</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47.4%</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0.64</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42.9</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37.9%</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10,557</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6,756</w:t>
            </w:r>
          </w:p>
        </w:tc>
      </w:tr>
      <w:tr w:rsidR="00AB3FDD" w:rsidRPr="00AB3FDD" w:rsidTr="004F06ED">
        <w:trPr>
          <w:trHeight w:val="525"/>
        </w:trPr>
        <w:tc>
          <w:tcPr>
            <w:tcW w:w="927" w:type="dxa"/>
            <w:tcBorders>
              <w:top w:val="nil"/>
              <w:left w:val="single" w:sz="8" w:space="0" w:color="auto"/>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SCE</w:t>
            </w:r>
          </w:p>
        </w:tc>
        <w:tc>
          <w:tcPr>
            <w:tcW w:w="1072" w:type="dxa"/>
            <w:tcBorders>
              <w:top w:val="nil"/>
              <w:left w:val="nil"/>
              <w:bottom w:val="nil"/>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Electricity (kWh)</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228</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870</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347.9</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691.4</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79.5%</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0.68</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470.2</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135.2%</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157,719</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107,249</w:t>
            </w:r>
          </w:p>
        </w:tc>
      </w:tr>
      <w:tr w:rsidR="00AB3FDD" w:rsidRPr="00AB3FDD" w:rsidTr="004F06ED">
        <w:trPr>
          <w:trHeight w:val="525"/>
        </w:trPr>
        <w:tc>
          <w:tcPr>
            <w:tcW w:w="927" w:type="dxa"/>
            <w:tcBorders>
              <w:top w:val="nil"/>
              <w:left w:val="single" w:sz="8" w:space="0" w:color="auto"/>
              <w:bottom w:val="single" w:sz="8" w:space="0" w:color="auto"/>
              <w:right w:val="nil"/>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SCG </w:t>
            </w:r>
          </w:p>
        </w:tc>
        <w:tc>
          <w:tcPr>
            <w:tcW w:w="107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Gas (</w:t>
            </w:r>
            <w:proofErr w:type="spellStart"/>
            <w:r w:rsidRPr="00AB3FDD">
              <w:rPr>
                <w:rFonts w:ascii="Arial" w:hAnsi="Arial" w:cs="Arial"/>
                <w:color w:val="000000"/>
                <w:sz w:val="20"/>
                <w:szCs w:val="20"/>
                <w:lang w:eastAsia="zh-CN"/>
              </w:rPr>
              <w:t>Therms</w:t>
            </w:r>
            <w:proofErr w:type="spellEnd"/>
            <w:r w:rsidRPr="00AB3FDD">
              <w:rPr>
                <w:rFonts w:ascii="Arial" w:hAnsi="Arial" w:cs="Arial"/>
                <w:color w:val="000000"/>
                <w:sz w:val="20"/>
                <w:szCs w:val="20"/>
                <w:lang w:eastAsia="zh-CN"/>
              </w:rPr>
              <w:t>)</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98</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25.0</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20.0</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45.6</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182.7%</w:t>
            </w:r>
          </w:p>
        </w:tc>
        <w:tc>
          <w:tcPr>
            <w:tcW w:w="737" w:type="dxa"/>
            <w:tcBorders>
              <w:top w:val="nil"/>
              <w:left w:val="nil"/>
              <w:bottom w:val="single" w:sz="8" w:space="0" w:color="auto"/>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0.68</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31.0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155.3%</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4,469</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3,039</w:t>
            </w:r>
          </w:p>
        </w:tc>
      </w:tr>
      <w:tr w:rsidR="00AB3FDD" w:rsidRPr="00AB3FDD" w:rsidTr="00AB3FDD">
        <w:trPr>
          <w:trHeight w:val="315"/>
        </w:trPr>
        <w:tc>
          <w:tcPr>
            <w:tcW w:w="13083" w:type="dxa"/>
            <w:gridSpan w:val="12"/>
            <w:tcBorders>
              <w:top w:val="single" w:sz="8" w:space="0" w:color="auto"/>
              <w:left w:val="single" w:sz="8" w:space="0" w:color="auto"/>
              <w:bottom w:val="single" w:sz="8" w:space="0" w:color="auto"/>
              <w:right w:val="single" w:sz="4" w:space="0" w:color="auto"/>
            </w:tcBorders>
            <w:shd w:val="clear" w:color="auto" w:fill="auto"/>
            <w:noWrap/>
            <w:vAlign w:val="center"/>
            <w:hideMark/>
          </w:tcPr>
          <w:p w:rsidR="00AB3FDD" w:rsidRPr="00AB3FDD" w:rsidRDefault="00AB3FDD" w:rsidP="00AB3FDD">
            <w:pPr>
              <w:spacing w:line="240" w:lineRule="auto"/>
              <w:jc w:val="center"/>
              <w:rPr>
                <w:rFonts w:ascii="Arial" w:hAnsi="Arial" w:cs="Arial"/>
                <w:color w:val="000000"/>
                <w:sz w:val="20"/>
                <w:szCs w:val="20"/>
                <w:lang w:eastAsia="zh-CN"/>
              </w:rPr>
            </w:pPr>
            <w:r w:rsidRPr="00AB3FDD">
              <w:rPr>
                <w:rFonts w:ascii="Arial" w:hAnsi="Arial" w:cs="Arial"/>
                <w:color w:val="000000"/>
                <w:sz w:val="20"/>
                <w:szCs w:val="20"/>
                <w:lang w:eastAsia="zh-CN"/>
              </w:rPr>
              <w:t>Basic Path</w:t>
            </w:r>
          </w:p>
        </w:tc>
      </w:tr>
      <w:tr w:rsidR="00AB3FDD" w:rsidRPr="00AB3FDD" w:rsidTr="004F06ED">
        <w:trPr>
          <w:trHeight w:val="525"/>
        </w:trPr>
        <w:tc>
          <w:tcPr>
            <w:tcW w:w="92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PG&amp;E</w:t>
            </w: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Electricity (kWh)</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72</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135.5</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135.5</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4F06ED" w:rsidP="004F06ED">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 xml:space="preserve">Not </w:t>
            </w:r>
            <w:proofErr w:type="spellStart"/>
            <w:r>
              <w:rPr>
                <w:rFonts w:ascii="Arial" w:hAnsi="Arial" w:cs="Arial"/>
                <w:color w:val="000000"/>
                <w:sz w:val="20"/>
                <w:szCs w:val="20"/>
                <w:lang w:eastAsia="zh-CN"/>
              </w:rPr>
              <w:t>Evaluatted</w:t>
            </w:r>
            <w:proofErr w:type="spellEnd"/>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100%</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108.4</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80%</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9,756</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7,805</w:t>
            </w:r>
          </w:p>
        </w:tc>
      </w:tr>
      <w:tr w:rsidR="00AB3FDD" w:rsidRPr="00AB3FDD" w:rsidTr="004F06ED">
        <w:trPr>
          <w:trHeight w:val="525"/>
        </w:trPr>
        <w:tc>
          <w:tcPr>
            <w:tcW w:w="927"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Gas (</w:t>
            </w:r>
            <w:proofErr w:type="spellStart"/>
            <w:r w:rsidRPr="00AB3FDD">
              <w:rPr>
                <w:rFonts w:ascii="Arial" w:hAnsi="Arial" w:cs="Arial"/>
                <w:color w:val="000000"/>
                <w:sz w:val="20"/>
                <w:szCs w:val="20"/>
                <w:lang w:eastAsia="zh-CN"/>
              </w:rPr>
              <w:t>Therms</w:t>
            </w:r>
            <w:proofErr w:type="spellEnd"/>
            <w:r w:rsidRPr="00AB3FDD">
              <w:rPr>
                <w:rFonts w:ascii="Arial" w:hAnsi="Arial" w:cs="Arial"/>
                <w:color w:val="000000"/>
                <w:sz w:val="20"/>
                <w:szCs w:val="20"/>
                <w:lang w:eastAsia="zh-CN"/>
              </w:rPr>
              <w:t>)</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72</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24.5</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24.5</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4F06ED" w:rsidP="004F06ED">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 xml:space="preserve">Not </w:t>
            </w:r>
            <w:proofErr w:type="spellStart"/>
            <w:r>
              <w:rPr>
                <w:rFonts w:ascii="Arial" w:hAnsi="Arial" w:cs="Arial"/>
                <w:color w:val="000000"/>
                <w:sz w:val="20"/>
                <w:szCs w:val="20"/>
                <w:lang w:eastAsia="zh-CN"/>
              </w:rPr>
              <w:t>Evaluatted</w:t>
            </w:r>
            <w:proofErr w:type="spellEnd"/>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100%</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19.6</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80%</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1,764</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1,411</w:t>
            </w:r>
          </w:p>
        </w:tc>
      </w:tr>
      <w:tr w:rsidR="00AB3FDD" w:rsidRPr="00AB3FDD" w:rsidTr="004F06ED">
        <w:trPr>
          <w:trHeight w:val="525"/>
        </w:trPr>
        <w:tc>
          <w:tcPr>
            <w:tcW w:w="92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SDG&amp;E</w:t>
            </w: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Electricity (kWh)</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1806.5</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1806.5</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791.6</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43.8%</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633.3</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35%</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18,777</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15,022</w:t>
            </w:r>
          </w:p>
        </w:tc>
      </w:tr>
      <w:tr w:rsidR="00AB3FDD" w:rsidRPr="00AB3FDD" w:rsidTr="004F06ED">
        <w:trPr>
          <w:trHeight w:val="525"/>
        </w:trPr>
        <w:tc>
          <w:tcPr>
            <w:tcW w:w="927"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072"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Gas (</w:t>
            </w:r>
            <w:proofErr w:type="spellStart"/>
            <w:r w:rsidRPr="00AB3FDD">
              <w:rPr>
                <w:rFonts w:ascii="Arial" w:hAnsi="Arial" w:cs="Arial"/>
                <w:color w:val="000000"/>
                <w:sz w:val="20"/>
                <w:szCs w:val="20"/>
                <w:lang w:eastAsia="zh-CN"/>
              </w:rPr>
              <w:t>Therms</w:t>
            </w:r>
            <w:proofErr w:type="spellEnd"/>
            <w:r w:rsidRPr="00AB3FDD">
              <w:rPr>
                <w:rFonts w:ascii="Arial" w:hAnsi="Arial" w:cs="Arial"/>
                <w:color w:val="000000"/>
                <w:sz w:val="20"/>
                <w:szCs w:val="20"/>
                <w:lang w:eastAsia="zh-CN"/>
              </w:rPr>
              <w:t>)</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25</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33.88</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33.88</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67.9</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200.4%</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54.3</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160%</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1,695</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1,356</w:t>
            </w:r>
          </w:p>
        </w:tc>
      </w:tr>
      <w:tr w:rsidR="00AB3FDD" w:rsidRPr="00AB3FDD" w:rsidTr="004F06ED">
        <w:trPr>
          <w:trHeight w:val="525"/>
        </w:trPr>
        <w:tc>
          <w:tcPr>
            <w:tcW w:w="927" w:type="dxa"/>
            <w:tcBorders>
              <w:top w:val="nil"/>
              <w:left w:val="single" w:sz="8" w:space="0" w:color="auto"/>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SCE</w:t>
            </w:r>
          </w:p>
        </w:tc>
        <w:tc>
          <w:tcPr>
            <w:tcW w:w="1072" w:type="dxa"/>
            <w:tcBorders>
              <w:top w:val="nil"/>
              <w:left w:val="nil"/>
              <w:bottom w:val="nil"/>
              <w:right w:val="single" w:sz="8" w:space="0" w:color="808080"/>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Electricity (kWh)</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466</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267</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267</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742.9</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278.2%</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594.3</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223%</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346,093</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276,874</w:t>
            </w:r>
          </w:p>
        </w:tc>
      </w:tr>
      <w:tr w:rsidR="00AB3FDD" w:rsidRPr="00AB3FDD" w:rsidTr="004F06ED">
        <w:trPr>
          <w:trHeight w:val="525"/>
        </w:trPr>
        <w:tc>
          <w:tcPr>
            <w:tcW w:w="927" w:type="dxa"/>
            <w:tcBorders>
              <w:top w:val="nil"/>
              <w:left w:val="single" w:sz="8" w:space="0" w:color="auto"/>
              <w:bottom w:val="single" w:sz="8" w:space="0" w:color="auto"/>
              <w:right w:val="nil"/>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lastRenderedPageBreak/>
              <w:t>SCG </w:t>
            </w:r>
          </w:p>
        </w:tc>
        <w:tc>
          <w:tcPr>
            <w:tcW w:w="107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Gas (</w:t>
            </w:r>
            <w:proofErr w:type="spellStart"/>
            <w:r w:rsidRPr="00AB3FDD">
              <w:rPr>
                <w:rFonts w:ascii="Arial" w:hAnsi="Arial" w:cs="Arial"/>
                <w:color w:val="000000"/>
                <w:sz w:val="20"/>
                <w:szCs w:val="20"/>
                <w:lang w:eastAsia="zh-CN"/>
              </w:rPr>
              <w:t>Therms</w:t>
            </w:r>
            <w:proofErr w:type="spellEnd"/>
            <w:r w:rsidRPr="00AB3FDD">
              <w:rPr>
                <w:rFonts w:ascii="Arial" w:hAnsi="Arial" w:cs="Arial"/>
                <w:color w:val="000000"/>
                <w:sz w:val="20"/>
                <w:szCs w:val="20"/>
                <w:lang w:eastAsia="zh-CN"/>
              </w:rPr>
              <w:t>)</w:t>
            </w:r>
          </w:p>
        </w:tc>
        <w:tc>
          <w:tcPr>
            <w:tcW w:w="134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w:t>
            </w:r>
          </w:p>
        </w:tc>
        <w:tc>
          <w:tcPr>
            <w:tcW w:w="1124"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w:t>
            </w:r>
          </w:p>
        </w:tc>
        <w:tc>
          <w:tcPr>
            <w:tcW w:w="118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w:t>
            </w:r>
          </w:p>
        </w:tc>
        <w:tc>
          <w:tcPr>
            <w:tcW w:w="116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w:t>
            </w:r>
          </w:p>
        </w:tc>
        <w:tc>
          <w:tcPr>
            <w:tcW w:w="125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w:t>
            </w:r>
          </w:p>
        </w:tc>
        <w:tc>
          <w:tcPr>
            <w:tcW w:w="737"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0.0</w:t>
            </w:r>
          </w:p>
        </w:tc>
        <w:tc>
          <w:tcPr>
            <w:tcW w:w="97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NA</w:t>
            </w:r>
          </w:p>
        </w:tc>
        <w:tc>
          <w:tcPr>
            <w:tcW w:w="1217"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w:t>
            </w:r>
          </w:p>
        </w:tc>
        <w:tc>
          <w:tcPr>
            <w:tcW w:w="111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w:t>
            </w:r>
          </w:p>
        </w:tc>
      </w:tr>
    </w:tbl>
    <w:p w:rsidR="00610AF1" w:rsidRDefault="00610AF1" w:rsidP="00610AF1">
      <w:pPr>
        <w:spacing w:line="240" w:lineRule="auto"/>
      </w:pPr>
      <w:r>
        <w:br w:type="page"/>
      </w:r>
    </w:p>
    <w:p w:rsidR="00AB3FDD" w:rsidRDefault="00AB3FDD" w:rsidP="00342634">
      <w:pPr>
        <w:pStyle w:val="Caption"/>
      </w:pPr>
      <w:bookmarkStart w:id="222" w:name="_Toc393446097"/>
      <w:r>
        <w:t xml:space="preserve">Table </w:t>
      </w:r>
      <w:r w:rsidR="00867E9C">
        <w:fldChar w:fldCharType="begin"/>
      </w:r>
      <w:r w:rsidR="00867E9C">
        <w:instrText xml:space="preserve"> SEQ Table \* ARABIC </w:instrText>
      </w:r>
      <w:r w:rsidR="00867E9C">
        <w:fldChar w:fldCharType="separate"/>
      </w:r>
      <w:r w:rsidR="00342634">
        <w:rPr>
          <w:noProof/>
        </w:rPr>
        <w:t>28</w:t>
      </w:r>
      <w:r w:rsidR="00867E9C">
        <w:rPr>
          <w:noProof/>
        </w:rPr>
        <w:fldChar w:fldCharType="end"/>
      </w:r>
      <w:r>
        <w:t xml:space="preserve">: Final Savings for </w:t>
      </w:r>
      <w:r w:rsidR="00610AF1">
        <w:t>2012</w:t>
      </w:r>
      <w:r>
        <w:t xml:space="preserve"> Participants</w:t>
      </w:r>
      <w:bookmarkEnd w:id="222"/>
    </w:p>
    <w:tbl>
      <w:tblPr>
        <w:tblW w:w="13065" w:type="dxa"/>
        <w:tblInd w:w="93" w:type="dxa"/>
        <w:tblLayout w:type="fixed"/>
        <w:tblLook w:val="04A0" w:firstRow="1" w:lastRow="0" w:firstColumn="1" w:lastColumn="0" w:noHBand="0" w:noVBand="1"/>
      </w:tblPr>
      <w:tblGrid>
        <w:gridCol w:w="1388"/>
        <w:gridCol w:w="1361"/>
        <w:gridCol w:w="1139"/>
        <w:gridCol w:w="1205"/>
        <w:gridCol w:w="1072"/>
        <w:gridCol w:w="150"/>
        <w:gridCol w:w="1122"/>
        <w:gridCol w:w="1038"/>
        <w:gridCol w:w="1350"/>
        <w:gridCol w:w="1080"/>
        <w:gridCol w:w="1080"/>
        <w:gridCol w:w="1080"/>
      </w:tblGrid>
      <w:tr w:rsidR="00AB3FDD" w:rsidRPr="00AB3FDD" w:rsidTr="00610AF1">
        <w:trPr>
          <w:trHeight w:val="300"/>
        </w:trPr>
        <w:tc>
          <w:tcPr>
            <w:tcW w:w="1388" w:type="dxa"/>
            <w:vMerge w:val="restart"/>
            <w:tcBorders>
              <w:top w:val="single" w:sz="8" w:space="0" w:color="auto"/>
              <w:left w:val="single" w:sz="8" w:space="0" w:color="auto"/>
              <w:bottom w:val="single" w:sz="8" w:space="0" w:color="000000"/>
              <w:right w:val="single" w:sz="8" w:space="0" w:color="auto"/>
            </w:tcBorders>
            <w:shd w:val="clear" w:color="000000" w:fill="366092"/>
            <w:noWrap/>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IOU</w:t>
            </w:r>
          </w:p>
        </w:tc>
        <w:tc>
          <w:tcPr>
            <w:tcW w:w="11677" w:type="dxa"/>
            <w:gridSpan w:val="11"/>
            <w:tcBorders>
              <w:top w:val="single" w:sz="8" w:space="0" w:color="auto"/>
              <w:left w:val="nil"/>
              <w:bottom w:val="nil"/>
              <w:right w:val="nil"/>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Fixed Effects Model</w:t>
            </w:r>
          </w:p>
        </w:tc>
      </w:tr>
      <w:tr w:rsidR="00AB3FDD" w:rsidRPr="00AB3FDD" w:rsidTr="00610AF1">
        <w:trPr>
          <w:trHeight w:val="96"/>
        </w:trPr>
        <w:tc>
          <w:tcPr>
            <w:tcW w:w="1388" w:type="dxa"/>
            <w:vMerge/>
            <w:tcBorders>
              <w:top w:val="single" w:sz="8" w:space="0" w:color="auto"/>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b/>
                <w:bCs/>
                <w:color w:val="FFFFFF"/>
                <w:sz w:val="18"/>
                <w:szCs w:val="18"/>
                <w:lang w:eastAsia="zh-CN"/>
              </w:rPr>
            </w:pPr>
          </w:p>
        </w:tc>
        <w:tc>
          <w:tcPr>
            <w:tcW w:w="11677" w:type="dxa"/>
            <w:gridSpan w:val="11"/>
            <w:tcBorders>
              <w:top w:val="nil"/>
              <w:left w:val="nil"/>
              <w:bottom w:val="single" w:sz="8" w:space="0" w:color="auto"/>
              <w:right w:val="nil"/>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(2012 With Comparison Group)</w:t>
            </w:r>
          </w:p>
        </w:tc>
      </w:tr>
      <w:tr w:rsidR="00AB3FDD" w:rsidRPr="00AB3FDD" w:rsidTr="00610AF1">
        <w:trPr>
          <w:trHeight w:val="1627"/>
        </w:trPr>
        <w:tc>
          <w:tcPr>
            <w:tcW w:w="1388" w:type="dxa"/>
            <w:vMerge/>
            <w:tcBorders>
              <w:top w:val="single" w:sz="8" w:space="0" w:color="auto"/>
              <w:left w:val="single" w:sz="8" w:space="0" w:color="auto"/>
              <w:right w:val="single" w:sz="8" w:space="0" w:color="auto"/>
            </w:tcBorders>
            <w:vAlign w:val="center"/>
            <w:hideMark/>
          </w:tcPr>
          <w:p w:rsidR="00AB3FDD" w:rsidRPr="00AB3FDD" w:rsidRDefault="00AB3FDD" w:rsidP="00AB3FDD">
            <w:pPr>
              <w:spacing w:line="240" w:lineRule="auto"/>
              <w:rPr>
                <w:rFonts w:ascii="Arial" w:hAnsi="Arial" w:cs="Arial"/>
                <w:b/>
                <w:bCs/>
                <w:color w:val="FFFFFF"/>
                <w:sz w:val="18"/>
                <w:szCs w:val="18"/>
                <w:lang w:eastAsia="zh-CN"/>
              </w:rPr>
            </w:pPr>
          </w:p>
        </w:tc>
        <w:tc>
          <w:tcPr>
            <w:tcW w:w="1361"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Program Participants</w:t>
            </w:r>
          </w:p>
        </w:tc>
        <w:tc>
          <w:tcPr>
            <w:tcW w:w="1139"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Ex Ante Savings per Year (Un-Adjusted)</w:t>
            </w:r>
          </w:p>
        </w:tc>
        <w:tc>
          <w:tcPr>
            <w:tcW w:w="1205"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Ex Ante Savings per Year (Adjusted)</w:t>
            </w:r>
          </w:p>
        </w:tc>
        <w:tc>
          <w:tcPr>
            <w:tcW w:w="1072"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Ex Post Savings per Year</w:t>
            </w:r>
          </w:p>
        </w:tc>
        <w:tc>
          <w:tcPr>
            <w:tcW w:w="1272" w:type="dxa"/>
            <w:gridSpan w:val="2"/>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Gross Realization Rate</w:t>
            </w:r>
          </w:p>
        </w:tc>
        <w:tc>
          <w:tcPr>
            <w:tcW w:w="1038"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 xml:space="preserve">Net to Gross Ratio </w:t>
            </w:r>
          </w:p>
        </w:tc>
        <w:tc>
          <w:tcPr>
            <w:tcW w:w="1350"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Mean Net Savings Per Year</w:t>
            </w:r>
          </w:p>
        </w:tc>
        <w:tc>
          <w:tcPr>
            <w:tcW w:w="1080"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Net Savings as Percent of (Ex Ante * Applied GRR)</w:t>
            </w:r>
          </w:p>
        </w:tc>
        <w:tc>
          <w:tcPr>
            <w:tcW w:w="1080"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Total Gross Savings Per Year</w:t>
            </w:r>
          </w:p>
        </w:tc>
        <w:tc>
          <w:tcPr>
            <w:tcW w:w="1080" w:type="dxa"/>
            <w:tcBorders>
              <w:top w:val="nil"/>
              <w:left w:val="nil"/>
              <w:right w:val="single" w:sz="8" w:space="0" w:color="auto"/>
            </w:tcBorders>
            <w:shd w:val="clear" w:color="000000" w:fill="366092"/>
            <w:vAlign w:val="center"/>
            <w:hideMark/>
          </w:tcPr>
          <w:p w:rsidR="00AB3FDD" w:rsidRPr="00AB3FDD" w:rsidRDefault="00AB3FDD" w:rsidP="00AB3FDD">
            <w:pPr>
              <w:spacing w:line="240" w:lineRule="auto"/>
              <w:jc w:val="center"/>
              <w:rPr>
                <w:rFonts w:ascii="Arial" w:hAnsi="Arial" w:cs="Arial"/>
                <w:b/>
                <w:bCs/>
                <w:color w:val="FFFFFF"/>
                <w:sz w:val="18"/>
                <w:szCs w:val="18"/>
                <w:lang w:eastAsia="zh-CN"/>
              </w:rPr>
            </w:pPr>
            <w:r w:rsidRPr="00AB3FDD">
              <w:rPr>
                <w:rFonts w:ascii="Arial" w:hAnsi="Arial" w:cs="Arial"/>
                <w:b/>
                <w:bCs/>
                <w:color w:val="FFFFFF"/>
                <w:sz w:val="18"/>
                <w:szCs w:val="18"/>
                <w:lang w:eastAsia="zh-CN"/>
              </w:rPr>
              <w:t>Total Net Savings Per Year</w:t>
            </w:r>
          </w:p>
        </w:tc>
      </w:tr>
      <w:tr w:rsidR="00AB3FDD" w:rsidRPr="00AB3FDD" w:rsidTr="00610AF1">
        <w:trPr>
          <w:trHeight w:val="315"/>
        </w:trPr>
        <w:tc>
          <w:tcPr>
            <w:tcW w:w="13065" w:type="dxa"/>
            <w:gridSpan w:val="12"/>
            <w:tcBorders>
              <w:top w:val="nil"/>
              <w:left w:val="single" w:sz="8" w:space="0" w:color="auto"/>
              <w:bottom w:val="single" w:sz="8" w:space="0" w:color="auto"/>
              <w:right w:val="single" w:sz="4" w:space="0" w:color="auto"/>
            </w:tcBorders>
            <w:shd w:val="clear" w:color="auto" w:fill="auto"/>
            <w:noWrap/>
            <w:vAlign w:val="center"/>
            <w:hideMark/>
          </w:tcPr>
          <w:p w:rsidR="00AB3FDD" w:rsidRPr="00AB3FDD" w:rsidRDefault="00AB3FDD" w:rsidP="00AB3FDD">
            <w:pPr>
              <w:spacing w:line="240" w:lineRule="auto"/>
              <w:jc w:val="center"/>
              <w:rPr>
                <w:rFonts w:ascii="Arial" w:hAnsi="Arial" w:cs="Arial"/>
                <w:color w:val="000000"/>
                <w:sz w:val="20"/>
                <w:szCs w:val="20"/>
                <w:lang w:eastAsia="zh-CN"/>
              </w:rPr>
            </w:pPr>
            <w:r w:rsidRPr="00AB3FDD">
              <w:rPr>
                <w:rFonts w:ascii="Arial" w:hAnsi="Arial" w:cs="Arial"/>
                <w:color w:val="000000"/>
                <w:sz w:val="20"/>
                <w:szCs w:val="20"/>
                <w:lang w:eastAsia="zh-CN"/>
              </w:rPr>
              <w:t>Advanced Path</w:t>
            </w:r>
          </w:p>
        </w:tc>
      </w:tr>
      <w:tr w:rsidR="00610AF1" w:rsidRPr="00AB3FDD" w:rsidTr="004F06ED">
        <w:trPr>
          <w:trHeight w:val="525"/>
        </w:trPr>
        <w:tc>
          <w:tcPr>
            <w:tcW w:w="13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PG&amp;E</w:t>
            </w:r>
          </w:p>
        </w:tc>
        <w:tc>
          <w:tcPr>
            <w:tcW w:w="1361"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1,958</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2,765.1</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1,659.1</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212.3</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7.7%</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0.58</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123.1</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7.4%</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415,586</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241,040</w:t>
            </w:r>
          </w:p>
        </w:tc>
      </w:tr>
      <w:tr w:rsidR="00610AF1" w:rsidRPr="00AB3FDD" w:rsidTr="004F06ED">
        <w:trPr>
          <w:trHeight w:val="525"/>
        </w:trPr>
        <w:tc>
          <w:tcPr>
            <w:tcW w:w="1388"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361"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2,674</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335.3</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201.2</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72.3</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21.6%</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0.58</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42.0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20.9%</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193,410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112,178</w:t>
            </w:r>
          </w:p>
        </w:tc>
      </w:tr>
      <w:tr w:rsidR="00610AF1" w:rsidRPr="00AB3FDD" w:rsidTr="004F06ED">
        <w:trPr>
          <w:trHeight w:val="525"/>
        </w:trPr>
        <w:tc>
          <w:tcPr>
            <w:tcW w:w="13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SDG&amp;E</w:t>
            </w: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156</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3,873.7</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1,549.5</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-15.8</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-0.4%</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0.64</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-10.1</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-0.7%</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(2,467)</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(1,579)</w:t>
            </w:r>
          </w:p>
        </w:tc>
      </w:tr>
      <w:tr w:rsidR="00610AF1" w:rsidRPr="00AB3FDD" w:rsidTr="004F06ED">
        <w:trPr>
          <w:trHeight w:val="525"/>
        </w:trPr>
        <w:tc>
          <w:tcPr>
            <w:tcW w:w="1388"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153</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292.8</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234.2</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58.9</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20.1%</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0.64</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37.7</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16.1%</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9,028</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5,778</w:t>
            </w:r>
          </w:p>
        </w:tc>
      </w:tr>
      <w:tr w:rsidR="00610AF1" w:rsidRPr="00AB3FDD" w:rsidTr="004F06ED">
        <w:trPr>
          <w:trHeight w:val="525"/>
        </w:trPr>
        <w:tc>
          <w:tcPr>
            <w:tcW w:w="1388" w:type="dxa"/>
            <w:tcBorders>
              <w:top w:val="nil"/>
              <w:left w:val="single" w:sz="8" w:space="0" w:color="auto"/>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SCE</w:t>
            </w: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464</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3,222.3</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1,288.9</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393.8</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12.2%</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0.68</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267.8</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20.8%</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182,678</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124,221</w:t>
            </w:r>
          </w:p>
        </w:tc>
      </w:tr>
      <w:tr w:rsidR="00610AF1" w:rsidRPr="00AB3FDD" w:rsidTr="004F06ED">
        <w:trPr>
          <w:trHeight w:val="525"/>
        </w:trPr>
        <w:tc>
          <w:tcPr>
            <w:tcW w:w="1388" w:type="dxa"/>
            <w:tcBorders>
              <w:top w:val="nil"/>
              <w:left w:val="single" w:sz="8" w:space="0" w:color="auto"/>
              <w:bottom w:val="nil"/>
              <w:right w:val="nil"/>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SCG </w:t>
            </w:r>
          </w:p>
        </w:tc>
        <w:tc>
          <w:tcPr>
            <w:tcW w:w="1361"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541</w:t>
            </w:r>
          </w:p>
        </w:tc>
        <w:tc>
          <w:tcPr>
            <w:tcW w:w="1139"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317.3</w:t>
            </w:r>
          </w:p>
        </w:tc>
        <w:tc>
          <w:tcPr>
            <w:tcW w:w="1205"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253.8</w:t>
            </w:r>
          </w:p>
        </w:tc>
        <w:tc>
          <w:tcPr>
            <w:tcW w:w="1222" w:type="dxa"/>
            <w:gridSpan w:val="2"/>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154.8</w:t>
            </w:r>
          </w:p>
        </w:tc>
        <w:tc>
          <w:tcPr>
            <w:tcW w:w="1122"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48.8%</w:t>
            </w:r>
          </w:p>
        </w:tc>
        <w:tc>
          <w:tcPr>
            <w:tcW w:w="1038" w:type="dxa"/>
            <w:tcBorders>
              <w:top w:val="nil"/>
              <w:left w:val="nil"/>
              <w:bottom w:val="nil"/>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0.68</w:t>
            </w:r>
          </w:p>
        </w:tc>
        <w:tc>
          <w:tcPr>
            <w:tcW w:w="1350"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105.3</w:t>
            </w:r>
          </w:p>
        </w:tc>
        <w:tc>
          <w:tcPr>
            <w:tcW w:w="1080"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41.5%</w:t>
            </w:r>
          </w:p>
        </w:tc>
        <w:tc>
          <w:tcPr>
            <w:tcW w:w="1080"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83,768</w:t>
            </w:r>
          </w:p>
        </w:tc>
        <w:tc>
          <w:tcPr>
            <w:tcW w:w="1080" w:type="dxa"/>
            <w:tcBorders>
              <w:top w:val="nil"/>
              <w:left w:val="nil"/>
              <w:bottom w:val="nil"/>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56,963</w:t>
            </w:r>
          </w:p>
        </w:tc>
      </w:tr>
      <w:tr w:rsidR="00AB3FDD" w:rsidRPr="00AB3FDD" w:rsidTr="00610AF1">
        <w:trPr>
          <w:trHeight w:val="315"/>
        </w:trPr>
        <w:tc>
          <w:tcPr>
            <w:tcW w:w="13065" w:type="dxa"/>
            <w:gridSpan w:val="12"/>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center"/>
              <w:rPr>
                <w:rFonts w:ascii="Arial" w:hAnsi="Arial" w:cs="Arial"/>
                <w:color w:val="000000"/>
                <w:sz w:val="20"/>
                <w:szCs w:val="20"/>
                <w:lang w:eastAsia="zh-CN"/>
              </w:rPr>
            </w:pPr>
            <w:r w:rsidRPr="00AB3FDD">
              <w:rPr>
                <w:rFonts w:ascii="Arial" w:hAnsi="Arial" w:cs="Arial"/>
                <w:color w:val="000000"/>
                <w:sz w:val="20"/>
                <w:szCs w:val="20"/>
                <w:lang w:eastAsia="zh-CN"/>
              </w:rPr>
              <w:t>Basic Path</w:t>
            </w:r>
          </w:p>
        </w:tc>
      </w:tr>
      <w:tr w:rsidR="00610AF1" w:rsidRPr="00AB3FDD" w:rsidTr="004F06ED">
        <w:trPr>
          <w:trHeight w:val="525"/>
        </w:trPr>
        <w:tc>
          <w:tcPr>
            <w:tcW w:w="13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PG&amp;E</w:t>
            </w: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135.5</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135.5</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4F06ED" w:rsidP="004F06ED">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 xml:space="preserve">Not </w:t>
            </w:r>
            <w:proofErr w:type="spellStart"/>
            <w:r>
              <w:rPr>
                <w:rFonts w:ascii="Arial" w:hAnsi="Arial" w:cs="Arial"/>
                <w:color w:val="000000"/>
                <w:sz w:val="20"/>
                <w:szCs w:val="20"/>
                <w:lang w:eastAsia="zh-CN"/>
              </w:rPr>
              <w:t>Evaluatted</w:t>
            </w:r>
            <w:proofErr w:type="spellEnd"/>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100%</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108.4</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2,710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2,168</w:t>
            </w:r>
          </w:p>
        </w:tc>
      </w:tr>
      <w:tr w:rsidR="00610AF1" w:rsidRPr="00AB3FDD" w:rsidTr="004F06ED">
        <w:trPr>
          <w:trHeight w:val="525"/>
        </w:trPr>
        <w:tc>
          <w:tcPr>
            <w:tcW w:w="1388"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24.5</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24.5</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4F06ED" w:rsidP="004F06ED">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 xml:space="preserve">Not </w:t>
            </w:r>
            <w:proofErr w:type="spellStart"/>
            <w:r>
              <w:rPr>
                <w:rFonts w:ascii="Arial" w:hAnsi="Arial" w:cs="Arial"/>
                <w:color w:val="000000"/>
                <w:sz w:val="20"/>
                <w:szCs w:val="20"/>
                <w:lang w:eastAsia="zh-CN"/>
              </w:rPr>
              <w:t>Evaluatted</w:t>
            </w:r>
            <w:proofErr w:type="spellEnd"/>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100%</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19.6</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490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392</w:t>
            </w:r>
          </w:p>
        </w:tc>
      </w:tr>
      <w:tr w:rsidR="00610AF1" w:rsidRPr="00AB3FDD" w:rsidTr="004F06ED">
        <w:trPr>
          <w:trHeight w:val="525"/>
        </w:trPr>
        <w:tc>
          <w:tcPr>
            <w:tcW w:w="138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SDG&amp;E</w:t>
            </w: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378</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802.8</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802.8</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232.9</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29.0%</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186.3</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23%</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88,101</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70,481</w:t>
            </w:r>
          </w:p>
        </w:tc>
      </w:tr>
      <w:tr w:rsidR="00610AF1" w:rsidRPr="00AB3FDD" w:rsidTr="004F06ED">
        <w:trPr>
          <w:trHeight w:val="525"/>
        </w:trPr>
        <w:tc>
          <w:tcPr>
            <w:tcW w:w="1388" w:type="dxa"/>
            <w:vMerge/>
            <w:tcBorders>
              <w:top w:val="nil"/>
              <w:left w:val="single" w:sz="8" w:space="0" w:color="auto"/>
              <w:bottom w:val="single" w:sz="8" w:space="0" w:color="000000"/>
              <w:right w:val="single" w:sz="8" w:space="0" w:color="auto"/>
            </w:tcBorders>
            <w:vAlign w:val="center"/>
            <w:hideMark/>
          </w:tcPr>
          <w:p w:rsidR="00AB3FDD" w:rsidRPr="00AB3FDD" w:rsidRDefault="00AB3FDD" w:rsidP="00AB3FDD">
            <w:pPr>
              <w:spacing w:line="240" w:lineRule="auto"/>
              <w:rPr>
                <w:rFonts w:ascii="Arial" w:hAnsi="Arial" w:cs="Arial"/>
                <w:color w:val="000000"/>
                <w:sz w:val="20"/>
                <w:szCs w:val="20"/>
                <w:lang w:eastAsia="zh-CN"/>
              </w:rPr>
            </w:pP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368</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41.7</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41.7</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12.6</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30.2%</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10.1</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24%</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4,640</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3,712</w:t>
            </w:r>
          </w:p>
        </w:tc>
      </w:tr>
      <w:tr w:rsidR="00610AF1" w:rsidRPr="00AB3FDD" w:rsidTr="004F06ED">
        <w:trPr>
          <w:trHeight w:val="525"/>
        </w:trPr>
        <w:tc>
          <w:tcPr>
            <w:tcW w:w="1388" w:type="dxa"/>
            <w:tcBorders>
              <w:top w:val="nil"/>
              <w:left w:val="single" w:sz="8" w:space="0" w:color="auto"/>
              <w:bottom w:val="single" w:sz="8" w:space="0" w:color="auto"/>
              <w:right w:val="single" w:sz="8"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lastRenderedPageBreak/>
              <w:t>SCE</w:t>
            </w:r>
          </w:p>
        </w:tc>
        <w:tc>
          <w:tcPr>
            <w:tcW w:w="1361"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1,073</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478.5</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478.5</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200.4</w:t>
            </w:r>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41.9%</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160.3</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34%</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215,056</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172,045</w:t>
            </w:r>
          </w:p>
        </w:tc>
      </w:tr>
      <w:tr w:rsidR="00610AF1" w:rsidRPr="00AB3FDD" w:rsidTr="004F06ED">
        <w:trPr>
          <w:trHeight w:val="525"/>
        </w:trPr>
        <w:tc>
          <w:tcPr>
            <w:tcW w:w="138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AB3FDD" w:rsidRPr="00AB3FDD" w:rsidRDefault="00AB3FDD" w:rsidP="00AB3FDD">
            <w:pPr>
              <w:spacing w:line="240" w:lineRule="auto"/>
              <w:rPr>
                <w:rFonts w:ascii="Arial" w:hAnsi="Arial" w:cs="Arial"/>
                <w:color w:val="000000"/>
                <w:sz w:val="20"/>
                <w:szCs w:val="20"/>
                <w:lang w:eastAsia="zh-CN"/>
              </w:rPr>
            </w:pPr>
            <w:r w:rsidRPr="00AB3FDD">
              <w:rPr>
                <w:rFonts w:ascii="Arial" w:hAnsi="Arial" w:cs="Arial"/>
                <w:color w:val="000000"/>
                <w:sz w:val="20"/>
                <w:szCs w:val="20"/>
                <w:lang w:eastAsia="zh-CN"/>
              </w:rPr>
              <w:t>SCG </w:t>
            </w:r>
          </w:p>
        </w:tc>
        <w:tc>
          <w:tcPr>
            <w:tcW w:w="1361" w:type="dxa"/>
            <w:tcBorders>
              <w:top w:val="nil"/>
              <w:left w:val="single" w:sz="4" w:space="0" w:color="auto"/>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170</w:t>
            </w:r>
          </w:p>
        </w:tc>
        <w:tc>
          <w:tcPr>
            <w:tcW w:w="1139"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13.2</w:t>
            </w:r>
          </w:p>
        </w:tc>
        <w:tc>
          <w:tcPr>
            <w:tcW w:w="1205"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13.2</w:t>
            </w:r>
          </w:p>
        </w:tc>
        <w:tc>
          <w:tcPr>
            <w:tcW w:w="1222" w:type="dxa"/>
            <w:gridSpan w:val="2"/>
            <w:tcBorders>
              <w:top w:val="nil"/>
              <w:left w:val="nil"/>
              <w:bottom w:val="single" w:sz="8" w:space="0" w:color="auto"/>
              <w:right w:val="single" w:sz="8" w:space="0" w:color="auto"/>
            </w:tcBorders>
            <w:shd w:val="clear" w:color="auto" w:fill="auto"/>
            <w:noWrap/>
            <w:vAlign w:val="center"/>
            <w:hideMark/>
          </w:tcPr>
          <w:p w:rsidR="00AB3FDD" w:rsidRPr="00AB3FDD" w:rsidRDefault="004F06ED" w:rsidP="004F06ED">
            <w:pPr>
              <w:spacing w:line="240" w:lineRule="auto"/>
              <w:jc w:val="center"/>
              <w:rPr>
                <w:rFonts w:ascii="Arial" w:hAnsi="Arial" w:cs="Arial"/>
                <w:color w:val="000000"/>
                <w:sz w:val="20"/>
                <w:szCs w:val="20"/>
                <w:lang w:eastAsia="zh-CN"/>
              </w:rPr>
            </w:pPr>
            <w:r>
              <w:rPr>
                <w:rFonts w:ascii="Arial" w:hAnsi="Arial" w:cs="Arial"/>
                <w:color w:val="000000"/>
                <w:sz w:val="20"/>
                <w:szCs w:val="20"/>
                <w:lang w:eastAsia="zh-CN"/>
              </w:rPr>
              <w:t xml:space="preserve">Not </w:t>
            </w:r>
            <w:proofErr w:type="spellStart"/>
            <w:r>
              <w:rPr>
                <w:rFonts w:ascii="Arial" w:hAnsi="Arial" w:cs="Arial"/>
                <w:color w:val="000000"/>
                <w:sz w:val="20"/>
                <w:szCs w:val="20"/>
                <w:lang w:eastAsia="zh-CN"/>
              </w:rPr>
              <w:t>Evaluatted</w:t>
            </w:r>
            <w:proofErr w:type="spellEnd"/>
          </w:p>
        </w:tc>
        <w:tc>
          <w:tcPr>
            <w:tcW w:w="1122"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100%</w:t>
            </w:r>
          </w:p>
        </w:tc>
        <w:tc>
          <w:tcPr>
            <w:tcW w:w="1038" w:type="dxa"/>
            <w:tcBorders>
              <w:top w:val="nil"/>
              <w:left w:val="nil"/>
              <w:bottom w:val="single" w:sz="8" w:space="0" w:color="808080"/>
              <w:right w:val="single" w:sz="8" w:space="0" w:color="808080"/>
            </w:tcBorders>
            <w:shd w:val="clear" w:color="auto" w:fill="auto"/>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0.80</w:t>
            </w:r>
          </w:p>
        </w:tc>
        <w:tc>
          <w:tcPr>
            <w:tcW w:w="135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10.6</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NA</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2,244</w:t>
            </w:r>
          </w:p>
        </w:tc>
        <w:tc>
          <w:tcPr>
            <w:tcW w:w="1080" w:type="dxa"/>
            <w:tcBorders>
              <w:top w:val="nil"/>
              <w:left w:val="nil"/>
              <w:bottom w:val="single" w:sz="8" w:space="0" w:color="auto"/>
              <w:right w:val="single" w:sz="8" w:space="0" w:color="auto"/>
            </w:tcBorders>
            <w:shd w:val="clear" w:color="auto" w:fill="auto"/>
            <w:noWrap/>
            <w:vAlign w:val="center"/>
            <w:hideMark/>
          </w:tcPr>
          <w:p w:rsidR="00AB3FDD" w:rsidRPr="00AB3FDD" w:rsidRDefault="00AB3FDD" w:rsidP="00610AF1">
            <w:pPr>
              <w:spacing w:line="240" w:lineRule="auto"/>
              <w:jc w:val="right"/>
              <w:rPr>
                <w:rFonts w:ascii="Arial" w:hAnsi="Arial" w:cs="Arial"/>
                <w:color w:val="000000"/>
                <w:sz w:val="20"/>
                <w:szCs w:val="20"/>
                <w:lang w:eastAsia="zh-CN"/>
              </w:rPr>
            </w:pPr>
            <w:r w:rsidRPr="00AB3FDD">
              <w:rPr>
                <w:rFonts w:ascii="Arial" w:hAnsi="Arial" w:cs="Arial"/>
                <w:color w:val="000000"/>
                <w:sz w:val="20"/>
                <w:szCs w:val="20"/>
                <w:lang w:eastAsia="zh-CN"/>
              </w:rPr>
              <w:t>1,795</w:t>
            </w:r>
          </w:p>
        </w:tc>
      </w:tr>
    </w:tbl>
    <w:p w:rsidR="00AB3FDD" w:rsidRDefault="00AB3FDD" w:rsidP="007956AF"/>
    <w:p w:rsidR="00AB3FDD" w:rsidRDefault="00AB3FDD" w:rsidP="007956AF"/>
    <w:p w:rsidR="00AB3FDD" w:rsidRDefault="00AB3FDD" w:rsidP="007956AF">
      <w:pPr>
        <w:sectPr w:rsidR="00AB3FDD" w:rsidSect="00610AF1">
          <w:pgSz w:w="15840" w:h="12240" w:orient="landscape" w:code="1"/>
          <w:pgMar w:top="1080" w:right="1440" w:bottom="432" w:left="1440" w:header="720" w:footer="720" w:gutter="0"/>
          <w:cols w:space="720"/>
          <w:docGrid w:linePitch="299"/>
        </w:sectPr>
      </w:pPr>
    </w:p>
    <w:p w:rsidR="007956AF" w:rsidRDefault="007956AF" w:rsidP="007956AF">
      <w:pPr>
        <w:pStyle w:val="Heading2"/>
      </w:pPr>
      <w:bookmarkStart w:id="223" w:name="_Toc393446049"/>
      <w:r>
        <w:lastRenderedPageBreak/>
        <w:t>Conclusions</w:t>
      </w:r>
      <w:bookmarkEnd w:id="223"/>
    </w:p>
    <w:p w:rsidR="00BB5AE1" w:rsidRDefault="007956AF" w:rsidP="004D58DA">
      <w:pPr>
        <w:pStyle w:val="BodyText"/>
      </w:pPr>
      <w:r w:rsidRPr="00CE18FF">
        <w:t>The evaluation concluded that resulting savings were less than planned. The</w:t>
      </w:r>
      <w:r w:rsidR="00F1037D">
        <w:t>se</w:t>
      </w:r>
      <w:r w:rsidRPr="00CE18FF">
        <w:t xml:space="preserve"> </w:t>
      </w:r>
      <w:r w:rsidR="00F1037D">
        <w:t xml:space="preserve">lower </w:t>
      </w:r>
      <w:r w:rsidRPr="00CE18FF">
        <w:t xml:space="preserve">savings result </w:t>
      </w:r>
      <w:r w:rsidR="00F1037D">
        <w:t>from</w:t>
      </w:r>
      <w:r w:rsidRPr="00BE6A04">
        <w:t xml:space="preserve"> a confluence of factors.</w:t>
      </w:r>
    </w:p>
    <w:p w:rsidR="004D58DA" w:rsidRDefault="004D58DA" w:rsidP="004D58DA">
      <w:pPr>
        <w:pStyle w:val="BodyText"/>
      </w:pPr>
      <w:r w:rsidRPr="00BE6A04">
        <w:t>The program used an energy simulation tool to estimate site specific savings. The tool’s overestimat</w:t>
      </w:r>
      <w:r>
        <w:t>ion</w:t>
      </w:r>
      <w:r w:rsidRPr="00BE6A04">
        <w:t xml:space="preserve"> of energy consumption has been well documented in the ex ante review and IOU process evaluations. The evaluation team found that gross savings were less than expected despite </w:t>
      </w:r>
      <w:r>
        <w:t xml:space="preserve">the </w:t>
      </w:r>
      <w:r w:rsidRPr="00BE6A04">
        <w:t xml:space="preserve">adjustments </w:t>
      </w:r>
      <w:r>
        <w:t xml:space="preserve">that the IOUs made </w:t>
      </w:r>
      <w:r w:rsidRPr="00BE6A04">
        <w:t xml:space="preserve">to the ex ante savings. The </w:t>
      </w:r>
      <w:r>
        <w:t xml:space="preserve">actual </w:t>
      </w:r>
      <w:r w:rsidRPr="00BE6A04">
        <w:t xml:space="preserve">energy consumption, especially electric consumption, </w:t>
      </w:r>
      <w:r>
        <w:t>is</w:t>
      </w:r>
      <w:r w:rsidRPr="00BE6A04">
        <w:t xml:space="preserve"> no</w:t>
      </w:r>
      <w:r>
        <w:t>t normally distributed</w:t>
      </w:r>
      <w:r w:rsidRPr="00BE6A04">
        <w:t xml:space="preserve"> around the average. Therefore, the assumptions the tool made </w:t>
      </w:r>
      <w:r>
        <w:t>were based on an</w:t>
      </w:r>
      <w:r w:rsidRPr="00BE6A04">
        <w:t xml:space="preserve"> incorrect average and did not capture the true extremes of high and low usage. </w:t>
      </w:r>
      <w:r>
        <w:t xml:space="preserve"> </w:t>
      </w:r>
      <w:r w:rsidRPr="00BE6A04">
        <w:t>This mean</w:t>
      </w:r>
      <w:r>
        <w:t>s</w:t>
      </w:r>
      <w:r w:rsidRPr="00BE6A04">
        <w:t xml:space="preserve"> that for a given home the estimate of savings could be higher than the estimate</w:t>
      </w:r>
      <w:r>
        <w:t>d</w:t>
      </w:r>
      <w:r w:rsidRPr="00BE6A04">
        <w:t xml:space="preserve"> usage. This idea is further described in the next section. </w:t>
      </w:r>
    </w:p>
    <w:p w:rsidR="001A0E49" w:rsidRDefault="004D58DA" w:rsidP="004D58DA">
      <w:pPr>
        <w:pStyle w:val="BodyText"/>
      </w:pPr>
      <w:r>
        <w:t>In addition to the gross savings, t</w:t>
      </w:r>
      <w:r w:rsidR="007956AF" w:rsidRPr="00BE6A04">
        <w:t>he majority of survey respondents scored as partial free</w:t>
      </w:r>
      <w:r w:rsidR="00B05C5B">
        <w:t xml:space="preserve"> </w:t>
      </w:r>
      <w:r w:rsidR="007956AF" w:rsidRPr="00BE6A04">
        <w:t>riders</w:t>
      </w:r>
      <w:r w:rsidR="00F1037D">
        <w:t>.</w:t>
      </w:r>
      <w:r w:rsidR="007956AF" w:rsidRPr="00BE6A04">
        <w:t xml:space="preserve"> </w:t>
      </w:r>
      <w:r w:rsidR="00F1037D">
        <w:t>Survey</w:t>
      </w:r>
      <w:r w:rsidR="007956AF" w:rsidRPr="00BE6A04">
        <w:t xml:space="preserve"> responses support that many were planning to do a single measure regardless of incentive</w:t>
      </w:r>
      <w:r w:rsidR="00F1037D">
        <w:t>,</w:t>
      </w:r>
      <w:r w:rsidR="007956AF" w:rsidRPr="00BE6A04">
        <w:t xml:space="preserve"> and </w:t>
      </w:r>
      <w:r w:rsidR="00F1037D">
        <w:t xml:space="preserve">that </w:t>
      </w:r>
      <w:r w:rsidR="007956AF" w:rsidRPr="00BE6A04">
        <w:t xml:space="preserve">the program was responsible for inducing additional measures. </w:t>
      </w:r>
      <w:r w:rsidR="00B05C5B">
        <w:t>Estimated</w:t>
      </w:r>
      <w:r w:rsidR="007956AF" w:rsidRPr="00BE6A04">
        <w:t xml:space="preserve"> free</w:t>
      </w:r>
      <w:r w:rsidR="00B05C5B">
        <w:t xml:space="preserve"> </w:t>
      </w:r>
      <w:r w:rsidR="007956AF" w:rsidRPr="00BE6A04">
        <w:t xml:space="preserve">ridership would </w:t>
      </w:r>
      <w:r w:rsidR="00B05C5B">
        <w:t xml:space="preserve">be </w:t>
      </w:r>
      <w:r w:rsidR="007956AF" w:rsidRPr="00BE6A04">
        <w:t>lower if the program claimed only the savings for the additional measures the participants were not already considering prior to the retrofit.</w:t>
      </w:r>
    </w:p>
    <w:p w:rsidR="0029198B" w:rsidRDefault="0029198B" w:rsidP="00517183">
      <w:pPr>
        <w:pStyle w:val="BodyText"/>
      </w:pPr>
    </w:p>
    <w:p w:rsidR="007956AF" w:rsidRPr="00BE6A04" w:rsidRDefault="007956AF" w:rsidP="00517183">
      <w:pPr>
        <w:pStyle w:val="BodyText"/>
      </w:pPr>
      <w:r w:rsidRPr="00BE6A04">
        <w:t xml:space="preserve">At the time of </w:t>
      </w:r>
      <w:r w:rsidR="00B05C5B">
        <w:t>this report,</w:t>
      </w:r>
      <w:r w:rsidRPr="00BE6A04">
        <w:t xml:space="preserve"> the IOUs and other stakeholders published a new effort</w:t>
      </w:r>
      <w:r w:rsidR="00CC1106">
        <w:t xml:space="preserve">, </w:t>
      </w:r>
      <w:proofErr w:type="spellStart"/>
      <w:r w:rsidR="00CC1106">
        <w:t>CALTEST</w:t>
      </w:r>
      <w:proofErr w:type="gramStart"/>
      <w:r w:rsidR="00CC1106">
        <w:t>,</w:t>
      </w:r>
      <w:r w:rsidR="00B05C5B">
        <w:t>to</w:t>
      </w:r>
      <w:proofErr w:type="spellEnd"/>
      <w:proofErr w:type="gramEnd"/>
      <w:r w:rsidR="00B05C5B">
        <w:t xml:space="preserve"> </w:t>
      </w:r>
      <w:r w:rsidRPr="00BE6A04">
        <w:t>better calibrate</w:t>
      </w:r>
      <w:r w:rsidR="00B05C5B">
        <w:t>,</w:t>
      </w:r>
      <w:r w:rsidRPr="00BE6A04">
        <w:t xml:space="preserve"> or at least </w:t>
      </w:r>
      <w:r w:rsidR="00B05C5B">
        <w:t>compare,</w:t>
      </w:r>
      <w:r w:rsidRPr="00BE6A04">
        <w:t xml:space="preserve"> simulation estimates to </w:t>
      </w:r>
      <w:r w:rsidR="00B05C5B">
        <w:t>billed</w:t>
      </w:r>
      <w:r w:rsidRPr="00BE6A04">
        <w:t xml:space="preserve"> energy consumption. </w:t>
      </w:r>
    </w:p>
    <w:p w:rsidR="007956AF" w:rsidRDefault="008E4852" w:rsidP="00517183">
      <w:pPr>
        <w:pStyle w:val="BodyText"/>
      </w:pPr>
      <w:r w:rsidRPr="009558FA">
        <w:t xml:space="preserve">The figure </w:t>
      </w:r>
      <w:r>
        <w:t xml:space="preserve">below depicts </w:t>
      </w:r>
      <w:r w:rsidR="007956AF" w:rsidRPr="009558FA">
        <w:t xml:space="preserve">the ratio of </w:t>
      </w:r>
      <w:r w:rsidR="009729ED">
        <w:t>e</w:t>
      </w:r>
      <w:r w:rsidR="009729ED" w:rsidRPr="009558FA">
        <w:t>x</w:t>
      </w:r>
      <w:r w:rsidR="009729ED">
        <w:t xml:space="preserve"> a</w:t>
      </w:r>
      <w:r w:rsidR="009729ED" w:rsidRPr="009558FA">
        <w:t xml:space="preserve">nte </w:t>
      </w:r>
      <w:r w:rsidR="007956AF" w:rsidRPr="009558FA">
        <w:t xml:space="preserve">savings divided by </w:t>
      </w:r>
      <w:proofErr w:type="gramStart"/>
      <w:r w:rsidR="007956AF" w:rsidRPr="009558FA">
        <w:t xml:space="preserve">consumption  </w:t>
      </w:r>
      <w:r>
        <w:t>in</w:t>
      </w:r>
      <w:proofErr w:type="gramEnd"/>
      <w:r>
        <w:t xml:space="preserve"> the </w:t>
      </w:r>
      <w:r w:rsidR="007956AF" w:rsidRPr="009558FA">
        <w:t>pre-</w:t>
      </w:r>
      <w:r>
        <w:t xml:space="preserve">installation </w:t>
      </w:r>
      <w:r w:rsidR="007956AF" w:rsidRPr="009558FA">
        <w:t xml:space="preserve">period. </w:t>
      </w:r>
      <w:r w:rsidR="0021738F">
        <w:t>On the horizontal axis, a</w:t>
      </w:r>
      <w:r w:rsidR="0021738F" w:rsidRPr="009558FA">
        <w:t xml:space="preserve"> </w:t>
      </w:r>
      <w:r w:rsidR="007956AF" w:rsidRPr="009558FA">
        <w:t xml:space="preserve">value of 1 means </w:t>
      </w:r>
      <w:proofErr w:type="gramStart"/>
      <w:r>
        <w:t>that</w:t>
      </w:r>
      <w:r w:rsidR="00CC1106">
        <w:t xml:space="preserve"> ex ante</w:t>
      </w:r>
      <w:r>
        <w:t xml:space="preserve"> </w:t>
      </w:r>
      <w:r w:rsidR="007956AF" w:rsidRPr="009558FA">
        <w:t>savings are</w:t>
      </w:r>
      <w:proofErr w:type="gramEnd"/>
      <w:r w:rsidR="007956AF" w:rsidRPr="009558FA">
        <w:t xml:space="preserve"> equal to consumption.</w:t>
      </w:r>
      <w:r>
        <w:t xml:space="preserve"> </w:t>
      </w:r>
      <w:r w:rsidR="0021738F">
        <w:t xml:space="preserve">, </w:t>
      </w:r>
      <w:proofErr w:type="gramStart"/>
      <w:r w:rsidR="0021738F">
        <w:t>a</w:t>
      </w:r>
      <w:r>
        <w:t xml:space="preserve"> value of 2 means that the ex ante savings are</w:t>
      </w:r>
      <w:proofErr w:type="gramEnd"/>
      <w:r>
        <w:t xml:space="preserve"> twice the pre-installation energy use</w:t>
      </w:r>
      <w:r w:rsidR="0021738F">
        <w:t>, and so on.</w:t>
      </w:r>
      <w:r>
        <w:t xml:space="preserve">  </w:t>
      </w:r>
      <w:r w:rsidR="00CC1106">
        <w:t>Since these analyses exclude net metering sites, any value greater than one would be physically impossible.</w:t>
      </w:r>
    </w:p>
    <w:p w:rsidR="007956AF" w:rsidRDefault="007956AF" w:rsidP="00342634">
      <w:pPr>
        <w:pStyle w:val="Caption"/>
      </w:pPr>
      <w:bookmarkStart w:id="224" w:name="_Toc390102281"/>
      <w:bookmarkStart w:id="225" w:name="_Toc390964233"/>
      <w:bookmarkStart w:id="226" w:name="_Toc393446069"/>
      <w:r>
        <w:lastRenderedPageBreak/>
        <w:t xml:space="preserve">Figure </w:t>
      </w:r>
      <w:r w:rsidR="00867E9C">
        <w:fldChar w:fldCharType="begin"/>
      </w:r>
      <w:r w:rsidR="00867E9C">
        <w:instrText xml:space="preserve"> SEQ Figure \* ARABIC </w:instrText>
      </w:r>
      <w:r w:rsidR="00867E9C">
        <w:fldChar w:fldCharType="separate"/>
      </w:r>
      <w:r w:rsidR="000C56BE">
        <w:rPr>
          <w:noProof/>
        </w:rPr>
        <w:t>9</w:t>
      </w:r>
      <w:r w:rsidR="00867E9C">
        <w:rPr>
          <w:noProof/>
        </w:rPr>
        <w:fldChar w:fldCharType="end"/>
      </w:r>
      <w:r>
        <w:t xml:space="preserve">: Distribution of </w:t>
      </w:r>
      <w:proofErr w:type="spellStart"/>
      <w:r>
        <w:t>ExAnte</w:t>
      </w:r>
      <w:proofErr w:type="spellEnd"/>
      <w:r>
        <w:t xml:space="preserve"> Savings and Consumption Ratio</w:t>
      </w:r>
      <w:bookmarkEnd w:id="224"/>
      <w:bookmarkEnd w:id="225"/>
      <w:bookmarkEnd w:id="226"/>
    </w:p>
    <w:p w:rsidR="007956AF" w:rsidRDefault="00B86F49" w:rsidP="007956AF">
      <w:pPr>
        <w:spacing w:after="200" w:line="276" w:lineRule="auto"/>
        <w:rPr>
          <w:color w:val="1F497D"/>
        </w:rPr>
      </w:pPr>
      <w:r>
        <w:rPr>
          <w:noProof/>
          <w:lang w:eastAsia="zh-CN"/>
        </w:rPr>
        <w:drawing>
          <wp:inline distT="0" distB="0" distL="0" distR="0" wp14:anchorId="17C70437" wp14:editId="48F97CC2">
            <wp:extent cx="5943600" cy="473487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34872"/>
                    </a:xfrm>
                    <a:prstGeom prst="rect">
                      <a:avLst/>
                    </a:prstGeom>
                    <a:noFill/>
                    <a:ln>
                      <a:noFill/>
                    </a:ln>
                  </pic:spPr>
                </pic:pic>
              </a:graphicData>
            </a:graphic>
          </wp:inline>
        </w:drawing>
      </w:r>
    </w:p>
    <w:p w:rsidR="00B86F49" w:rsidRDefault="00B86F49" w:rsidP="007956AF">
      <w:pPr>
        <w:pStyle w:val="BodyText"/>
      </w:pPr>
    </w:p>
    <w:p w:rsidR="008E4852" w:rsidRDefault="005E2FBD" w:rsidP="005E2FBD">
      <w:pPr>
        <w:pStyle w:val="BodyText"/>
      </w:pPr>
      <w:r>
        <w:t>Last</w:t>
      </w:r>
      <w:r w:rsidR="008E4852" w:rsidRPr="00BE6A04">
        <w:t xml:space="preserve">, the evaluation team recommends additional work to do targeting and focusing on the homes with consumption that is high enough to </w:t>
      </w:r>
      <w:r w:rsidR="008E4852">
        <w:t>compensate for</w:t>
      </w:r>
      <w:r w:rsidR="008E4852" w:rsidRPr="00BE6A04">
        <w:t xml:space="preserve"> the fact that the program may inherently attract partial free</w:t>
      </w:r>
      <w:r w:rsidR="008E4852">
        <w:t xml:space="preserve"> </w:t>
      </w:r>
      <w:r w:rsidR="008E4852" w:rsidRPr="00BE6A04">
        <w:t xml:space="preserve">riders. The </w:t>
      </w:r>
      <w:r>
        <w:t>following</w:t>
      </w:r>
      <w:r w:rsidR="008E4852" w:rsidRPr="00BE6A04">
        <w:t xml:space="preserve"> section includes additional support for these ideas that were raised in the non-impact IOU studies. </w:t>
      </w:r>
    </w:p>
    <w:p w:rsidR="007956AF" w:rsidRDefault="007956AF" w:rsidP="007956AF">
      <w:pPr>
        <w:pStyle w:val="BodyText"/>
      </w:pPr>
      <w:r>
        <w:br w:type="page"/>
      </w:r>
    </w:p>
    <w:p w:rsidR="00E64558" w:rsidRDefault="00E64558" w:rsidP="00E64558">
      <w:pPr>
        <w:pStyle w:val="Heading2"/>
      </w:pPr>
      <w:bookmarkStart w:id="227" w:name="_Toc393446050"/>
      <w:r>
        <w:t>Recommendations</w:t>
      </w:r>
      <w:bookmarkEnd w:id="227"/>
    </w:p>
    <w:p w:rsidR="0022468B" w:rsidRDefault="00E64558" w:rsidP="00D803D5">
      <w:pPr>
        <w:pStyle w:val="ParaText"/>
      </w:pPr>
      <w:r>
        <w:t>The impact evaluation showed energy savings to be lower than expected, with the gas savings across program delivery types and IOUs closer to expectations than electric savings which varied. The evaluation also determined that partial free</w:t>
      </w:r>
      <w:r w:rsidR="00D50239">
        <w:t xml:space="preserve"> </w:t>
      </w:r>
      <w:r>
        <w:t xml:space="preserve">riders comprised a majority of program participants in the Advanced </w:t>
      </w:r>
      <w:r w:rsidR="00D50239">
        <w:t>P</w:t>
      </w:r>
      <w:r>
        <w:t xml:space="preserve">ath. </w:t>
      </w:r>
      <w:r w:rsidR="0022468B">
        <w:t xml:space="preserve">The impact evaluation found that like the ex ante disposition and the first IOU process evaluation, the energy simulation software overestimates usage and savings.  The evaluation team recommends support for statewide efforts via CALTEST to look at additional software options </w:t>
      </w:r>
      <w:r w:rsidR="00D803D5">
        <w:t xml:space="preserve">and program requirements </w:t>
      </w:r>
      <w:r w:rsidR="0022468B">
        <w:t>that better predict consumption or that require using billing data to calibrate estimates.  Some of the evaluation team members supported these efforts via technical working group</w:t>
      </w:r>
      <w:r w:rsidR="00D803D5">
        <w:t>. The recommendations suggested in this section require that future estimates are calibrated or are more accurate than current estimates.</w:t>
      </w:r>
    </w:p>
    <w:p w:rsidR="00E64558" w:rsidRDefault="00E64558" w:rsidP="00FC2525">
      <w:pPr>
        <w:pStyle w:val="ParaText"/>
      </w:pPr>
      <w:r>
        <w:t>The evaluation team developed key recommendations based on th</w:t>
      </w:r>
      <w:r w:rsidR="00D803D5">
        <w:t>e evaluation</w:t>
      </w:r>
      <w:r>
        <w:t xml:space="preserve"> findings</w:t>
      </w:r>
      <w:r w:rsidR="00D803D5">
        <w:t xml:space="preserve"> that may </w:t>
      </w:r>
      <w:r w:rsidR="00CC1106">
        <w:t>inherently improve</w:t>
      </w:r>
      <w:r w:rsidR="00D803D5">
        <w:t xml:space="preserve"> gross realization rates and net to gross</w:t>
      </w:r>
      <w:r>
        <w:t>.</w:t>
      </w:r>
    </w:p>
    <w:p w:rsidR="00E64558" w:rsidRDefault="00E64558" w:rsidP="00FC2525">
      <w:pPr>
        <w:pStyle w:val="ParaText"/>
        <w:numPr>
          <w:ilvl w:val="0"/>
          <w:numId w:val="34"/>
        </w:numPr>
      </w:pPr>
      <w:r>
        <w:t>Change from incentives based on percent savings for site energy and provide incentives similar to the non-residential custom programs on a dollar per unit of energy basis ($/kWh and $/</w:t>
      </w:r>
      <w:proofErr w:type="spellStart"/>
      <w:r>
        <w:t>therm</w:t>
      </w:r>
      <w:proofErr w:type="spellEnd"/>
      <w:r>
        <w:t xml:space="preserve">).  Currently the relative savings approach provides the same dollar amount to homes with low and high usage and does not align with the value of electric savings that is part of cost effectiveness calculations. Savings per unit of energy would provide more money to save more energy on an absolute basis and may increase program uptake in hotter climates by properly valuing electric savings.  </w:t>
      </w:r>
    </w:p>
    <w:p w:rsidR="00E64558" w:rsidRDefault="00563437" w:rsidP="00FC2525">
      <w:pPr>
        <w:pStyle w:val="ParaText"/>
        <w:numPr>
          <w:ilvl w:val="0"/>
          <w:numId w:val="34"/>
        </w:numPr>
      </w:pPr>
      <w:r>
        <w:t>Only provide incentives and claim savings for measures that the customer was not already considering. Only modeling the measures the customer would not have done in absence of the program will reduce free ridership. This documentation of which measures the customer would be doing can also support identifying early replacement measures and distinguishing them from replace on burnout.  The incentives would also then support “deeper” retrofits as opposed to providing some funding for free</w:t>
      </w:r>
      <w:r w:rsidR="00D50239">
        <w:t xml:space="preserve"> </w:t>
      </w:r>
      <w:r>
        <w:t xml:space="preserve">rider measures and only partial funding for additional measures. </w:t>
      </w:r>
    </w:p>
    <w:p w:rsidR="007A24D1" w:rsidRPr="00E64558" w:rsidRDefault="007A24D1" w:rsidP="00FC2525">
      <w:pPr>
        <w:pStyle w:val="ParaText"/>
      </w:pPr>
    </w:p>
    <w:p w:rsidR="007956AF" w:rsidRDefault="007956AF" w:rsidP="007956AF">
      <w:pPr>
        <w:pStyle w:val="Heading2"/>
      </w:pPr>
      <w:bookmarkStart w:id="228" w:name="_Toc393446051"/>
      <w:r>
        <w:t>Support for Program Recommendations</w:t>
      </w:r>
      <w:r w:rsidR="00563437">
        <w:t xml:space="preserve"> in Process Evaluations</w:t>
      </w:r>
      <w:bookmarkEnd w:id="228"/>
    </w:p>
    <w:p w:rsidR="007956AF" w:rsidRDefault="00E64558" w:rsidP="00E64558">
      <w:pPr>
        <w:pStyle w:val="BodyText"/>
      </w:pPr>
      <w:r>
        <w:t>The evaluation team could not develop</w:t>
      </w:r>
      <w:r w:rsidR="007956AF">
        <w:t xml:space="preserve"> program recommendations based </w:t>
      </w:r>
      <w:r w:rsidR="00F7153C">
        <w:t xml:space="preserve">solely </w:t>
      </w:r>
      <w:r w:rsidR="007956AF">
        <w:t xml:space="preserve">on the impact </w:t>
      </w:r>
      <w:proofErr w:type="gramStart"/>
      <w:r w:rsidR="007956AF">
        <w:t>results,</w:t>
      </w:r>
      <w:proofErr w:type="gramEnd"/>
      <w:r>
        <w:t xml:space="preserve"> therefore</w:t>
      </w:r>
      <w:r w:rsidR="007956AF">
        <w:t xml:space="preserve"> the evaluation team reviewed the relevant process evaluations conducted </w:t>
      </w:r>
      <w:r>
        <w:t xml:space="preserve">over </w:t>
      </w:r>
      <w:r w:rsidR="007956AF">
        <w:lastRenderedPageBreak/>
        <w:t xml:space="preserve">the past few years on the Energy Upgrade </w:t>
      </w:r>
      <w:r w:rsidR="00D42920">
        <w:t>California programs</w:t>
      </w:r>
      <w:r w:rsidR="007956AF">
        <w:t>. These studies include the following:</w:t>
      </w:r>
    </w:p>
    <w:p w:rsidR="001218E0" w:rsidRDefault="001218E0" w:rsidP="000D4993">
      <w:pPr>
        <w:pStyle w:val="BodyText"/>
      </w:pPr>
    </w:p>
    <w:p w:rsidR="007956AF" w:rsidRDefault="007956AF" w:rsidP="00830562">
      <w:pPr>
        <w:pStyle w:val="Bullet1"/>
        <w:spacing w:after="120"/>
      </w:pPr>
      <w:r w:rsidRPr="00B135B6">
        <w:t xml:space="preserve">2010–2012 PG&amp;E AND SCE WHOLE HOUSE RETROFIT PROGRAM PROCESS EVALUATION STUDY – </w:t>
      </w:r>
      <w:r>
        <w:t xml:space="preserve">SBW CONSULTING, </w:t>
      </w:r>
      <w:proofErr w:type="gramStart"/>
      <w:r>
        <w:t>INC..</w:t>
      </w:r>
      <w:proofErr w:type="gramEnd"/>
      <w:r>
        <w:t xml:space="preserve"> December 12, 2012</w:t>
      </w:r>
    </w:p>
    <w:p w:rsidR="007956AF" w:rsidRDefault="007956AF" w:rsidP="00830562">
      <w:pPr>
        <w:pStyle w:val="Bullet1"/>
        <w:spacing w:after="120"/>
      </w:pPr>
      <w:r>
        <w:t xml:space="preserve">2010–2012 PG&amp;E WHOLE HOUSE RETROFIT PROGRAM PHASE II PROCESS EVALUATION STUDY –SBW CONSULTING, </w:t>
      </w:r>
      <w:proofErr w:type="gramStart"/>
      <w:r>
        <w:t>INC..</w:t>
      </w:r>
      <w:proofErr w:type="gramEnd"/>
      <w:r>
        <w:t xml:space="preserve"> December 31, 2013</w:t>
      </w:r>
    </w:p>
    <w:p w:rsidR="007956AF" w:rsidRPr="00517183" w:rsidRDefault="007956AF" w:rsidP="00830562">
      <w:pPr>
        <w:pStyle w:val="Bullet1"/>
        <w:spacing w:after="120"/>
        <w:rPr>
          <w:szCs w:val="24"/>
        </w:rPr>
      </w:pPr>
      <w:r w:rsidRPr="00517183">
        <w:rPr>
          <w:szCs w:val="24"/>
        </w:rPr>
        <w:t>PG&amp;E WHOLE HOUSE PROGRAM: MARKETING AND TARGETING ANALYSIS -  OPINION DYNAMICS CORPORATION April 2014</w:t>
      </w:r>
    </w:p>
    <w:p w:rsidR="007956AF" w:rsidRDefault="007956AF" w:rsidP="000C40C0">
      <w:pPr>
        <w:pStyle w:val="BodyText"/>
      </w:pPr>
    </w:p>
    <w:p w:rsidR="007956AF" w:rsidRDefault="007956AF" w:rsidP="00517183">
      <w:pPr>
        <w:pStyle w:val="BodyText"/>
      </w:pPr>
      <w:r>
        <w:t xml:space="preserve">The recommendations across process evaluations regarding targeting for marketing may be the most important in terms of realizing savings. Refocusing the program toward inland areas </w:t>
      </w:r>
      <w:r w:rsidR="00307471">
        <w:t xml:space="preserve">with warmer temperatures </w:t>
      </w:r>
      <w:r>
        <w:t>and providing more support based on household available capital would be the mechanisms to achieve the higher savings. The evaluation team based this recommendation support on the lower than expected gross savings, geographic participation shift in SCE that led to lower savings from 2010 to 2012, and the survey demographics indicating that participants were relatively well paid, highly educated</w:t>
      </w:r>
      <w:r w:rsidR="00307471">
        <w:t>,</w:t>
      </w:r>
      <w:r>
        <w:t xml:space="preserve"> and many did not take advantage of financing for a relatively expensive project. We do think that location and available capital may be intrinsically linked. When the ARRA funding ended</w:t>
      </w:r>
      <w:r w:rsidR="00307471">
        <w:t>,</w:t>
      </w:r>
      <w:r>
        <w:t xml:space="preserve"> participation seemed to migrate toward the Pacific coast to ZIP codes that have higher home values and home incomes, but these are also locations with less potential electric savings. This implies that the program may have to provide additional incentives to attract the homes with the greater potential savings from retrofits. The homes with higher consumption near the coast have </w:t>
      </w:r>
      <w:proofErr w:type="gramStart"/>
      <w:r>
        <w:t>more base</w:t>
      </w:r>
      <w:proofErr w:type="gramEnd"/>
      <w:r w:rsidR="0024444A">
        <w:t xml:space="preserve"> </w:t>
      </w:r>
      <w:r>
        <w:t xml:space="preserve">load than cooling load and other measures focused on advanced lighting, appliances, and electronics may have substantial site specific savings. </w:t>
      </w:r>
    </w:p>
    <w:p w:rsidR="000C40C0" w:rsidRDefault="000C40C0" w:rsidP="00517183">
      <w:pPr>
        <w:pStyle w:val="BodyText"/>
      </w:pPr>
    </w:p>
    <w:p w:rsidR="007956AF" w:rsidRDefault="007956AF" w:rsidP="00517183">
      <w:pPr>
        <w:pStyle w:val="BodyText"/>
      </w:pPr>
      <w:r>
        <w:t xml:space="preserve">Overall the most recent study reviewed, the PG&amp;E Marketing and Targeting analysis, may provide the best summary of recommendations, all of which seem to be supported by the impact evaluation. The evaluation thought it best to provide the four complete recommendations from the report’s executive summary.  These should apply to all IOUs based on our impact analysis. </w:t>
      </w:r>
    </w:p>
    <w:p w:rsidR="007956AF" w:rsidRPr="00250A71" w:rsidRDefault="007956AF" w:rsidP="00517183">
      <w:pPr>
        <w:pStyle w:val="BodyText"/>
      </w:pPr>
    </w:p>
    <w:p w:rsidR="007956AF" w:rsidRPr="00164E0D" w:rsidRDefault="007956AF" w:rsidP="007956AF">
      <w:pPr>
        <w:pStyle w:val="Default"/>
        <w:spacing w:line="280" w:lineRule="atLeast"/>
        <w:ind w:left="720"/>
        <w:rPr>
          <w:rFonts w:ascii="Georgia" w:hAnsi="Georgia" w:cs="Times New Roman"/>
          <w:i/>
          <w:iCs/>
          <w:color w:val="auto"/>
          <w:sz w:val="22"/>
          <w:szCs w:val="22"/>
        </w:rPr>
      </w:pPr>
      <w:r w:rsidRPr="00164E0D">
        <w:rPr>
          <w:rFonts w:ascii="Georgia" w:hAnsi="Georgia" w:cs="Times New Roman"/>
          <w:i/>
          <w:iCs/>
          <w:color w:val="auto"/>
          <w:sz w:val="22"/>
          <w:szCs w:val="22"/>
        </w:rPr>
        <w:t xml:space="preserve">Recommendation #1: Address Constraints in Messaging and Design: Financial constraints are the largest reason for not being able to take action. The program needs to address financial constraints by making customers aware that there is financial support available if they cannot afford the upfront cost of the retrofit. </w:t>
      </w:r>
    </w:p>
    <w:p w:rsidR="007956AF" w:rsidRPr="00164E0D" w:rsidRDefault="007956AF" w:rsidP="007956AF">
      <w:pPr>
        <w:pStyle w:val="Default"/>
        <w:spacing w:line="280" w:lineRule="atLeast"/>
        <w:ind w:left="720"/>
        <w:rPr>
          <w:rFonts w:ascii="Georgia" w:hAnsi="Georgia" w:cs="Times New Roman"/>
          <w:i/>
          <w:iCs/>
          <w:color w:val="auto"/>
          <w:sz w:val="22"/>
          <w:szCs w:val="22"/>
        </w:rPr>
      </w:pPr>
    </w:p>
    <w:p w:rsidR="007956AF" w:rsidRPr="00164E0D" w:rsidRDefault="007956AF" w:rsidP="007956AF">
      <w:pPr>
        <w:pStyle w:val="Default"/>
        <w:spacing w:line="280" w:lineRule="atLeast"/>
        <w:ind w:left="720"/>
        <w:rPr>
          <w:rFonts w:ascii="Georgia" w:hAnsi="Georgia" w:cs="Times New Roman"/>
          <w:i/>
          <w:iCs/>
          <w:color w:val="auto"/>
          <w:sz w:val="22"/>
          <w:szCs w:val="22"/>
        </w:rPr>
      </w:pPr>
      <w:r w:rsidRPr="00164E0D">
        <w:rPr>
          <w:rFonts w:ascii="Georgia" w:hAnsi="Georgia" w:cs="Times New Roman"/>
          <w:i/>
          <w:iCs/>
          <w:color w:val="auto"/>
          <w:sz w:val="22"/>
          <w:szCs w:val="22"/>
        </w:rPr>
        <w:t xml:space="preserve">Recommendation #2: Lead with Home Comfort Message </w:t>
      </w:r>
      <w:proofErr w:type="gramStart"/>
      <w:r w:rsidRPr="00164E0D">
        <w:rPr>
          <w:rFonts w:ascii="Georgia" w:hAnsi="Georgia" w:cs="Times New Roman"/>
          <w:i/>
          <w:iCs/>
          <w:color w:val="auto"/>
          <w:sz w:val="22"/>
          <w:szCs w:val="22"/>
        </w:rPr>
        <w:t>But</w:t>
      </w:r>
      <w:proofErr w:type="gramEnd"/>
      <w:r w:rsidRPr="00164E0D">
        <w:rPr>
          <w:rFonts w:ascii="Georgia" w:hAnsi="Georgia" w:cs="Times New Roman"/>
          <w:i/>
          <w:iCs/>
          <w:color w:val="auto"/>
          <w:sz w:val="22"/>
          <w:szCs w:val="22"/>
        </w:rPr>
        <w:t xml:space="preserve"> Add Environment: Home comfort is the dominant motivator for whole house upgrades. However, our research </w:t>
      </w:r>
      <w:r w:rsidRPr="00164E0D">
        <w:rPr>
          <w:rFonts w:ascii="Georgia" w:hAnsi="Georgia" w:cs="Times New Roman"/>
          <w:i/>
          <w:iCs/>
          <w:color w:val="auto"/>
          <w:sz w:val="22"/>
          <w:szCs w:val="22"/>
        </w:rPr>
        <w:lastRenderedPageBreak/>
        <w:t xml:space="preserve">shows that environmental messaging, when combined with comfort messages, may be the most powerful of all messaging. </w:t>
      </w:r>
    </w:p>
    <w:p w:rsidR="007956AF" w:rsidRPr="00164E0D" w:rsidRDefault="007956AF" w:rsidP="007956AF">
      <w:pPr>
        <w:pStyle w:val="Default"/>
        <w:spacing w:line="280" w:lineRule="atLeast"/>
        <w:ind w:left="720"/>
        <w:rPr>
          <w:rFonts w:ascii="Georgia" w:hAnsi="Georgia" w:cs="Times New Roman"/>
          <w:i/>
          <w:iCs/>
          <w:color w:val="auto"/>
          <w:sz w:val="22"/>
          <w:szCs w:val="22"/>
        </w:rPr>
      </w:pPr>
    </w:p>
    <w:p w:rsidR="007956AF" w:rsidRPr="00164E0D" w:rsidRDefault="007956AF" w:rsidP="007956AF">
      <w:pPr>
        <w:pStyle w:val="Default"/>
        <w:spacing w:line="280" w:lineRule="atLeast"/>
        <w:ind w:left="720"/>
        <w:rPr>
          <w:rFonts w:ascii="Georgia" w:hAnsi="Georgia" w:cs="Times New Roman"/>
          <w:i/>
          <w:iCs/>
          <w:color w:val="auto"/>
          <w:sz w:val="22"/>
          <w:szCs w:val="22"/>
        </w:rPr>
      </w:pPr>
      <w:r w:rsidRPr="00164E0D">
        <w:rPr>
          <w:rFonts w:ascii="Georgia" w:hAnsi="Georgia" w:cs="Times New Roman"/>
          <w:i/>
          <w:iCs/>
          <w:color w:val="auto"/>
          <w:sz w:val="22"/>
          <w:szCs w:val="22"/>
        </w:rPr>
        <w:t xml:space="preserve">Recommendation #3: Consider New Potential Measure Bundles: Based upon customers’ intent to install multiple measures in the near future, there are two potential bundles of measures that could be used for the basic path to help encourage participation. </w:t>
      </w:r>
    </w:p>
    <w:p w:rsidR="007956AF" w:rsidRPr="00164E0D" w:rsidRDefault="007956AF" w:rsidP="007956AF">
      <w:pPr>
        <w:pStyle w:val="ParaText"/>
        <w:spacing w:line="280" w:lineRule="atLeast"/>
        <w:ind w:left="720"/>
        <w:rPr>
          <w:i/>
          <w:iCs/>
        </w:rPr>
      </w:pPr>
      <w:r w:rsidRPr="00164E0D">
        <w:rPr>
          <w:i/>
          <w:iCs/>
        </w:rPr>
        <w:t>Recommendation #4: Score and Micro-target Customers: The overall savings from this program are lower than expected. Targeting high savers would help to increase savings (and average savings per home) in the future. Based on our analysis of household-level savings, using a minimum of these 13 key variables, and the stage model that can predict who has intent to do whole house upgrades, PG&amp;E can score its entire residential customer base to identify which customers are more likely to intend to take action along and which customers have the potential for high energy savings. This would help the program target the right customers with direct marketing and outreach.</w:t>
      </w:r>
    </w:p>
    <w:p w:rsidR="007956AF" w:rsidRDefault="007956AF" w:rsidP="008B7982">
      <w:pPr>
        <w:pStyle w:val="ParaText"/>
      </w:pPr>
    </w:p>
    <w:p w:rsidR="0083624A" w:rsidRPr="0083624A" w:rsidRDefault="0083624A" w:rsidP="00563437">
      <w:pPr>
        <w:pStyle w:val="ParaText"/>
      </w:pPr>
    </w:p>
    <w:p w:rsidR="00B93DFB" w:rsidRPr="006208ED" w:rsidRDefault="00B93DFB" w:rsidP="007F3894">
      <w:pPr>
        <w:pStyle w:val="ParaText"/>
        <w:sectPr w:rsidR="00B93DFB" w:rsidRPr="006208ED" w:rsidSect="00C67580">
          <w:pgSz w:w="12240" w:h="15840" w:code="1"/>
          <w:pgMar w:top="2016" w:right="1440" w:bottom="1440" w:left="1440" w:header="720" w:footer="720" w:gutter="0"/>
          <w:cols w:space="720"/>
          <w:docGrid w:linePitch="299"/>
        </w:sectPr>
      </w:pPr>
    </w:p>
    <w:p w:rsidR="007D625B" w:rsidRDefault="007D625B" w:rsidP="007D625B">
      <w:pPr>
        <w:pStyle w:val="Heading1"/>
        <w:numPr>
          <w:ilvl w:val="0"/>
          <w:numId w:val="0"/>
        </w:numPr>
      </w:pPr>
      <w:bookmarkStart w:id="229" w:name="_Toc393446052"/>
      <w:bookmarkStart w:id="230" w:name="_Ref390102322"/>
      <w:r>
        <w:lastRenderedPageBreak/>
        <w:t>Appendix</w:t>
      </w:r>
      <w:bookmarkEnd w:id="229"/>
      <w:r>
        <w:t xml:space="preserve"> </w:t>
      </w:r>
    </w:p>
    <w:p w:rsidR="0083624A" w:rsidRDefault="00952B5F" w:rsidP="0083624A">
      <w:pPr>
        <w:pStyle w:val="Heading7"/>
      </w:pPr>
      <w:bookmarkStart w:id="231" w:name="_Ref393211345"/>
      <w:bookmarkStart w:id="232" w:name="_Toc393446053"/>
      <w:r>
        <w:t>Climate Zone Map</w:t>
      </w:r>
      <w:bookmarkEnd w:id="230"/>
      <w:bookmarkEnd w:id="231"/>
      <w:bookmarkEnd w:id="232"/>
    </w:p>
    <w:p w:rsidR="00952B5F" w:rsidRDefault="00952B5F" w:rsidP="00342634">
      <w:pPr>
        <w:pStyle w:val="Caption"/>
      </w:pPr>
      <w:r>
        <w:t xml:space="preserve">Figure </w:t>
      </w:r>
      <w:r w:rsidR="00867E9C">
        <w:fldChar w:fldCharType="begin"/>
      </w:r>
      <w:r w:rsidR="00867E9C">
        <w:instrText xml:space="preserve"> SEQ Appendix \* ALPHABETIC </w:instrText>
      </w:r>
      <w:r w:rsidR="00867E9C">
        <w:fldChar w:fldCharType="separate"/>
      </w:r>
      <w:r w:rsidR="000C56BE">
        <w:rPr>
          <w:noProof/>
        </w:rPr>
        <w:t>A</w:t>
      </w:r>
      <w:r w:rsidR="00867E9C">
        <w:rPr>
          <w:noProof/>
        </w:rPr>
        <w:fldChar w:fldCharType="end"/>
      </w:r>
      <w:r>
        <w:t>1. California Building Climate Zones</w:t>
      </w:r>
    </w:p>
    <w:p w:rsidR="00952B5F" w:rsidRPr="00675BF3" w:rsidRDefault="00952B5F" w:rsidP="00952B5F">
      <w:pPr>
        <w:pStyle w:val="BodyText"/>
        <w:jc w:val="center"/>
      </w:pPr>
      <w:r>
        <w:rPr>
          <w:rFonts w:ascii="Arial" w:hAnsi="Arial" w:cs="Arial"/>
          <w:noProof/>
          <w:sz w:val="19"/>
          <w:szCs w:val="19"/>
          <w:lang w:eastAsia="zh-CN"/>
        </w:rPr>
        <w:drawing>
          <wp:inline distT="0" distB="0" distL="0" distR="0" wp14:anchorId="3BAAB535" wp14:editId="1EF6758B">
            <wp:extent cx="5211943" cy="6838950"/>
            <wp:effectExtent l="0" t="0" r="8255" b="0"/>
            <wp:docPr id="18" name="Picture 18" descr="map showing climate zones in Cal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showing climate zones in Cal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3694" cy="6841248"/>
                    </a:xfrm>
                    <a:prstGeom prst="rect">
                      <a:avLst/>
                    </a:prstGeom>
                    <a:noFill/>
                    <a:ln>
                      <a:noFill/>
                    </a:ln>
                  </pic:spPr>
                </pic:pic>
              </a:graphicData>
            </a:graphic>
          </wp:inline>
        </w:drawing>
      </w:r>
    </w:p>
    <w:p w:rsidR="002F458F" w:rsidRDefault="002F458F" w:rsidP="002F458F">
      <w:pPr>
        <w:pStyle w:val="ParaText"/>
        <w:sectPr w:rsidR="002F458F" w:rsidSect="00C67580">
          <w:pgSz w:w="12240" w:h="15840" w:code="1"/>
          <w:pgMar w:top="1440" w:right="1440" w:bottom="1440" w:left="1440" w:header="720" w:footer="720" w:gutter="0"/>
          <w:cols w:space="720"/>
          <w:docGrid w:linePitch="299"/>
        </w:sectPr>
      </w:pPr>
    </w:p>
    <w:p w:rsidR="000647FE" w:rsidRDefault="00900D31" w:rsidP="005406E8">
      <w:pPr>
        <w:pStyle w:val="Heading7"/>
      </w:pPr>
      <w:bookmarkStart w:id="233" w:name="_Ref393360290"/>
      <w:bookmarkStart w:id="234" w:name="_Toc393446054"/>
      <w:r>
        <w:lastRenderedPageBreak/>
        <w:t xml:space="preserve">Pooled Fixed Effects Model </w:t>
      </w:r>
      <w:proofErr w:type="gramStart"/>
      <w:r>
        <w:t>Without</w:t>
      </w:r>
      <w:proofErr w:type="gramEnd"/>
      <w:r>
        <w:t xml:space="preserve"> Comparison Group</w:t>
      </w:r>
      <w:bookmarkEnd w:id="233"/>
      <w:bookmarkEnd w:id="234"/>
      <w:r w:rsidR="000647FE">
        <w:t xml:space="preserve"> </w:t>
      </w:r>
    </w:p>
    <w:p w:rsidR="005406E8" w:rsidRPr="00E11ADD" w:rsidRDefault="005406E8" w:rsidP="005406E8">
      <w:pPr>
        <w:pStyle w:val="Heading8"/>
      </w:pPr>
      <w:bookmarkStart w:id="235" w:name="_Toc393446055"/>
      <w:r>
        <w:t>Method Overview of the Pooled Fixed Effects Model without Comparison Group</w:t>
      </w:r>
      <w:bookmarkEnd w:id="235"/>
    </w:p>
    <w:p w:rsidR="005406E8" w:rsidRPr="00E30443" w:rsidRDefault="005406E8" w:rsidP="005406E8">
      <w:pPr>
        <w:pStyle w:val="BodyText"/>
      </w:pPr>
      <w:r>
        <w:t xml:space="preserve">As a first step in the billing analysis for this evaluation, </w:t>
      </w:r>
      <w:r w:rsidRPr="00E30443">
        <w:t xml:space="preserve">DNV GL </w:t>
      </w:r>
      <w:r>
        <w:t xml:space="preserve">prepared </w:t>
      </w:r>
      <w:r w:rsidRPr="00E30443">
        <w:t xml:space="preserve">a Fixed Effects model </w:t>
      </w:r>
      <w:r>
        <w:t>with no comparison group</w:t>
      </w:r>
      <w:r w:rsidRPr="00E30443">
        <w:t>. For each IOU, all monthly consumption data (both pre</w:t>
      </w:r>
      <w:r>
        <w:t>-</w:t>
      </w:r>
      <w:r w:rsidRPr="00E30443">
        <w:t xml:space="preserve"> and post-installation) of eligible participants </w:t>
      </w:r>
      <w:r>
        <w:t>were</w:t>
      </w:r>
      <w:r w:rsidRPr="00E30443">
        <w:t xml:space="preserve"> included in a single model with the following specification:</w:t>
      </w:r>
    </w:p>
    <w:p w:rsidR="005406E8" w:rsidRPr="00E11ADD" w:rsidRDefault="005406E8" w:rsidP="005406E8">
      <w:pPr>
        <w:rPr>
          <w:rFonts w:ascii="Times New Roman" w:hAnsi="Times New Roman"/>
          <w:szCs w:val="24"/>
        </w:rPr>
      </w:pPr>
    </w:p>
    <w:p w:rsidR="005406E8" w:rsidRPr="00E11ADD" w:rsidRDefault="00867E9C" w:rsidP="005406E8">
      <w:pPr>
        <w:rPr>
          <w:rFonts w:ascii="Times New Roman" w:hAnsi="Times New Roman"/>
          <w:sz w:val="20"/>
          <w:szCs w:val="20"/>
        </w:rPr>
      </w:pP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Post</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CDD70</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HDD60</m:t>
            </m:r>
          </m:e>
          <m:sub>
            <m:r>
              <w:rPr>
                <w:rFonts w:ascii="Cambria Math" w:hAnsi="Cambria Math"/>
                <w:sz w:val="20"/>
                <w:szCs w:val="20"/>
              </w:rPr>
              <m:t>im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sSub>
          <m:sSubPr>
            <m:ctrlPr>
              <w:rPr>
                <w:rFonts w:ascii="Cambria Math" w:hAnsi="Cambria Math"/>
                <w:i/>
                <w:sz w:val="20"/>
                <w:szCs w:val="20"/>
              </w:rPr>
            </m:ctrlPr>
          </m:sSubPr>
          <m:e>
            <m:r>
              <w:rPr>
                <w:rFonts w:ascii="Cambria Math" w:hAnsi="Cambria Math"/>
                <w:sz w:val="20"/>
                <w:szCs w:val="20"/>
              </w:rPr>
              <m:t>PostCDD70</m:t>
            </m:r>
          </m:e>
          <m:sub>
            <m:r>
              <w:rPr>
                <w:rFonts w:ascii="Cambria Math" w:hAnsi="Cambria Math"/>
                <w:sz w:val="20"/>
                <w:szCs w:val="20"/>
              </w:rPr>
              <m:t>im</m:t>
            </m:r>
          </m:sub>
        </m:sSub>
      </m:oMath>
      <w:r w:rsidR="005406E8" w:rsidRPr="00E11ADD">
        <w:rPr>
          <w:rFonts w:ascii="Times New Roman" w:hAnsi="Times New Roman"/>
          <w:sz w:val="20"/>
          <w:szCs w:val="20"/>
        </w:rPr>
        <w:t xml:space="preserve"> </w:t>
      </w:r>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sSub>
          <m:sSubPr>
            <m:ctrlPr>
              <w:rPr>
                <w:rFonts w:ascii="Cambria Math" w:hAnsi="Cambria Math"/>
                <w:i/>
                <w:sz w:val="20"/>
                <w:szCs w:val="20"/>
              </w:rPr>
            </m:ctrlPr>
          </m:sSubPr>
          <m:e>
            <m:r>
              <w:rPr>
                <w:rFonts w:ascii="Cambria Math" w:hAnsi="Cambria Math"/>
                <w:sz w:val="20"/>
                <w:szCs w:val="20"/>
              </w:rPr>
              <m:t>PostHDD60</m:t>
            </m:r>
          </m:e>
          <m:sub>
            <m:r>
              <w:rPr>
                <w:rFonts w:ascii="Cambria Math" w:hAnsi="Cambria Math"/>
                <w:sz w:val="20"/>
                <w:szCs w:val="20"/>
              </w:rPr>
              <m:t>im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m:t>
            </m:r>
          </m:sub>
        </m:sSub>
      </m:oMath>
    </w:p>
    <w:p w:rsidR="005406E8" w:rsidRPr="00E11ADD" w:rsidRDefault="005406E8" w:rsidP="005406E8">
      <w:pPr>
        <w:rPr>
          <w:rFonts w:ascii="Times New Roman" w:hAnsi="Times New Roman"/>
          <w:szCs w:val="24"/>
        </w:rPr>
      </w:pPr>
    </w:p>
    <w:p w:rsidR="005406E8" w:rsidRPr="00E11ADD" w:rsidRDefault="005406E8" w:rsidP="005406E8">
      <w:pPr>
        <w:keepNext/>
        <w:rPr>
          <w:rFonts w:ascii="Times New Roman" w:hAnsi="Times New Roman"/>
          <w:szCs w:val="24"/>
        </w:rPr>
      </w:pPr>
      <w:r w:rsidRPr="00E11ADD">
        <w:rPr>
          <w:rFonts w:ascii="Times New Roman" w:hAnsi="Times New Roman"/>
          <w:szCs w:val="24"/>
        </w:rPr>
        <w:t>Where:</w:t>
      </w:r>
    </w:p>
    <w:p w:rsidR="005406E8" w:rsidRPr="00E11ADD" w:rsidRDefault="005406E8" w:rsidP="005406E8">
      <w:pPr>
        <w:rPr>
          <w:rFonts w:ascii="Times New Roman" w:hAnsi="Times New Roman"/>
          <w:szCs w:val="24"/>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9"/>
        <w:gridCol w:w="7558"/>
      </w:tblGrid>
      <w:tr w:rsidR="005406E8" w:rsidRPr="00E11ADD" w:rsidTr="00EE0F83">
        <w:tc>
          <w:tcPr>
            <w:tcW w:w="1759" w:type="dxa"/>
          </w:tcPr>
          <w:p w:rsidR="005406E8" w:rsidRPr="00E11ADD" w:rsidRDefault="00867E9C" w:rsidP="00EE0F83">
            <w:pPr>
              <w:jc w:val="right"/>
              <w:rPr>
                <w:rFonts w:asciiTheme="majorBidi" w:hAnsiTheme="majorBidi" w:cstheme="majorBidi"/>
                <w:i/>
                <w:iCs/>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E</m:t>
                    </m:r>
                  </m:e>
                  <m:sub>
                    <m:r>
                      <w:rPr>
                        <w:rFonts w:ascii="Cambria Math" w:hAnsi="Cambria Math" w:cstheme="majorBidi"/>
                        <w:sz w:val="22"/>
                        <w:szCs w:val="22"/>
                        <w:lang w:eastAsia="en-US"/>
                      </w:rPr>
                      <m:t>im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 xml:space="preserve">Average actual electric (or gas) consumption per day for participant </w:t>
            </w:r>
            <w:proofErr w:type="spellStart"/>
            <w:r w:rsidRPr="0027577C">
              <w:rPr>
                <w:rFonts w:ascii="Arial" w:hAnsi="Arial" w:cs="Arial"/>
                <w:i/>
                <w:iCs/>
                <w:lang w:eastAsia="en-US"/>
              </w:rPr>
              <w:t>i</w:t>
            </w:r>
            <w:proofErr w:type="spellEnd"/>
            <w:r w:rsidRPr="0027577C">
              <w:rPr>
                <w:rFonts w:ascii="Arial" w:hAnsi="Arial" w:cs="Arial"/>
                <w:lang w:eastAsia="en-US"/>
              </w:rPr>
              <w:t xml:space="preserve"> during billing period </w:t>
            </w:r>
            <w:r w:rsidRPr="0027577C">
              <w:rPr>
                <w:rFonts w:ascii="Arial" w:hAnsi="Arial" w:cs="Arial"/>
                <w:i/>
                <w:iCs/>
                <w:lang w:eastAsia="en-US"/>
              </w:rPr>
              <w:t>m</w:t>
            </w:r>
          </w:p>
        </w:tc>
      </w:tr>
      <w:tr w:rsidR="005406E8" w:rsidRPr="00E11ADD" w:rsidTr="00EE0F83">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μ</m:t>
                    </m:r>
                  </m:e>
                  <m:sub>
                    <m:r>
                      <w:rPr>
                        <w:rFonts w:ascii="Cambria Math" w:hAnsi="Cambria Math" w:cstheme="majorBidi"/>
                        <w:sz w:val="22"/>
                        <w:szCs w:val="22"/>
                        <w:lang w:eastAsia="en-US"/>
                      </w:rPr>
                      <m:t>i</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 xml:space="preserve">Fixed effect (or specific intercept) for participant </w:t>
            </w:r>
            <w:proofErr w:type="spellStart"/>
            <w:r w:rsidRPr="0027577C">
              <w:rPr>
                <w:rFonts w:ascii="Arial" w:hAnsi="Arial" w:cs="Arial"/>
                <w:i/>
                <w:iCs/>
                <w:lang w:eastAsia="en-US"/>
              </w:rPr>
              <w:t>i</w:t>
            </w:r>
            <w:proofErr w:type="spellEnd"/>
          </w:p>
        </w:tc>
      </w:tr>
      <w:tr w:rsidR="005406E8" w:rsidRPr="00E11ADD" w:rsidTr="00EE0F83">
        <w:tc>
          <w:tcPr>
            <w:tcW w:w="1759" w:type="dxa"/>
          </w:tcPr>
          <w:p w:rsidR="005406E8" w:rsidRPr="00E11ADD" w:rsidRDefault="00867E9C" w:rsidP="00EE0F8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Post</m:t>
                    </m:r>
                  </m:e>
                  <m:sub>
                    <m:r>
                      <w:rPr>
                        <w:rFonts w:ascii="Cambria Math" w:hAnsi="Cambria Math" w:cstheme="majorBidi"/>
                        <w:sz w:val="22"/>
                        <w:szCs w:val="22"/>
                        <w:lang w:eastAsia="en-US"/>
                      </w:rPr>
                      <m:t>im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Post-retrofit period indicator (1 for post-installation and 0 for pre-installation period)</w:t>
            </w:r>
          </w:p>
        </w:tc>
      </w:tr>
      <w:tr w:rsidR="005406E8" w:rsidRPr="00E11ADD" w:rsidTr="00EE0F83">
        <w:tc>
          <w:tcPr>
            <w:tcW w:w="1759" w:type="dxa"/>
          </w:tcPr>
          <w:p w:rsidR="005406E8" w:rsidRPr="00E11ADD" w:rsidRDefault="00867E9C" w:rsidP="00EE0F8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CDD70</m:t>
                    </m:r>
                  </m:e>
                  <m:sub>
                    <m:r>
                      <w:rPr>
                        <w:rFonts w:ascii="Cambria Math" w:hAnsi="Cambria Math" w:cstheme="majorBidi"/>
                        <w:sz w:val="22"/>
                        <w:szCs w:val="22"/>
                        <w:lang w:eastAsia="en-US"/>
                      </w:rPr>
                      <m:t>im</m:t>
                    </m:r>
                  </m:sub>
                </m:sSub>
              </m:oMath>
            </m:oMathPara>
          </w:p>
        </w:tc>
        <w:tc>
          <w:tcPr>
            <w:tcW w:w="7558" w:type="dxa"/>
          </w:tcPr>
          <w:p w:rsidR="005406E8" w:rsidRPr="0027577C" w:rsidRDefault="005406E8" w:rsidP="00EE0F83">
            <w:pPr>
              <w:rPr>
                <w:rFonts w:ascii="Arial" w:hAnsi="Arial" w:cs="Arial"/>
                <w:i/>
                <w:iCs/>
                <w:lang w:eastAsia="en-US"/>
              </w:rPr>
            </w:pPr>
            <w:r w:rsidRPr="0027577C">
              <w:rPr>
                <w:rFonts w:ascii="Arial" w:hAnsi="Arial" w:cs="Arial"/>
                <w:lang w:eastAsia="en-US"/>
              </w:rPr>
              <w:t>Average daily cooling degree days (CDD) at 70</w:t>
            </w:r>
            <w:r w:rsidRPr="0027577C">
              <w:rPr>
                <w:rFonts w:ascii="Cambria Math" w:hAnsi="Cambria Math" w:cs="Cambria Math"/>
                <w:lang w:eastAsia="en-US"/>
              </w:rPr>
              <w:t>⁰</w:t>
            </w:r>
            <w:r w:rsidRPr="0027577C">
              <w:rPr>
                <w:rFonts w:ascii="Arial" w:hAnsi="Arial" w:cs="Arial"/>
                <w:lang w:eastAsia="en-US"/>
              </w:rPr>
              <w:t xml:space="preserve">F for participant </w:t>
            </w:r>
            <w:proofErr w:type="spellStart"/>
            <w:r w:rsidRPr="0027577C">
              <w:rPr>
                <w:rFonts w:ascii="Arial" w:hAnsi="Arial" w:cs="Arial"/>
                <w:i/>
                <w:iCs/>
                <w:lang w:eastAsia="en-US"/>
              </w:rPr>
              <w:t>i</w:t>
            </w:r>
            <w:proofErr w:type="spellEnd"/>
            <w:r w:rsidRPr="0027577C">
              <w:rPr>
                <w:rFonts w:ascii="Arial" w:hAnsi="Arial" w:cs="Arial"/>
                <w:lang w:eastAsia="en-US"/>
              </w:rPr>
              <w:t xml:space="preserve"> during billing period </w:t>
            </w:r>
            <w:r w:rsidRPr="0027577C">
              <w:rPr>
                <w:rFonts w:ascii="Arial" w:hAnsi="Arial" w:cs="Arial"/>
                <w:i/>
                <w:iCs/>
                <w:lang w:eastAsia="en-US"/>
              </w:rPr>
              <w:t>m (not included in gas model)</w:t>
            </w:r>
          </w:p>
        </w:tc>
      </w:tr>
      <w:tr w:rsidR="005406E8" w:rsidRPr="00E11ADD" w:rsidTr="00EE0F83">
        <w:tc>
          <w:tcPr>
            <w:tcW w:w="1759" w:type="dxa"/>
          </w:tcPr>
          <w:p w:rsidR="005406E8" w:rsidRPr="00E11ADD" w:rsidRDefault="00867E9C" w:rsidP="00EE0F8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HDD60</m:t>
                    </m:r>
                  </m:e>
                  <m:sub>
                    <m:r>
                      <w:rPr>
                        <w:rFonts w:ascii="Cambria Math" w:hAnsi="Cambria Math" w:cstheme="majorBidi"/>
                        <w:sz w:val="22"/>
                        <w:szCs w:val="22"/>
                        <w:lang w:eastAsia="en-US"/>
                      </w:rPr>
                      <m:t>im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Average daily healing degree days (HDD) at 60</w:t>
            </w:r>
            <w:r w:rsidRPr="0027577C">
              <w:rPr>
                <w:rFonts w:ascii="Cambria Math" w:hAnsi="Cambria Math" w:cs="Cambria Math"/>
                <w:lang w:eastAsia="en-US"/>
              </w:rPr>
              <w:t>⁰</w:t>
            </w:r>
            <w:r w:rsidRPr="0027577C">
              <w:rPr>
                <w:rFonts w:ascii="Arial" w:hAnsi="Arial" w:cs="Arial"/>
                <w:lang w:eastAsia="en-US"/>
              </w:rPr>
              <w:t xml:space="preserve">F for participant </w:t>
            </w:r>
            <w:proofErr w:type="spellStart"/>
            <w:r w:rsidRPr="0027577C">
              <w:rPr>
                <w:rFonts w:ascii="Arial" w:hAnsi="Arial" w:cs="Arial"/>
                <w:i/>
                <w:iCs/>
                <w:lang w:eastAsia="en-US"/>
              </w:rPr>
              <w:t>i</w:t>
            </w:r>
            <w:proofErr w:type="spellEnd"/>
            <w:r w:rsidRPr="0027577C">
              <w:rPr>
                <w:rFonts w:ascii="Arial" w:hAnsi="Arial" w:cs="Arial"/>
                <w:lang w:eastAsia="en-US"/>
              </w:rPr>
              <w:t xml:space="preserve"> during billing period </w:t>
            </w:r>
            <w:r w:rsidRPr="0027577C">
              <w:rPr>
                <w:rFonts w:ascii="Arial" w:hAnsi="Arial" w:cs="Arial"/>
                <w:i/>
                <w:iCs/>
                <w:lang w:eastAsia="en-US"/>
              </w:rPr>
              <w:t>m</w:t>
            </w:r>
          </w:p>
        </w:tc>
      </w:tr>
      <w:tr w:rsidR="005406E8" w:rsidRPr="00E11ADD" w:rsidTr="00EE0F83">
        <w:tc>
          <w:tcPr>
            <w:tcW w:w="1759" w:type="dxa"/>
          </w:tcPr>
          <w:p w:rsidR="005406E8" w:rsidRPr="00E11ADD" w:rsidRDefault="00867E9C" w:rsidP="00EE0F8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PostCDD70</m:t>
                    </m:r>
                  </m:e>
                  <m:sub>
                    <m:r>
                      <w:rPr>
                        <w:rFonts w:ascii="Cambria Math" w:hAnsi="Cambria Math" w:cstheme="majorBidi"/>
                        <w:sz w:val="22"/>
                        <w:szCs w:val="22"/>
                        <w:lang w:eastAsia="en-US"/>
                      </w:rPr>
                      <m:t>im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 xml:space="preserve">Interaction term between post indicator and CDD70 </w:t>
            </w:r>
            <w:r w:rsidRPr="0027577C">
              <w:rPr>
                <w:rFonts w:ascii="Arial" w:hAnsi="Arial" w:cs="Arial"/>
                <w:i/>
                <w:iCs/>
                <w:lang w:eastAsia="en-US"/>
              </w:rPr>
              <w:t>(not included in gas model)</w:t>
            </w:r>
          </w:p>
        </w:tc>
      </w:tr>
      <w:tr w:rsidR="005406E8" w:rsidRPr="00E11ADD" w:rsidTr="00EE0F83">
        <w:tc>
          <w:tcPr>
            <w:tcW w:w="1759" w:type="dxa"/>
          </w:tcPr>
          <w:p w:rsidR="005406E8" w:rsidRPr="00E11ADD" w:rsidRDefault="00867E9C" w:rsidP="00EE0F83">
            <w:pPr>
              <w:jc w:val="right"/>
              <w:rPr>
                <w:rFonts w:asciiTheme="majorBidi"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PostHDD60</m:t>
                    </m:r>
                  </m:e>
                  <m:sub>
                    <m:r>
                      <w:rPr>
                        <w:rFonts w:ascii="Cambria Math" w:hAnsi="Cambria Math" w:cstheme="majorBidi"/>
                        <w:sz w:val="22"/>
                        <w:szCs w:val="22"/>
                        <w:lang w:eastAsia="en-US"/>
                      </w:rPr>
                      <m:t>im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Interaction term between post indicator and HDD60</w:t>
            </w:r>
          </w:p>
        </w:tc>
      </w:tr>
      <w:tr w:rsidR="005406E8" w:rsidRPr="00E11ADD" w:rsidTr="00EE0F83">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θ</m:t>
                    </m:r>
                  </m:e>
                  <m:sub>
                    <m:r>
                      <w:rPr>
                        <w:rFonts w:ascii="Cambria Math" w:hAnsi="Cambria Math" w:cstheme="majorBidi"/>
                        <w:sz w:val="22"/>
                        <w:szCs w:val="22"/>
                        <w:lang w:eastAsia="en-US"/>
                      </w:rPr>
                      <m:t>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Monthly binary variables for each billing month</w:t>
            </w:r>
          </w:p>
        </w:tc>
      </w:tr>
      <w:tr w:rsidR="005406E8" w:rsidRPr="00E11ADD" w:rsidTr="00EE0F83">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1</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 xml:space="preserve">Change in energy consumption during post-installation period </w:t>
            </w:r>
          </w:p>
        </w:tc>
      </w:tr>
      <w:tr w:rsidR="005406E8" w:rsidRPr="00E11ADD" w:rsidTr="00EE0F83">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2</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Effect of cooling on energy consumption during pre-installation period</w:t>
            </w:r>
          </w:p>
        </w:tc>
      </w:tr>
      <w:tr w:rsidR="005406E8" w:rsidRPr="00E11ADD" w:rsidTr="00EE0F83">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3</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Effect of heating on energy consumption during pre-installation period</w:t>
            </w:r>
          </w:p>
        </w:tc>
      </w:tr>
      <w:tr w:rsidR="005406E8" w:rsidRPr="00E11ADD" w:rsidTr="00EE0F83">
        <w:trPr>
          <w:trHeight w:val="238"/>
        </w:trPr>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4</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Change in the effect of cooling on energy consumption during post-installation period</w:t>
            </w:r>
          </w:p>
        </w:tc>
      </w:tr>
      <w:tr w:rsidR="005406E8" w:rsidRPr="00E11ADD" w:rsidTr="00EE0F83">
        <w:trPr>
          <w:trHeight w:val="449"/>
        </w:trPr>
        <w:tc>
          <w:tcPr>
            <w:tcW w:w="1759"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5</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Change in the effect of heating on energy consumption during post-installation period</w:t>
            </w:r>
          </w:p>
        </w:tc>
      </w:tr>
      <w:tr w:rsidR="005406E8" w:rsidRPr="00E11ADD" w:rsidTr="00EE0F83">
        <w:trPr>
          <w:trHeight w:val="449"/>
        </w:trPr>
        <w:tc>
          <w:tcPr>
            <w:tcW w:w="1759" w:type="dxa"/>
          </w:tcPr>
          <w:p w:rsidR="005406E8" w:rsidRDefault="00867E9C" w:rsidP="00EE0F83">
            <w:pPr>
              <w:jc w:val="right"/>
            </w:pPr>
            <m:oMathPara>
              <m:oMath>
                <m:sSub>
                  <m:sSubPr>
                    <m:ctrlPr>
                      <w:rPr>
                        <w:rFonts w:ascii="Cambria Math" w:hAnsi="Cambria Math"/>
                        <w:i/>
                      </w:rPr>
                    </m:ctrlPr>
                  </m:sSubPr>
                  <m:e>
                    <m:r>
                      <w:rPr>
                        <w:rFonts w:ascii="Cambria Math" w:hAnsi="Cambria Math"/>
                      </w:rPr>
                      <m:t>ε</m:t>
                    </m:r>
                  </m:e>
                  <m:sub>
                    <m:r>
                      <w:rPr>
                        <w:rFonts w:ascii="Cambria Math" w:hAnsi="Cambria Math"/>
                      </w:rPr>
                      <m:t>im</m:t>
                    </m:r>
                  </m:sub>
                </m:sSub>
              </m:oMath>
            </m:oMathPara>
          </w:p>
        </w:tc>
        <w:tc>
          <w:tcPr>
            <w:tcW w:w="7558" w:type="dxa"/>
          </w:tcPr>
          <w:p w:rsidR="005406E8" w:rsidRPr="0027577C" w:rsidRDefault="005406E8" w:rsidP="00EE0F83">
            <w:pPr>
              <w:rPr>
                <w:rFonts w:ascii="Arial" w:hAnsi="Arial" w:cs="Arial"/>
              </w:rPr>
            </w:pPr>
            <w:r w:rsidRPr="0027577C">
              <w:rPr>
                <w:rFonts w:ascii="Arial" w:hAnsi="Arial" w:cs="Arial"/>
              </w:rPr>
              <w:t xml:space="preserve">Error term for participant </w:t>
            </w:r>
            <w:proofErr w:type="spellStart"/>
            <w:r w:rsidRPr="0027577C">
              <w:rPr>
                <w:rFonts w:ascii="Arial" w:hAnsi="Arial" w:cs="Arial"/>
                <w:i/>
                <w:iCs/>
              </w:rPr>
              <w:t>i</w:t>
            </w:r>
            <w:proofErr w:type="spellEnd"/>
            <w:r w:rsidRPr="0027577C">
              <w:rPr>
                <w:rFonts w:ascii="Arial" w:hAnsi="Arial" w:cs="Arial"/>
              </w:rPr>
              <w:t xml:space="preserve"> in month </w:t>
            </w:r>
            <w:r w:rsidRPr="0027577C">
              <w:rPr>
                <w:rFonts w:ascii="Arial" w:hAnsi="Arial" w:cs="Arial"/>
                <w:i/>
                <w:iCs/>
              </w:rPr>
              <w:t>m</w:t>
            </w:r>
            <w:r w:rsidRPr="0027577C">
              <w:rPr>
                <w:rFonts w:ascii="Arial" w:hAnsi="Arial" w:cs="Arial"/>
              </w:rPr>
              <w:t xml:space="preserve"> </w:t>
            </w:r>
          </w:p>
        </w:tc>
      </w:tr>
    </w:tbl>
    <w:p w:rsidR="005406E8" w:rsidRPr="00E11ADD" w:rsidRDefault="005406E8" w:rsidP="005406E8">
      <w:pPr>
        <w:ind w:left="720" w:hanging="720"/>
        <w:rPr>
          <w:rFonts w:ascii="Cambria Math" w:hAnsi="Cambria Math"/>
          <w:szCs w:val="24"/>
        </w:rPr>
      </w:pPr>
    </w:p>
    <w:p w:rsidR="005406E8" w:rsidRPr="00E11ADD" w:rsidRDefault="005406E8" w:rsidP="005406E8">
      <w:pPr>
        <w:pStyle w:val="BodyText"/>
        <w:rPr>
          <w:rFonts w:ascii="Cambria Math" w:hAnsi="Cambria Math"/>
        </w:rPr>
      </w:pPr>
      <w:r w:rsidRPr="00E30443">
        <w:t xml:space="preserve">Weather-normalized savings </w:t>
      </w:r>
      <w:r>
        <w:t>were</w:t>
      </w:r>
      <w:r w:rsidRPr="00E30443">
        <w:t xml:space="preserve"> calculated as</w:t>
      </w:r>
      <w:r w:rsidRPr="00E11ADD">
        <w:rPr>
          <w:rFonts w:ascii="Cambria Math" w:hAnsi="Cambria Math"/>
        </w:rPr>
        <w:t>:</w:t>
      </w:r>
    </w:p>
    <w:p w:rsidR="005406E8" w:rsidRPr="00E11ADD" w:rsidRDefault="005406E8" w:rsidP="005406E8">
      <w:pPr>
        <w:keepNext/>
        <w:ind w:left="720" w:hanging="720"/>
        <w:rPr>
          <w:rFonts w:ascii="Cambria Math" w:hAnsi="Cambria Math"/>
        </w:rPr>
      </w:pPr>
    </w:p>
    <w:p w:rsidR="005406E8" w:rsidRPr="00E11ADD" w:rsidRDefault="005406E8" w:rsidP="005406E8">
      <w:pPr>
        <w:keepNext/>
        <w:rPr>
          <w:rFonts w:ascii="Cambria Math" w:hAnsi="Cambria Math"/>
        </w:rPr>
      </w:pPr>
      <m:oMathPara>
        <m:oMath>
          <m:r>
            <w:rPr>
              <w:rFonts w:ascii="Cambria Math" w:hAnsi="Cambria Math" w:cs="Calibri"/>
            </w:rPr>
            <m:t>Average Normalized Daily Savings=</m:t>
          </m:r>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β</m:t>
                  </m:r>
                </m:e>
              </m:acc>
            </m:e>
            <m:sub>
              <m:r>
                <w:rPr>
                  <w:rFonts w:ascii="Cambria Math" w:hAnsi="Cambria Math" w:cs="Calibri"/>
                </w:rPr>
                <m:t>1</m:t>
              </m:r>
            </m:sub>
          </m:sSub>
          <m:r>
            <w:rPr>
              <w:rFonts w:ascii="Cambria Math" w:hAnsi="Cambria Math" w:cs="Calibri"/>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CDD70</m:t>
                      </m:r>
                    </m:e>
                  </m:acc>
                </m:e>
                <m:sub>
                  <m:r>
                    <w:rPr>
                      <w:rFonts w:ascii="Cambria Math" w:hAnsi="Cambria Math"/>
                    </w:rPr>
                    <m:t>norm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HDD60</m:t>
                      </m:r>
                    </m:e>
                  </m:acc>
                </m:e>
                <m:sub>
                  <m:r>
                    <w:rPr>
                      <w:rFonts w:ascii="Cambria Math" w:hAnsi="Cambria Math"/>
                    </w:rPr>
                    <m:t>norm</m:t>
                  </m:r>
                </m:sub>
              </m:sSub>
            </m:e>
          </m:d>
        </m:oMath>
      </m:oMathPara>
    </w:p>
    <w:p w:rsidR="005406E8" w:rsidRPr="00E11ADD" w:rsidRDefault="005406E8" w:rsidP="005406E8">
      <w:pPr>
        <w:keepNext/>
        <w:rPr>
          <w:rFonts w:ascii="Times New Roman" w:hAnsi="Times New Roman"/>
        </w:rPr>
      </w:pPr>
    </w:p>
    <w:p w:rsidR="005406E8" w:rsidRPr="00E11ADD" w:rsidRDefault="005406E8" w:rsidP="005406E8">
      <w:pPr>
        <w:keepNext/>
        <w:rPr>
          <w:rFonts w:ascii="Times New Roman" w:hAnsi="Times New Roman"/>
        </w:rPr>
      </w:pPr>
      <w:r w:rsidRPr="00E11ADD">
        <w:rPr>
          <w:rFonts w:ascii="Times New Roman" w:hAnsi="Times New Roman"/>
        </w:rPr>
        <w:t>Where:</w:t>
      </w:r>
    </w:p>
    <w:p w:rsidR="005406E8" w:rsidRPr="00E11ADD" w:rsidRDefault="005406E8" w:rsidP="005406E8">
      <w:pPr>
        <w:keepNext/>
        <w:rPr>
          <w:rFonts w:ascii="Times New Roman" w:hAnsi="Times New Roman"/>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7558"/>
      </w:tblGrid>
      <w:tr w:rsidR="005406E8" w:rsidRPr="00E11ADD" w:rsidTr="00EE0F83">
        <w:tc>
          <w:tcPr>
            <w:tcW w:w="1728" w:type="dxa"/>
          </w:tcPr>
          <w:p w:rsidR="005406E8" w:rsidRPr="00E11ADD" w:rsidRDefault="00867E9C" w:rsidP="00EE0F83">
            <w:pPr>
              <w:jc w:val="right"/>
              <w:rPr>
                <w:rFonts w:asciiTheme="majorBidi" w:eastAsia="SimSun" w:hAnsiTheme="majorBidi" w:cstheme="majorBidi"/>
                <w:sz w:val="22"/>
                <w:szCs w:val="22"/>
                <w:lang w:eastAsia="en-US"/>
              </w:rPr>
            </w:pPr>
            <m:oMathPara>
              <m:oMath>
                <m:acc>
                  <m:accPr>
                    <m:ctrlPr>
                      <w:rPr>
                        <w:rFonts w:ascii="Cambria Math" w:hAnsi="Cambria Math" w:cstheme="majorBidi"/>
                        <w:i/>
                        <w:sz w:val="22"/>
                        <w:szCs w:val="22"/>
                        <w:lang w:eastAsia="en-US"/>
                      </w:rPr>
                    </m:ctrlPr>
                  </m:accPr>
                  <m:e>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1</m:t>
                        </m:r>
                      </m:sub>
                    </m:sSub>
                  </m:e>
                </m:acc>
                <m:r>
                  <w:rPr>
                    <w:rFonts w:ascii="Cambria Math" w:hAnsi="Cambria Math" w:cstheme="majorBidi"/>
                    <w:sz w:val="22"/>
                    <w:szCs w:val="22"/>
                    <w:lang w:eastAsia="en-US"/>
                  </w:rPr>
                  <m:t xml:space="preserve">, </m:t>
                </m:r>
                <m:acc>
                  <m:accPr>
                    <m:ctrlPr>
                      <w:rPr>
                        <w:rFonts w:ascii="Cambria Math" w:hAnsi="Cambria Math" w:cstheme="majorBidi"/>
                        <w:i/>
                        <w:sz w:val="22"/>
                        <w:szCs w:val="22"/>
                        <w:lang w:eastAsia="en-US"/>
                      </w:rPr>
                    </m:ctrlPr>
                  </m:accPr>
                  <m:e>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4</m:t>
                        </m:r>
                      </m:sub>
                    </m:sSub>
                  </m:e>
                </m:acc>
                <m:r>
                  <w:rPr>
                    <w:rFonts w:ascii="Cambria Math" w:hAnsi="Cambria Math" w:cstheme="majorBidi"/>
                    <w:sz w:val="22"/>
                    <w:szCs w:val="22"/>
                    <w:lang w:eastAsia="en-US"/>
                  </w:rPr>
                  <m:t xml:space="preserve">, </m:t>
                </m:r>
                <m:acc>
                  <m:accPr>
                    <m:ctrlPr>
                      <w:rPr>
                        <w:rFonts w:ascii="Cambria Math" w:hAnsi="Cambria Math" w:cstheme="majorBidi"/>
                        <w:i/>
                        <w:sz w:val="22"/>
                        <w:szCs w:val="22"/>
                        <w:lang w:eastAsia="en-US"/>
                      </w:rPr>
                    </m:ctrlPr>
                  </m:accPr>
                  <m:e>
                    <m:sSub>
                      <m:sSubPr>
                        <m:ctrlPr>
                          <w:rPr>
                            <w:rFonts w:ascii="Cambria Math" w:hAnsi="Cambria Math" w:cstheme="majorBidi"/>
                            <w:i/>
                            <w:sz w:val="22"/>
                            <w:szCs w:val="22"/>
                            <w:lang w:eastAsia="en-US"/>
                          </w:rPr>
                        </m:ctrlPr>
                      </m:sSubPr>
                      <m:e>
                        <m:r>
                          <w:rPr>
                            <w:rFonts w:ascii="Cambria Math" w:hAnsi="Cambria Math" w:cstheme="majorBidi"/>
                            <w:sz w:val="22"/>
                            <w:szCs w:val="22"/>
                            <w:lang w:eastAsia="en-US"/>
                          </w:rPr>
                          <m:t>β</m:t>
                        </m:r>
                      </m:e>
                      <m:sub>
                        <m:r>
                          <w:rPr>
                            <w:rFonts w:ascii="Cambria Math" w:hAnsi="Cambria Math" w:cstheme="majorBidi"/>
                            <w:sz w:val="22"/>
                            <w:szCs w:val="22"/>
                            <w:lang w:eastAsia="en-US"/>
                          </w:rPr>
                          <m:t>5</m:t>
                        </m:r>
                      </m:sub>
                    </m:sSub>
                  </m:e>
                </m:acc>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 xml:space="preserve">Coefficients determined by the fixed effects model </w:t>
            </w:r>
          </w:p>
        </w:tc>
      </w:tr>
      <w:tr w:rsidR="005406E8" w:rsidRPr="00E11ADD" w:rsidTr="00EE0F83">
        <w:tc>
          <w:tcPr>
            <w:tcW w:w="1728" w:type="dxa"/>
          </w:tcPr>
          <w:p w:rsidR="005406E8" w:rsidRPr="00E11ADD" w:rsidRDefault="00867E9C" w:rsidP="00EE0F83">
            <w:pPr>
              <w:jc w:val="right"/>
              <w:rPr>
                <w:rFonts w:asciiTheme="majorBidi" w:hAnsiTheme="majorBidi" w:cstheme="majorBidi"/>
                <w:i/>
                <w:iCs/>
                <w:sz w:val="22"/>
                <w:szCs w:val="22"/>
                <w:lang w:eastAsia="en-US"/>
              </w:rPr>
            </w:pPr>
            <m:oMathPara>
              <m:oMath>
                <m:sSub>
                  <m:sSubPr>
                    <m:ctrlPr>
                      <w:rPr>
                        <w:rFonts w:ascii="Cambria Math" w:hAnsi="Cambria Math" w:cstheme="majorBidi"/>
                        <w:i/>
                        <w:sz w:val="22"/>
                        <w:szCs w:val="22"/>
                        <w:lang w:eastAsia="en-US"/>
                      </w:rPr>
                    </m:ctrlPr>
                  </m:sSubPr>
                  <m:e>
                    <m:acc>
                      <m:accPr>
                        <m:chr m:val="̅"/>
                        <m:ctrlPr>
                          <w:rPr>
                            <w:rFonts w:ascii="Cambria Math" w:hAnsi="Cambria Math" w:cstheme="majorBidi"/>
                            <w:i/>
                            <w:sz w:val="22"/>
                            <w:szCs w:val="22"/>
                            <w:lang w:eastAsia="en-US"/>
                          </w:rPr>
                        </m:ctrlPr>
                      </m:accPr>
                      <m:e>
                        <m:r>
                          <w:rPr>
                            <w:rFonts w:ascii="Cambria Math" w:hAnsi="Cambria Math" w:cstheme="majorBidi"/>
                            <w:sz w:val="22"/>
                            <w:szCs w:val="22"/>
                            <w:lang w:eastAsia="en-US"/>
                          </w:rPr>
                          <m:t>CDD70</m:t>
                        </m:r>
                      </m:e>
                    </m:acc>
                  </m:e>
                  <m:sub>
                    <m:r>
                      <w:rPr>
                        <w:rFonts w:ascii="Cambria Math" w:hAnsi="Cambria Math" w:cstheme="majorBidi"/>
                        <w:sz w:val="22"/>
                        <w:szCs w:val="22"/>
                        <w:lang w:eastAsia="en-US"/>
                      </w:rPr>
                      <m:t>norm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 xml:space="preserve">Average daily CDD calculated using temperature data from TMY3 or CTZ2 of the </w:t>
            </w:r>
            <w:r w:rsidRPr="0027577C">
              <w:rPr>
                <w:rFonts w:ascii="Arial" w:hAnsi="Arial" w:cs="Arial"/>
                <w:lang w:eastAsia="en-US"/>
              </w:rPr>
              <w:lastRenderedPageBreak/>
              <w:t xml:space="preserve">participants </w:t>
            </w:r>
            <w:r w:rsidRPr="0027577C">
              <w:rPr>
                <w:rFonts w:ascii="Arial" w:hAnsi="Arial" w:cs="Arial"/>
                <w:i/>
                <w:iCs/>
                <w:lang w:eastAsia="en-US"/>
              </w:rPr>
              <w:t>(not included when estimating gas savings)</w:t>
            </w:r>
          </w:p>
        </w:tc>
      </w:tr>
      <w:tr w:rsidR="005406E8" w:rsidRPr="00E11ADD" w:rsidTr="00EE0F83">
        <w:tc>
          <w:tcPr>
            <w:tcW w:w="1728" w:type="dxa"/>
          </w:tcPr>
          <w:p w:rsidR="005406E8" w:rsidRPr="00E11ADD" w:rsidRDefault="00867E9C" w:rsidP="00EE0F83">
            <w:pPr>
              <w:jc w:val="right"/>
              <w:rPr>
                <w:rFonts w:asciiTheme="majorBidi" w:eastAsia="SimSun" w:hAnsiTheme="majorBidi" w:cstheme="majorBidi"/>
                <w:sz w:val="22"/>
                <w:szCs w:val="22"/>
                <w:lang w:eastAsia="en-US"/>
              </w:rPr>
            </w:pPr>
            <m:oMathPara>
              <m:oMath>
                <m:sSub>
                  <m:sSubPr>
                    <m:ctrlPr>
                      <w:rPr>
                        <w:rFonts w:ascii="Cambria Math" w:hAnsi="Cambria Math" w:cstheme="majorBidi"/>
                        <w:i/>
                        <w:sz w:val="22"/>
                        <w:szCs w:val="22"/>
                        <w:lang w:eastAsia="en-US"/>
                      </w:rPr>
                    </m:ctrlPr>
                  </m:sSubPr>
                  <m:e>
                    <m:acc>
                      <m:accPr>
                        <m:chr m:val="̅"/>
                        <m:ctrlPr>
                          <w:rPr>
                            <w:rFonts w:ascii="Cambria Math" w:hAnsi="Cambria Math" w:cstheme="majorBidi"/>
                            <w:i/>
                            <w:sz w:val="22"/>
                            <w:szCs w:val="22"/>
                            <w:lang w:eastAsia="en-US"/>
                          </w:rPr>
                        </m:ctrlPr>
                      </m:accPr>
                      <m:e>
                        <m:r>
                          <w:rPr>
                            <w:rFonts w:ascii="Cambria Math" w:hAnsi="Cambria Math" w:cstheme="majorBidi"/>
                            <w:sz w:val="22"/>
                            <w:szCs w:val="22"/>
                            <w:lang w:eastAsia="en-US"/>
                          </w:rPr>
                          <m:t>HDD60</m:t>
                        </m:r>
                      </m:e>
                    </m:acc>
                  </m:e>
                  <m:sub>
                    <m:r>
                      <w:rPr>
                        <w:rFonts w:ascii="Cambria Math" w:hAnsi="Cambria Math" w:cstheme="majorBidi"/>
                        <w:sz w:val="22"/>
                        <w:szCs w:val="22"/>
                        <w:lang w:eastAsia="en-US"/>
                      </w:rPr>
                      <m:t>norm</m:t>
                    </m:r>
                  </m:sub>
                </m:sSub>
              </m:oMath>
            </m:oMathPara>
          </w:p>
        </w:tc>
        <w:tc>
          <w:tcPr>
            <w:tcW w:w="7558" w:type="dxa"/>
          </w:tcPr>
          <w:p w:rsidR="005406E8" w:rsidRPr="0027577C" w:rsidRDefault="005406E8" w:rsidP="00EE0F83">
            <w:pPr>
              <w:rPr>
                <w:rFonts w:ascii="Arial" w:hAnsi="Arial" w:cs="Arial"/>
                <w:lang w:eastAsia="en-US"/>
              </w:rPr>
            </w:pPr>
            <w:r w:rsidRPr="0027577C">
              <w:rPr>
                <w:rFonts w:ascii="Arial" w:hAnsi="Arial" w:cs="Arial"/>
                <w:lang w:eastAsia="en-US"/>
              </w:rPr>
              <w:t>Average daily HDD calculated using temperature data from TMY3 or CTZ2 of the participants</w:t>
            </w:r>
          </w:p>
        </w:tc>
      </w:tr>
    </w:tbl>
    <w:p w:rsidR="005406E8" w:rsidRDefault="005406E8" w:rsidP="005406E8">
      <w:pPr>
        <w:rPr>
          <w:rFonts w:ascii="Times New Roman" w:hAnsi="Times New Roman"/>
        </w:rPr>
      </w:pPr>
    </w:p>
    <w:p w:rsidR="005406E8" w:rsidRPr="00E11ADD" w:rsidRDefault="005406E8" w:rsidP="005406E8">
      <w:pPr>
        <w:rPr>
          <w:rFonts w:ascii="Times New Roman" w:hAnsi="Times New Roman"/>
        </w:rPr>
      </w:pPr>
    </w:p>
    <w:p w:rsidR="000647FE" w:rsidRDefault="005406E8" w:rsidP="005406E8">
      <w:pPr>
        <w:pStyle w:val="Heading8"/>
      </w:pPr>
      <w:bookmarkStart w:id="236" w:name="_Toc393446056"/>
      <w:r>
        <w:t>Results of the Pooled Fixed Effects Model without Comparison Group</w:t>
      </w:r>
      <w:bookmarkEnd w:id="236"/>
      <w:r>
        <w:t xml:space="preserve"> </w:t>
      </w:r>
    </w:p>
    <w:p w:rsidR="00E75D6D" w:rsidRDefault="00E75D6D" w:rsidP="00E75D6D">
      <w:pPr>
        <w:pStyle w:val="BodyText"/>
      </w:pPr>
      <w:r w:rsidRPr="000C0C25">
        <w:t xml:space="preserve">The </w:t>
      </w:r>
      <w:r>
        <w:t>first</w:t>
      </w:r>
      <w:r w:rsidRPr="000C0C25">
        <w:t xml:space="preserve"> </w:t>
      </w:r>
      <w:r>
        <w:t xml:space="preserve">set of savings estimates were produced </w:t>
      </w:r>
      <w:r w:rsidRPr="000C0C25">
        <w:t>using a pooled fixed effects approach without the use of comparison group.  The pooled approach addresse</w:t>
      </w:r>
      <w:r>
        <w:t>d</w:t>
      </w:r>
      <w:r w:rsidRPr="000C0C25">
        <w:t xml:space="preserve"> exogenous change without </w:t>
      </w:r>
      <w:r>
        <w:t xml:space="preserve">the inclusion of a separate </w:t>
      </w:r>
      <w:r w:rsidRPr="000C0C25">
        <w:t xml:space="preserve">comparison group. In this model, participants who received </w:t>
      </w:r>
      <w:r>
        <w:t xml:space="preserve">a measure installation during a </w:t>
      </w:r>
      <w:r w:rsidRPr="000C0C25">
        <w:t>certain time interval serve</w:t>
      </w:r>
      <w:r>
        <w:t>d</w:t>
      </w:r>
      <w:r w:rsidRPr="000C0C25">
        <w:t xml:space="preserve"> as a steady-state comparison for other participants in each other time interval.</w:t>
      </w:r>
      <w:r>
        <w:t xml:space="preserve"> </w:t>
      </w:r>
      <w:r>
        <w:fldChar w:fldCharType="begin"/>
      </w:r>
      <w:r>
        <w:instrText xml:space="preserve"> REF _Ref389719903 \h  \* MERGEFORMAT </w:instrText>
      </w:r>
      <w:r>
        <w:fldChar w:fldCharType="separate"/>
      </w:r>
      <w:r w:rsidR="000C56BE">
        <w:t xml:space="preserve">Table </w:t>
      </w:r>
      <w:r w:rsidR="000C56BE">
        <w:rPr>
          <w:noProof/>
        </w:rPr>
        <w:t>28</w:t>
      </w:r>
      <w:r>
        <w:fldChar w:fldCharType="end"/>
      </w:r>
      <w:r w:rsidRPr="000C0C25">
        <w:t xml:space="preserve"> summarizes program savings estimates from the pooled fixed effects approach.  </w:t>
      </w:r>
    </w:p>
    <w:p w:rsidR="00E17AA9" w:rsidRPr="000C0C25" w:rsidRDefault="00E17AA9" w:rsidP="00E75D6D">
      <w:pPr>
        <w:pStyle w:val="BodyText"/>
      </w:pPr>
    </w:p>
    <w:p w:rsidR="00E75D6D" w:rsidRDefault="00E75D6D" w:rsidP="00342634">
      <w:pPr>
        <w:pStyle w:val="Caption"/>
      </w:pPr>
      <w:bookmarkStart w:id="237" w:name="_Ref389719903"/>
      <w:bookmarkStart w:id="238" w:name="_Toc390102289"/>
      <w:bookmarkStart w:id="239" w:name="_Toc393446098"/>
      <w:r>
        <w:t xml:space="preserve">Table </w:t>
      </w:r>
      <w:r w:rsidR="00867E9C">
        <w:fldChar w:fldCharType="begin"/>
      </w:r>
      <w:r w:rsidR="00867E9C">
        <w:instrText xml:space="preserve"> SEQ Table \* ARABIC </w:instrText>
      </w:r>
      <w:r w:rsidR="00867E9C">
        <w:fldChar w:fldCharType="separate"/>
      </w:r>
      <w:r w:rsidR="00342634">
        <w:rPr>
          <w:noProof/>
        </w:rPr>
        <w:t>29</w:t>
      </w:r>
      <w:r w:rsidR="00867E9C">
        <w:rPr>
          <w:noProof/>
        </w:rPr>
        <w:fldChar w:fldCharType="end"/>
      </w:r>
      <w:bookmarkEnd w:id="237"/>
      <w:r>
        <w:t>: Program Savings from Pooled Fixed Effects Model without Comparison Group</w:t>
      </w:r>
      <w:bookmarkEnd w:id="238"/>
      <w:bookmarkEnd w:id="239"/>
    </w:p>
    <w:tbl>
      <w:tblPr>
        <w:tblW w:w="9900" w:type="dxa"/>
        <w:tblInd w:w="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900"/>
        <w:gridCol w:w="900"/>
        <w:gridCol w:w="630"/>
        <w:gridCol w:w="1170"/>
        <w:gridCol w:w="1170"/>
        <w:gridCol w:w="990"/>
        <w:gridCol w:w="810"/>
        <w:gridCol w:w="1170"/>
        <w:gridCol w:w="1170"/>
        <w:gridCol w:w="990"/>
      </w:tblGrid>
      <w:tr w:rsidR="00E75D6D" w:rsidRPr="0027577C" w:rsidTr="006C1180">
        <w:trPr>
          <w:trHeight w:val="300"/>
        </w:trPr>
        <w:tc>
          <w:tcPr>
            <w:tcW w:w="900" w:type="dxa"/>
            <w:vMerge w:val="restart"/>
            <w:shd w:val="clear" w:color="auto" w:fill="002776"/>
            <w:noWrap/>
            <w:vAlign w:val="center"/>
            <w:hideMark/>
          </w:tcPr>
          <w:p w:rsidR="00E75D6D" w:rsidRPr="0027577C" w:rsidRDefault="00E75D6D" w:rsidP="006C1180">
            <w:pPr>
              <w:keepNext/>
              <w:jc w:val="center"/>
              <w:rPr>
                <w:rFonts w:ascii="Arial" w:hAnsi="Arial" w:cs="Arial"/>
                <w:b/>
                <w:bCs/>
                <w:color w:val="FFFFFF"/>
                <w:sz w:val="20"/>
                <w:szCs w:val="20"/>
              </w:rPr>
            </w:pPr>
            <w:r w:rsidRPr="0027577C">
              <w:rPr>
                <w:rFonts w:ascii="Arial" w:hAnsi="Arial" w:cs="Arial"/>
                <w:b/>
                <w:bCs/>
                <w:color w:val="FFFFFF"/>
                <w:sz w:val="20"/>
                <w:szCs w:val="20"/>
              </w:rPr>
              <w:t>IOU</w:t>
            </w:r>
          </w:p>
        </w:tc>
        <w:tc>
          <w:tcPr>
            <w:tcW w:w="900" w:type="dxa"/>
            <w:vMerge w:val="restart"/>
            <w:shd w:val="clear" w:color="auto" w:fill="002776"/>
            <w:noWrap/>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Fuel</w:t>
            </w:r>
          </w:p>
        </w:tc>
        <w:tc>
          <w:tcPr>
            <w:tcW w:w="3960" w:type="dxa"/>
            <w:gridSpan w:val="4"/>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Fixed Effects Model</w:t>
            </w:r>
          </w:p>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(2011 Participants)</w:t>
            </w:r>
          </w:p>
        </w:tc>
        <w:tc>
          <w:tcPr>
            <w:tcW w:w="4140" w:type="dxa"/>
            <w:gridSpan w:val="4"/>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Fixed Effects Model</w:t>
            </w:r>
          </w:p>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(2012 Participants)</w:t>
            </w:r>
          </w:p>
        </w:tc>
      </w:tr>
      <w:tr w:rsidR="00E75D6D" w:rsidRPr="0027577C" w:rsidTr="006C1180">
        <w:trPr>
          <w:trHeight w:val="600"/>
        </w:trPr>
        <w:tc>
          <w:tcPr>
            <w:tcW w:w="900" w:type="dxa"/>
            <w:vMerge/>
            <w:shd w:val="clear" w:color="auto" w:fill="002776"/>
            <w:vAlign w:val="center"/>
            <w:hideMark/>
          </w:tcPr>
          <w:p w:rsidR="00E75D6D" w:rsidRPr="0027577C" w:rsidRDefault="00E75D6D" w:rsidP="004F06ED">
            <w:pPr>
              <w:keepNext/>
              <w:jc w:val="center"/>
              <w:rPr>
                <w:rFonts w:ascii="Arial" w:hAnsi="Arial" w:cs="Arial"/>
                <w:b/>
                <w:bCs/>
                <w:color w:val="FFFFFF"/>
                <w:sz w:val="20"/>
                <w:szCs w:val="20"/>
              </w:rPr>
            </w:pPr>
          </w:p>
        </w:tc>
        <w:tc>
          <w:tcPr>
            <w:tcW w:w="900" w:type="dxa"/>
            <w:vMerge/>
            <w:shd w:val="clear" w:color="auto" w:fill="002776"/>
            <w:vAlign w:val="center"/>
            <w:hideMark/>
          </w:tcPr>
          <w:p w:rsidR="00E75D6D" w:rsidRPr="0027577C" w:rsidRDefault="00E75D6D" w:rsidP="006C1180">
            <w:pPr>
              <w:jc w:val="center"/>
              <w:rPr>
                <w:rFonts w:ascii="Arial" w:hAnsi="Arial" w:cs="Arial"/>
                <w:b/>
                <w:bCs/>
                <w:color w:val="FFFFFF"/>
                <w:sz w:val="20"/>
                <w:szCs w:val="20"/>
              </w:rPr>
            </w:pPr>
          </w:p>
        </w:tc>
        <w:tc>
          <w:tcPr>
            <w:tcW w:w="63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n</w:t>
            </w:r>
            <w:r w:rsidRPr="0027577C">
              <w:rPr>
                <w:rFonts w:ascii="Arial" w:hAnsi="Arial" w:cs="Arial"/>
                <w:b/>
                <w:bCs/>
                <w:color w:val="FFFFFF"/>
                <w:sz w:val="20"/>
                <w:szCs w:val="20"/>
              </w:rPr>
              <w:br/>
              <w:t>(a)</w:t>
            </w:r>
          </w:p>
        </w:tc>
        <w:tc>
          <w:tcPr>
            <w:tcW w:w="1170" w:type="dxa"/>
            <w:shd w:val="clear" w:color="auto" w:fill="002776"/>
            <w:vAlign w:val="center"/>
            <w:hideMark/>
          </w:tcPr>
          <w:p w:rsidR="00E75D6D" w:rsidRPr="0027577C" w:rsidRDefault="00E75D6D" w:rsidP="006C1180">
            <w:pPr>
              <w:ind w:right="72"/>
              <w:jc w:val="center"/>
              <w:rPr>
                <w:rFonts w:ascii="Arial" w:hAnsi="Arial" w:cs="Arial"/>
                <w:b/>
                <w:bCs/>
                <w:color w:val="FFFFFF"/>
                <w:sz w:val="20"/>
                <w:szCs w:val="20"/>
              </w:rPr>
            </w:pPr>
            <w:r w:rsidRPr="0027577C">
              <w:rPr>
                <w:rFonts w:ascii="Arial" w:hAnsi="Arial" w:cs="Arial"/>
                <w:b/>
                <w:bCs/>
                <w:color w:val="FFFFFF"/>
                <w:sz w:val="20"/>
                <w:szCs w:val="20"/>
              </w:rPr>
              <w:t>Savings Estimate</w:t>
            </w:r>
          </w:p>
        </w:tc>
        <w:tc>
          <w:tcPr>
            <w:tcW w:w="117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Standard Error</w:t>
            </w:r>
          </w:p>
        </w:tc>
        <w:tc>
          <w:tcPr>
            <w:tcW w:w="99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 Savings</w:t>
            </w:r>
          </w:p>
        </w:tc>
        <w:tc>
          <w:tcPr>
            <w:tcW w:w="81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n</w:t>
            </w:r>
            <w:r w:rsidRPr="0027577C">
              <w:rPr>
                <w:rFonts w:ascii="Arial" w:hAnsi="Arial" w:cs="Arial"/>
                <w:b/>
                <w:bCs/>
                <w:color w:val="FFFFFF"/>
                <w:sz w:val="20"/>
                <w:szCs w:val="20"/>
              </w:rPr>
              <w:br/>
              <w:t>(a)</w:t>
            </w:r>
          </w:p>
        </w:tc>
        <w:tc>
          <w:tcPr>
            <w:tcW w:w="117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Savings Estimate</w:t>
            </w:r>
          </w:p>
        </w:tc>
        <w:tc>
          <w:tcPr>
            <w:tcW w:w="117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Standard Error</w:t>
            </w:r>
          </w:p>
        </w:tc>
        <w:tc>
          <w:tcPr>
            <w:tcW w:w="990" w:type="dxa"/>
            <w:shd w:val="clear" w:color="auto" w:fill="002776"/>
            <w:vAlign w:val="center"/>
            <w:hideMark/>
          </w:tcPr>
          <w:p w:rsidR="00E75D6D" w:rsidRPr="0027577C" w:rsidRDefault="00E75D6D" w:rsidP="006C1180">
            <w:pPr>
              <w:jc w:val="center"/>
              <w:rPr>
                <w:rFonts w:ascii="Arial" w:hAnsi="Arial" w:cs="Arial"/>
                <w:b/>
                <w:bCs/>
                <w:color w:val="FFFFFF"/>
                <w:sz w:val="20"/>
                <w:szCs w:val="20"/>
              </w:rPr>
            </w:pPr>
            <w:r w:rsidRPr="0027577C">
              <w:rPr>
                <w:rFonts w:ascii="Arial" w:hAnsi="Arial" w:cs="Arial"/>
                <w:b/>
                <w:bCs/>
                <w:color w:val="FFFFFF"/>
                <w:sz w:val="20"/>
                <w:szCs w:val="20"/>
              </w:rPr>
              <w:t>% Savings</w:t>
            </w:r>
          </w:p>
        </w:tc>
      </w:tr>
      <w:tr w:rsidR="00E75D6D" w:rsidRPr="0027577C" w:rsidTr="006C1180">
        <w:trPr>
          <w:trHeight w:val="300"/>
        </w:trPr>
        <w:tc>
          <w:tcPr>
            <w:tcW w:w="900" w:type="dxa"/>
            <w:vMerge w:val="restart"/>
            <w:shd w:val="clear" w:color="auto" w:fill="auto"/>
            <w:noWrap/>
            <w:vAlign w:val="center"/>
            <w:hideMark/>
          </w:tcPr>
          <w:p w:rsidR="00E75D6D" w:rsidRPr="0027577C" w:rsidRDefault="00E75D6D" w:rsidP="006C1180">
            <w:pPr>
              <w:keepNext/>
              <w:rPr>
                <w:rFonts w:ascii="Arial" w:hAnsi="Arial" w:cs="Arial"/>
                <w:color w:val="000000"/>
                <w:sz w:val="20"/>
                <w:szCs w:val="20"/>
              </w:rPr>
            </w:pPr>
            <w:r w:rsidRPr="0027577C">
              <w:rPr>
                <w:rFonts w:ascii="Arial" w:hAnsi="Arial" w:cs="Arial"/>
                <w:color w:val="000000"/>
                <w:sz w:val="20"/>
                <w:szCs w:val="20"/>
              </w:rPr>
              <w:t>PG&amp;E</w:t>
            </w:r>
          </w:p>
        </w:tc>
        <w:tc>
          <w:tcPr>
            <w:tcW w:w="900" w:type="dxa"/>
            <w:shd w:val="clear" w:color="auto" w:fill="auto"/>
            <w:noWrap/>
            <w:hideMark/>
          </w:tcPr>
          <w:p w:rsidR="00E75D6D" w:rsidRPr="0027577C" w:rsidRDefault="00E75D6D" w:rsidP="006C1180">
            <w:pPr>
              <w:jc w:val="center"/>
              <w:rPr>
                <w:rFonts w:ascii="Arial" w:hAnsi="Arial" w:cs="Arial"/>
                <w:color w:val="000000"/>
                <w:sz w:val="20"/>
                <w:szCs w:val="20"/>
              </w:rPr>
            </w:pPr>
            <w:r w:rsidRPr="0027577C">
              <w:rPr>
                <w:rFonts w:ascii="Arial" w:hAnsi="Arial" w:cs="Arial"/>
                <w:color w:val="000000"/>
                <w:sz w:val="20"/>
                <w:szCs w:val="20"/>
              </w:rPr>
              <w:t>Electric</w:t>
            </w:r>
          </w:p>
        </w:tc>
        <w:tc>
          <w:tcPr>
            <w:tcW w:w="63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422</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159.1</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151.3</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1.9%</w:t>
            </w:r>
          </w:p>
        </w:tc>
        <w:tc>
          <w:tcPr>
            <w:tcW w:w="81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1,203</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199.7</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87.4</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2.5%</w:t>
            </w:r>
          </w:p>
        </w:tc>
      </w:tr>
      <w:tr w:rsidR="00E75D6D" w:rsidRPr="0027577C" w:rsidTr="006C1180">
        <w:trPr>
          <w:trHeight w:val="300"/>
        </w:trPr>
        <w:tc>
          <w:tcPr>
            <w:tcW w:w="900" w:type="dxa"/>
            <w:vMerge/>
            <w:vAlign w:val="center"/>
            <w:hideMark/>
          </w:tcPr>
          <w:p w:rsidR="00E75D6D" w:rsidRPr="0027577C" w:rsidRDefault="00E75D6D" w:rsidP="004F06ED">
            <w:pPr>
              <w:keepNext/>
              <w:rPr>
                <w:rFonts w:ascii="Arial" w:hAnsi="Arial" w:cs="Arial"/>
                <w:color w:val="000000"/>
                <w:sz w:val="20"/>
                <w:szCs w:val="20"/>
              </w:rPr>
            </w:pPr>
          </w:p>
        </w:tc>
        <w:tc>
          <w:tcPr>
            <w:tcW w:w="900" w:type="dxa"/>
            <w:shd w:val="clear" w:color="auto" w:fill="auto"/>
            <w:noWrap/>
            <w:hideMark/>
          </w:tcPr>
          <w:p w:rsidR="00E75D6D" w:rsidRPr="0027577C" w:rsidRDefault="00E75D6D" w:rsidP="006C1180">
            <w:pPr>
              <w:jc w:val="center"/>
              <w:rPr>
                <w:rFonts w:ascii="Arial" w:hAnsi="Arial" w:cs="Arial"/>
                <w:color w:val="000000"/>
                <w:sz w:val="20"/>
                <w:szCs w:val="20"/>
              </w:rPr>
            </w:pPr>
            <w:r w:rsidRPr="0027577C">
              <w:rPr>
                <w:rFonts w:ascii="Arial" w:hAnsi="Arial" w:cs="Arial"/>
                <w:color w:val="000000"/>
                <w:sz w:val="20"/>
                <w:szCs w:val="20"/>
              </w:rPr>
              <w:t>Gas</w:t>
            </w:r>
          </w:p>
        </w:tc>
        <w:tc>
          <w:tcPr>
            <w:tcW w:w="63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707</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70.5</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17.2</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11.8%</w:t>
            </w:r>
          </w:p>
        </w:tc>
        <w:tc>
          <w:tcPr>
            <w:tcW w:w="81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2,030</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31.7</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9.7</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5.6%</w:t>
            </w:r>
          </w:p>
        </w:tc>
      </w:tr>
      <w:tr w:rsidR="00E75D6D" w:rsidRPr="0027577C" w:rsidTr="006C1180">
        <w:trPr>
          <w:trHeight w:val="300"/>
        </w:trPr>
        <w:tc>
          <w:tcPr>
            <w:tcW w:w="900" w:type="dxa"/>
            <w:vMerge w:val="restart"/>
            <w:shd w:val="clear" w:color="auto" w:fill="auto"/>
            <w:noWrap/>
            <w:vAlign w:val="center"/>
            <w:hideMark/>
          </w:tcPr>
          <w:p w:rsidR="00E75D6D" w:rsidRPr="0027577C" w:rsidRDefault="00E75D6D" w:rsidP="006C1180">
            <w:pPr>
              <w:keepNext/>
              <w:rPr>
                <w:rFonts w:ascii="Arial" w:hAnsi="Arial" w:cs="Arial"/>
                <w:color w:val="000000"/>
                <w:sz w:val="20"/>
                <w:szCs w:val="20"/>
              </w:rPr>
            </w:pPr>
            <w:r w:rsidRPr="0027577C">
              <w:rPr>
                <w:rFonts w:ascii="Arial" w:hAnsi="Arial" w:cs="Arial"/>
                <w:color w:val="000000"/>
                <w:sz w:val="20"/>
                <w:szCs w:val="20"/>
              </w:rPr>
              <w:t>SDG&amp;E</w:t>
            </w:r>
          </w:p>
        </w:tc>
        <w:tc>
          <w:tcPr>
            <w:tcW w:w="900" w:type="dxa"/>
            <w:shd w:val="clear" w:color="auto" w:fill="auto"/>
            <w:noWrap/>
            <w:hideMark/>
          </w:tcPr>
          <w:p w:rsidR="00E75D6D" w:rsidRPr="0027577C" w:rsidRDefault="00E75D6D" w:rsidP="006C1180">
            <w:pPr>
              <w:jc w:val="center"/>
              <w:rPr>
                <w:rFonts w:ascii="Arial" w:hAnsi="Arial" w:cs="Arial"/>
                <w:color w:val="000000"/>
                <w:sz w:val="20"/>
                <w:szCs w:val="20"/>
              </w:rPr>
            </w:pPr>
            <w:r w:rsidRPr="0027577C">
              <w:rPr>
                <w:rFonts w:ascii="Arial" w:hAnsi="Arial" w:cs="Arial"/>
                <w:color w:val="000000"/>
                <w:sz w:val="20"/>
                <w:szCs w:val="20"/>
              </w:rPr>
              <w:t>Electric</w:t>
            </w:r>
          </w:p>
        </w:tc>
        <w:tc>
          <w:tcPr>
            <w:tcW w:w="63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137</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370.0</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227.3</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5.2%</w:t>
            </w:r>
          </w:p>
        </w:tc>
        <w:tc>
          <w:tcPr>
            <w:tcW w:w="81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421</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90.1</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152.5</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1.3%</w:t>
            </w:r>
          </w:p>
        </w:tc>
      </w:tr>
      <w:tr w:rsidR="00E75D6D" w:rsidRPr="0027577C" w:rsidTr="006C1180">
        <w:trPr>
          <w:trHeight w:val="300"/>
        </w:trPr>
        <w:tc>
          <w:tcPr>
            <w:tcW w:w="900" w:type="dxa"/>
            <w:vMerge/>
            <w:vAlign w:val="center"/>
            <w:hideMark/>
          </w:tcPr>
          <w:p w:rsidR="00E75D6D" w:rsidRPr="0027577C" w:rsidRDefault="00E75D6D" w:rsidP="004F06ED">
            <w:pPr>
              <w:keepNext/>
              <w:rPr>
                <w:rFonts w:ascii="Arial" w:hAnsi="Arial" w:cs="Arial"/>
                <w:color w:val="000000"/>
                <w:sz w:val="20"/>
                <w:szCs w:val="20"/>
              </w:rPr>
            </w:pPr>
          </w:p>
        </w:tc>
        <w:tc>
          <w:tcPr>
            <w:tcW w:w="900" w:type="dxa"/>
            <w:shd w:val="clear" w:color="auto" w:fill="auto"/>
            <w:noWrap/>
            <w:hideMark/>
          </w:tcPr>
          <w:p w:rsidR="00E75D6D" w:rsidRPr="0027577C" w:rsidRDefault="00E75D6D" w:rsidP="006C1180">
            <w:pPr>
              <w:jc w:val="center"/>
              <w:rPr>
                <w:rFonts w:ascii="Arial" w:hAnsi="Arial" w:cs="Arial"/>
                <w:color w:val="000000"/>
                <w:sz w:val="20"/>
                <w:szCs w:val="20"/>
              </w:rPr>
            </w:pPr>
            <w:r w:rsidRPr="0027577C">
              <w:rPr>
                <w:rFonts w:ascii="Arial" w:hAnsi="Arial" w:cs="Arial"/>
                <w:color w:val="000000"/>
                <w:sz w:val="20"/>
                <w:szCs w:val="20"/>
              </w:rPr>
              <w:t>Gas</w:t>
            </w:r>
          </w:p>
        </w:tc>
        <w:tc>
          <w:tcPr>
            <w:tcW w:w="63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130</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63.0</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30.8</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16.1%</w:t>
            </w:r>
          </w:p>
        </w:tc>
        <w:tc>
          <w:tcPr>
            <w:tcW w:w="81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402</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24.0</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16.6</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6.4%</w:t>
            </w:r>
          </w:p>
        </w:tc>
      </w:tr>
      <w:tr w:rsidR="00E75D6D" w:rsidRPr="0027577C" w:rsidTr="006C1180">
        <w:trPr>
          <w:trHeight w:val="300"/>
        </w:trPr>
        <w:tc>
          <w:tcPr>
            <w:tcW w:w="900" w:type="dxa"/>
            <w:shd w:val="clear" w:color="auto" w:fill="auto"/>
            <w:noWrap/>
            <w:vAlign w:val="center"/>
            <w:hideMark/>
          </w:tcPr>
          <w:p w:rsidR="00E75D6D" w:rsidRPr="0027577C" w:rsidRDefault="00E75D6D" w:rsidP="006C1180">
            <w:pPr>
              <w:keepNext/>
              <w:rPr>
                <w:rFonts w:ascii="Arial" w:hAnsi="Arial" w:cs="Arial"/>
                <w:color w:val="000000"/>
                <w:sz w:val="20"/>
                <w:szCs w:val="20"/>
              </w:rPr>
            </w:pPr>
            <w:r w:rsidRPr="0027577C">
              <w:rPr>
                <w:rFonts w:ascii="Arial" w:hAnsi="Arial" w:cs="Arial"/>
                <w:color w:val="000000"/>
                <w:sz w:val="20"/>
                <w:szCs w:val="20"/>
              </w:rPr>
              <w:t>SCE</w:t>
            </w:r>
          </w:p>
        </w:tc>
        <w:tc>
          <w:tcPr>
            <w:tcW w:w="900" w:type="dxa"/>
            <w:shd w:val="clear" w:color="auto" w:fill="auto"/>
            <w:noWrap/>
            <w:hideMark/>
          </w:tcPr>
          <w:p w:rsidR="00E75D6D" w:rsidRPr="0027577C" w:rsidRDefault="00E75D6D" w:rsidP="006C1180">
            <w:pPr>
              <w:jc w:val="center"/>
              <w:rPr>
                <w:rFonts w:ascii="Arial" w:hAnsi="Arial" w:cs="Arial"/>
                <w:color w:val="000000"/>
                <w:sz w:val="20"/>
                <w:szCs w:val="20"/>
              </w:rPr>
            </w:pPr>
            <w:r w:rsidRPr="0027577C">
              <w:rPr>
                <w:rFonts w:ascii="Arial" w:hAnsi="Arial" w:cs="Arial"/>
                <w:color w:val="000000"/>
                <w:sz w:val="20"/>
                <w:szCs w:val="20"/>
              </w:rPr>
              <w:t>Electric</w:t>
            </w:r>
          </w:p>
        </w:tc>
        <w:tc>
          <w:tcPr>
            <w:tcW w:w="63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462</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270.0</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234.5</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2.7%</w:t>
            </w:r>
          </w:p>
        </w:tc>
        <w:tc>
          <w:tcPr>
            <w:tcW w:w="81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1,024</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442.5</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133.3</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5.2%</w:t>
            </w:r>
          </w:p>
        </w:tc>
      </w:tr>
      <w:tr w:rsidR="00E75D6D" w:rsidRPr="0027577C" w:rsidTr="006C1180">
        <w:trPr>
          <w:trHeight w:val="300"/>
        </w:trPr>
        <w:tc>
          <w:tcPr>
            <w:tcW w:w="900" w:type="dxa"/>
            <w:shd w:val="clear" w:color="auto" w:fill="auto"/>
            <w:noWrap/>
            <w:vAlign w:val="center"/>
            <w:hideMark/>
          </w:tcPr>
          <w:p w:rsidR="00E75D6D" w:rsidRPr="0027577C" w:rsidRDefault="00E75D6D" w:rsidP="006C1180">
            <w:pPr>
              <w:rPr>
                <w:rFonts w:ascii="Arial" w:hAnsi="Arial" w:cs="Arial"/>
                <w:sz w:val="20"/>
                <w:szCs w:val="20"/>
              </w:rPr>
            </w:pPr>
            <w:r w:rsidRPr="0027577C">
              <w:rPr>
                <w:rFonts w:ascii="Arial" w:hAnsi="Arial" w:cs="Arial"/>
                <w:sz w:val="20"/>
                <w:szCs w:val="20"/>
              </w:rPr>
              <w:t>SCG</w:t>
            </w:r>
          </w:p>
        </w:tc>
        <w:tc>
          <w:tcPr>
            <w:tcW w:w="900" w:type="dxa"/>
            <w:shd w:val="clear" w:color="auto" w:fill="auto"/>
            <w:noWrap/>
            <w:hideMark/>
          </w:tcPr>
          <w:p w:rsidR="00E75D6D" w:rsidRPr="0027577C" w:rsidRDefault="00E75D6D" w:rsidP="006C1180">
            <w:pPr>
              <w:jc w:val="center"/>
              <w:rPr>
                <w:rFonts w:ascii="Arial" w:hAnsi="Arial" w:cs="Arial"/>
                <w:sz w:val="20"/>
                <w:szCs w:val="20"/>
              </w:rPr>
            </w:pPr>
            <w:r w:rsidRPr="0027577C">
              <w:rPr>
                <w:rFonts w:ascii="Arial" w:hAnsi="Arial" w:cs="Arial"/>
                <w:sz w:val="20"/>
                <w:szCs w:val="20"/>
              </w:rPr>
              <w:t>Gas</w:t>
            </w:r>
          </w:p>
        </w:tc>
        <w:tc>
          <w:tcPr>
            <w:tcW w:w="630" w:type="dxa"/>
            <w:shd w:val="clear" w:color="auto" w:fill="auto"/>
            <w:noWrap/>
            <w:vAlign w:val="center"/>
          </w:tcPr>
          <w:p w:rsidR="00E75D6D" w:rsidRPr="0027577C" w:rsidRDefault="00E75D6D" w:rsidP="006C1180">
            <w:pPr>
              <w:jc w:val="right"/>
              <w:rPr>
                <w:rFonts w:ascii="Arial" w:hAnsi="Arial" w:cs="Arial"/>
                <w:sz w:val="20"/>
                <w:szCs w:val="20"/>
              </w:rPr>
            </w:pPr>
            <w:r w:rsidRPr="0027577C">
              <w:rPr>
                <w:rFonts w:ascii="Arial" w:hAnsi="Arial" w:cs="Arial"/>
                <w:sz w:val="20"/>
                <w:szCs w:val="20"/>
              </w:rPr>
              <w:t>57</w:t>
            </w:r>
          </w:p>
        </w:tc>
        <w:tc>
          <w:tcPr>
            <w:tcW w:w="1170" w:type="dxa"/>
            <w:shd w:val="clear" w:color="auto" w:fill="auto"/>
            <w:noWrap/>
            <w:vAlign w:val="center"/>
          </w:tcPr>
          <w:p w:rsidR="00E75D6D" w:rsidRPr="0027577C" w:rsidRDefault="00E75D6D" w:rsidP="006C1180">
            <w:pPr>
              <w:jc w:val="right"/>
              <w:rPr>
                <w:rFonts w:ascii="Arial" w:hAnsi="Arial" w:cs="Arial"/>
                <w:sz w:val="20"/>
                <w:szCs w:val="20"/>
              </w:rPr>
            </w:pPr>
            <w:r w:rsidRPr="0027577C">
              <w:rPr>
                <w:rFonts w:ascii="Arial" w:hAnsi="Arial" w:cs="Arial"/>
                <w:sz w:val="20"/>
                <w:szCs w:val="20"/>
              </w:rPr>
              <w:t>-0.2</w:t>
            </w:r>
          </w:p>
        </w:tc>
        <w:tc>
          <w:tcPr>
            <w:tcW w:w="1170" w:type="dxa"/>
            <w:shd w:val="clear" w:color="auto" w:fill="auto"/>
            <w:noWrap/>
            <w:vAlign w:val="center"/>
          </w:tcPr>
          <w:p w:rsidR="00E75D6D" w:rsidRPr="0027577C" w:rsidRDefault="00E75D6D" w:rsidP="006C1180">
            <w:pPr>
              <w:jc w:val="right"/>
              <w:rPr>
                <w:rFonts w:ascii="Arial" w:hAnsi="Arial" w:cs="Arial"/>
                <w:sz w:val="20"/>
                <w:szCs w:val="20"/>
              </w:rPr>
            </w:pPr>
            <w:r w:rsidRPr="0027577C">
              <w:rPr>
                <w:rFonts w:ascii="Arial" w:hAnsi="Arial" w:cs="Arial"/>
                <w:sz w:val="20"/>
                <w:szCs w:val="20"/>
              </w:rPr>
              <w:t>34.9</w:t>
            </w:r>
          </w:p>
        </w:tc>
        <w:tc>
          <w:tcPr>
            <w:tcW w:w="990" w:type="dxa"/>
            <w:shd w:val="clear" w:color="auto" w:fill="auto"/>
            <w:noWrap/>
            <w:vAlign w:val="center"/>
          </w:tcPr>
          <w:p w:rsidR="00E75D6D" w:rsidRPr="0027577C" w:rsidRDefault="00E75D6D" w:rsidP="006C1180">
            <w:pPr>
              <w:jc w:val="right"/>
              <w:rPr>
                <w:rFonts w:ascii="Arial" w:hAnsi="Arial" w:cs="Arial"/>
                <w:sz w:val="20"/>
                <w:szCs w:val="20"/>
              </w:rPr>
            </w:pPr>
            <w:r w:rsidRPr="0027577C">
              <w:rPr>
                <w:rFonts w:ascii="Arial" w:hAnsi="Arial" w:cs="Arial"/>
                <w:sz w:val="20"/>
                <w:szCs w:val="20"/>
              </w:rPr>
              <w:t>0.0%</w:t>
            </w:r>
          </w:p>
        </w:tc>
        <w:tc>
          <w:tcPr>
            <w:tcW w:w="81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479</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45.5</w:t>
            </w:r>
          </w:p>
        </w:tc>
        <w:tc>
          <w:tcPr>
            <w:tcW w:w="117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17.3</w:t>
            </w:r>
          </w:p>
        </w:tc>
        <w:tc>
          <w:tcPr>
            <w:tcW w:w="990" w:type="dxa"/>
            <w:shd w:val="clear" w:color="auto" w:fill="auto"/>
            <w:noWrap/>
            <w:vAlign w:val="center"/>
            <w:hideMark/>
          </w:tcPr>
          <w:p w:rsidR="00E75D6D" w:rsidRPr="0027577C" w:rsidRDefault="00E75D6D" w:rsidP="006C1180">
            <w:pPr>
              <w:jc w:val="right"/>
              <w:rPr>
                <w:rFonts w:ascii="Arial" w:hAnsi="Arial" w:cs="Arial"/>
                <w:color w:val="000000"/>
                <w:sz w:val="20"/>
                <w:szCs w:val="20"/>
              </w:rPr>
            </w:pPr>
            <w:r w:rsidRPr="0027577C">
              <w:rPr>
                <w:rFonts w:ascii="Arial" w:hAnsi="Arial" w:cs="Arial"/>
                <w:color w:val="000000"/>
                <w:sz w:val="20"/>
                <w:szCs w:val="20"/>
              </w:rPr>
              <w:t>9.5%</w:t>
            </w:r>
          </w:p>
        </w:tc>
      </w:tr>
    </w:tbl>
    <w:p w:rsidR="00E75D6D" w:rsidRDefault="00E75D6D" w:rsidP="00E75D6D">
      <w:pPr>
        <w:pStyle w:val="BodyText"/>
      </w:pPr>
      <w:r w:rsidRPr="0027577C">
        <w:rPr>
          <w:rFonts w:ascii="Arial" w:hAnsi="Arial" w:cs="Arial"/>
          <w:sz w:val="20"/>
          <w:szCs w:val="20"/>
        </w:rPr>
        <w:t>(a) The difference between the total number of program participants and the final number of</w:t>
      </w:r>
      <w:r>
        <w:t xml:space="preserve"> program participants used in this analysis is illustrated in </w:t>
      </w:r>
      <w:r>
        <w:fldChar w:fldCharType="begin"/>
      </w:r>
      <w:r>
        <w:instrText xml:space="preserve"> REF _Ref366833323 \h </w:instrText>
      </w:r>
      <w:r>
        <w:fldChar w:fldCharType="separate"/>
      </w:r>
      <w:r w:rsidR="000C56BE">
        <w:t>Table</w:t>
      </w:r>
      <w:r w:rsidR="000C56BE" w:rsidRPr="00735CDE">
        <w:t xml:space="preserve"> </w:t>
      </w:r>
      <w:r w:rsidR="000C56BE">
        <w:rPr>
          <w:noProof/>
        </w:rPr>
        <w:t>9</w:t>
      </w:r>
      <w:r>
        <w:fldChar w:fldCharType="end"/>
      </w:r>
      <w:r>
        <w:t>.</w:t>
      </w:r>
    </w:p>
    <w:p w:rsidR="00E75D6D" w:rsidRDefault="00E75D6D" w:rsidP="00E75D6D">
      <w:pPr>
        <w:pStyle w:val="BodyText"/>
      </w:pPr>
    </w:p>
    <w:p w:rsidR="00E75D6D" w:rsidRDefault="00E75D6D" w:rsidP="00E75D6D">
      <w:pPr>
        <w:pStyle w:val="BodyText"/>
      </w:pPr>
      <w:r>
        <w:t>Results from the pooled fixed effects model are summarized below:</w:t>
      </w:r>
    </w:p>
    <w:p w:rsidR="00E75D6D" w:rsidRDefault="00E75D6D" w:rsidP="00E75D6D">
      <w:pPr>
        <w:pStyle w:val="BodyText"/>
      </w:pPr>
    </w:p>
    <w:p w:rsidR="00E75D6D" w:rsidRPr="00517183" w:rsidRDefault="00E75D6D" w:rsidP="005406E8">
      <w:pPr>
        <w:pStyle w:val="BodyText"/>
        <w:keepNext/>
        <w:ind w:left="360"/>
        <w:rPr>
          <w:b/>
          <w:bCs/>
        </w:rPr>
      </w:pPr>
      <w:r w:rsidRPr="00517183">
        <w:rPr>
          <w:b/>
          <w:bCs/>
        </w:rPr>
        <w:t>Electric</w:t>
      </w:r>
    </w:p>
    <w:p w:rsidR="00E75D6D" w:rsidRDefault="00E75D6D" w:rsidP="00E75D6D">
      <w:pPr>
        <w:pStyle w:val="Bullet1"/>
      </w:pPr>
      <w:r>
        <w:t xml:space="preserve">Overall average savings estimates for 2011 program year range from around 2% to 5%. However, savings were not statistically significant. </w:t>
      </w:r>
    </w:p>
    <w:p w:rsidR="00E75D6D" w:rsidRDefault="00E75D6D" w:rsidP="00E75D6D">
      <w:pPr>
        <w:pStyle w:val="Bullet1"/>
      </w:pPr>
      <w:r>
        <w:t>PG&amp;E and SCE savings estimates for 2012 participants were 2.5% and 5.2% and are statistically significant at 95% confidence level while SDG&amp;E program participants in 2012 did not show evidence of program savings.</w:t>
      </w:r>
    </w:p>
    <w:p w:rsidR="00E75D6D" w:rsidRDefault="00E75D6D" w:rsidP="00E75D6D">
      <w:pPr>
        <w:pStyle w:val="Bullet1"/>
        <w:numPr>
          <w:ilvl w:val="0"/>
          <w:numId w:val="0"/>
        </w:numPr>
        <w:ind w:left="720" w:hanging="360"/>
      </w:pPr>
    </w:p>
    <w:p w:rsidR="00E75D6D" w:rsidRPr="00517183" w:rsidRDefault="00E75D6D" w:rsidP="005406E8">
      <w:pPr>
        <w:pStyle w:val="BodyText"/>
        <w:keepNext/>
        <w:ind w:left="360"/>
        <w:rPr>
          <w:b/>
          <w:bCs/>
        </w:rPr>
      </w:pPr>
      <w:r w:rsidRPr="00517183">
        <w:rPr>
          <w:b/>
          <w:bCs/>
        </w:rPr>
        <w:lastRenderedPageBreak/>
        <w:t>Gas</w:t>
      </w:r>
    </w:p>
    <w:p w:rsidR="00E75D6D" w:rsidRDefault="00E75D6D" w:rsidP="00E75D6D">
      <w:pPr>
        <w:pStyle w:val="Bullet1"/>
      </w:pPr>
      <w:r>
        <w:t xml:space="preserve">PG&amp;E and SDG&amp;E produced statistically significant savings of more than 10% for the 2011 program year. The savings estimate for </w:t>
      </w:r>
      <w:proofErr w:type="spellStart"/>
      <w:r>
        <w:t>SoCalGas</w:t>
      </w:r>
      <w:proofErr w:type="spellEnd"/>
      <w:r>
        <w:t xml:space="preserve"> is not reported for the 2011 program year because the number of participants is very small. </w:t>
      </w:r>
    </w:p>
    <w:p w:rsidR="00E75D6D" w:rsidRDefault="00E75D6D" w:rsidP="00E75D6D">
      <w:pPr>
        <w:pStyle w:val="Bullet1"/>
      </w:pPr>
      <w:r>
        <w:t xml:space="preserve">Gas savings of 2012 PG&amp;E and SDG&amp;E participants were statistically significant and less than half of the savings generated by 2011 participants. </w:t>
      </w:r>
      <w:proofErr w:type="spellStart"/>
      <w:r>
        <w:t>SoCalGas</w:t>
      </w:r>
      <w:proofErr w:type="spellEnd"/>
      <w:r>
        <w:t xml:space="preserve"> produced around 10% savings for 2012 program year.</w:t>
      </w:r>
    </w:p>
    <w:p w:rsidR="00E75D6D" w:rsidRDefault="00E75D6D" w:rsidP="00E75D6D">
      <w:pPr>
        <w:pStyle w:val="BodyText"/>
      </w:pPr>
    </w:p>
    <w:p w:rsidR="000647FE" w:rsidRDefault="000647FE" w:rsidP="000647FE">
      <w:pPr>
        <w:pStyle w:val="BodyText"/>
      </w:pPr>
    </w:p>
    <w:p w:rsidR="000647FE" w:rsidRPr="00372579" w:rsidRDefault="000647FE" w:rsidP="000647FE">
      <w:pPr>
        <w:pStyle w:val="BodyText"/>
      </w:pPr>
      <w:r>
        <w:br w:type="page"/>
      </w:r>
    </w:p>
    <w:p w:rsidR="002F458F" w:rsidRDefault="00952B5F" w:rsidP="00952B5F">
      <w:pPr>
        <w:pStyle w:val="Heading7"/>
      </w:pPr>
      <w:bookmarkStart w:id="240" w:name="_Toc393446057"/>
      <w:r>
        <w:t>Free</w:t>
      </w:r>
      <w:r w:rsidR="002404DD">
        <w:t xml:space="preserve"> R</w:t>
      </w:r>
      <w:r>
        <w:t>idership by Demographic</w:t>
      </w:r>
      <w:r w:rsidR="002404DD">
        <w:t xml:space="preserve"> Variables</w:t>
      </w:r>
      <w:bookmarkEnd w:id="240"/>
      <w:r w:rsidR="002404DD">
        <w:t xml:space="preserve"> </w:t>
      </w:r>
    </w:p>
    <w:p w:rsidR="00952B5F" w:rsidRPr="00372579" w:rsidRDefault="00952B5F" w:rsidP="00517183">
      <w:pPr>
        <w:pStyle w:val="BodyText"/>
      </w:pPr>
      <w:r w:rsidRPr="00372579">
        <w:t>We examine</w:t>
      </w:r>
      <w:r w:rsidR="007E13CA">
        <w:t>d</w:t>
      </w:r>
      <w:r w:rsidRPr="00372579">
        <w:t xml:space="preserve"> free ridership scores by potential covariates to understand how free ridership </w:t>
      </w:r>
      <w:r w:rsidR="007E13CA" w:rsidRPr="00372579">
        <w:t>varie</w:t>
      </w:r>
      <w:r w:rsidR="007E13CA">
        <w:t>d</w:t>
      </w:r>
      <w:r w:rsidR="007E13CA" w:rsidRPr="00372579">
        <w:t xml:space="preserve"> </w:t>
      </w:r>
      <w:r w:rsidRPr="00372579">
        <w:t xml:space="preserve">as a function of specific customer segments. While there are marginal differences, these </w:t>
      </w:r>
      <w:r w:rsidR="007E13CA">
        <w:t>were</w:t>
      </w:r>
      <w:r w:rsidR="007E13CA" w:rsidRPr="00372579">
        <w:t xml:space="preserve"> </w:t>
      </w:r>
      <w:r w:rsidRPr="00372579">
        <w:t xml:space="preserve">not statistically significant for the majority of the covariates examined below. Free-ridership </w:t>
      </w:r>
      <w:r w:rsidR="00536C8E">
        <w:t>was</w:t>
      </w:r>
      <w:r w:rsidR="00536C8E" w:rsidRPr="00372579">
        <w:t xml:space="preserve"> </w:t>
      </w:r>
      <w:r w:rsidRPr="00372579">
        <w:t xml:space="preserve">significantly higher for the customers with an education level of high school or less </w:t>
      </w:r>
      <w:r w:rsidR="00536C8E">
        <w:t>(</w:t>
      </w:r>
      <w:r w:rsidRPr="00372579">
        <w:t>60</w:t>
      </w:r>
      <w:r w:rsidR="003A6EA8">
        <w:t>%</w:t>
      </w:r>
      <w:r w:rsidR="00536C8E">
        <w:t>)</w:t>
      </w:r>
      <w:r w:rsidRPr="00372579">
        <w:t xml:space="preserve"> compared </w:t>
      </w:r>
      <w:r w:rsidR="00536C8E">
        <w:t>with</w:t>
      </w:r>
      <w:r w:rsidR="00536C8E" w:rsidRPr="00372579">
        <w:t xml:space="preserve"> </w:t>
      </w:r>
      <w:r w:rsidRPr="00372579">
        <w:t xml:space="preserve">those with an advanced degree or </w:t>
      </w:r>
      <w:r w:rsidR="007873EF" w:rsidRPr="00372579">
        <w:t>post</w:t>
      </w:r>
      <w:r w:rsidR="007873EF">
        <w:t>-</w:t>
      </w:r>
      <w:r w:rsidRPr="00372579">
        <w:t xml:space="preserve">graduate work </w:t>
      </w:r>
      <w:r w:rsidR="00536C8E">
        <w:t>(</w:t>
      </w:r>
      <w:r w:rsidRPr="00372579">
        <w:t>43</w:t>
      </w:r>
      <w:r w:rsidR="003A6EA8">
        <w:t>%</w:t>
      </w:r>
      <w:r w:rsidR="00536C8E">
        <w:t>)</w:t>
      </w:r>
      <w:r w:rsidRPr="00372579">
        <w:t xml:space="preserve">.  </w:t>
      </w:r>
      <w:r>
        <w:t xml:space="preserve">Free ridership </w:t>
      </w:r>
      <w:r w:rsidR="00580EA3">
        <w:t xml:space="preserve">was </w:t>
      </w:r>
      <w:r>
        <w:t>significantly higher later in the program cycle</w:t>
      </w:r>
      <w:r w:rsidR="007873EF">
        <w:t>,</w:t>
      </w:r>
      <w:r>
        <w:t xml:space="preserve"> at 46</w:t>
      </w:r>
      <w:r w:rsidR="003A6EA8">
        <w:t>%</w:t>
      </w:r>
      <w:r>
        <w:t xml:space="preserve"> in </w:t>
      </w:r>
      <w:r w:rsidR="00510F8A">
        <w:t xml:space="preserve">program year </w:t>
      </w:r>
      <w:r w:rsidR="00BE5073">
        <w:t xml:space="preserve">(PY) </w:t>
      </w:r>
      <w:r w:rsidR="00510F8A">
        <w:t xml:space="preserve">2012 </w:t>
      </w:r>
      <w:r>
        <w:t>versus 39</w:t>
      </w:r>
      <w:r w:rsidR="003A6EA8">
        <w:t>%</w:t>
      </w:r>
      <w:r>
        <w:t xml:space="preserve"> </w:t>
      </w:r>
      <w:proofErr w:type="gramStart"/>
      <w:r>
        <w:t xml:space="preserve">in </w:t>
      </w:r>
      <w:r w:rsidR="00510F8A">
        <w:t xml:space="preserve"> </w:t>
      </w:r>
      <w:r w:rsidR="00BE5073">
        <w:t>PY</w:t>
      </w:r>
      <w:r w:rsidR="00510F8A">
        <w:t>2011</w:t>
      </w:r>
      <w:proofErr w:type="gramEnd"/>
      <w:r>
        <w:t>.</w:t>
      </w:r>
    </w:p>
    <w:p w:rsidR="00952B5F" w:rsidRPr="00C67216" w:rsidRDefault="00952B5F" w:rsidP="007873EF">
      <w:pPr>
        <w:pStyle w:val="BodyText"/>
      </w:pPr>
    </w:p>
    <w:p w:rsidR="00952B5F" w:rsidRPr="00372579" w:rsidRDefault="00952B5F" w:rsidP="00517183">
      <w:pPr>
        <w:pStyle w:val="BodyText"/>
      </w:pPr>
      <w:r w:rsidRPr="00372579">
        <w:t>The covariates examined included several demographic variables and the demographic distribution of participants is of particular interest to understand program participation/adoption. We note that certain customer segments have disproportionately higher representation amongst program participants:</w:t>
      </w:r>
    </w:p>
    <w:p w:rsidR="00952B5F" w:rsidRPr="00372579" w:rsidRDefault="00952B5F" w:rsidP="009558FA">
      <w:pPr>
        <w:pStyle w:val="BodyText"/>
      </w:pPr>
    </w:p>
    <w:p w:rsidR="00952B5F" w:rsidRPr="00372579" w:rsidRDefault="00952B5F" w:rsidP="00517183">
      <w:pPr>
        <w:pStyle w:val="Bullet1"/>
      </w:pPr>
      <w:r w:rsidRPr="00372579">
        <w:t xml:space="preserve">Almost </w:t>
      </w:r>
      <w:r w:rsidR="001E2A49">
        <w:t>60%</w:t>
      </w:r>
      <w:r w:rsidRPr="00372579">
        <w:t xml:space="preserve"> of the participants in did not avail of project financing</w:t>
      </w:r>
    </w:p>
    <w:p w:rsidR="00952B5F" w:rsidRPr="00372579" w:rsidRDefault="001E2A49" w:rsidP="00517183">
      <w:pPr>
        <w:pStyle w:val="Bullet1"/>
      </w:pPr>
      <w:r>
        <w:t>More than</w:t>
      </w:r>
      <w:r w:rsidRPr="00372579">
        <w:t xml:space="preserve"> </w:t>
      </w:r>
      <w:r w:rsidR="00952B5F" w:rsidRPr="00372579">
        <w:t>70</w:t>
      </w:r>
      <w:r w:rsidR="003A6EA8">
        <w:t>%</w:t>
      </w:r>
      <w:r w:rsidR="00952B5F" w:rsidRPr="00372579">
        <w:t xml:space="preserve"> of the participants are aged 45 years or older</w:t>
      </w:r>
    </w:p>
    <w:p w:rsidR="00952B5F" w:rsidRPr="00372579" w:rsidRDefault="00952B5F" w:rsidP="00517183">
      <w:pPr>
        <w:pStyle w:val="Bullet1"/>
      </w:pPr>
      <w:r w:rsidRPr="00372579">
        <w:t xml:space="preserve">Almost </w:t>
      </w:r>
      <w:r w:rsidR="001E2A49">
        <w:t>75%</w:t>
      </w:r>
      <w:r w:rsidRPr="00372579">
        <w:t xml:space="preserve"> of the participants have a </w:t>
      </w:r>
      <w:r w:rsidR="001E2A49" w:rsidRPr="00372579">
        <w:t>four</w:t>
      </w:r>
      <w:r w:rsidR="001E2A49">
        <w:t>-</w:t>
      </w:r>
      <w:r w:rsidRPr="00372579">
        <w:t>year college degree education or higher</w:t>
      </w:r>
    </w:p>
    <w:p w:rsidR="00952B5F" w:rsidRPr="00372579" w:rsidRDefault="001E2A49" w:rsidP="00517183">
      <w:pPr>
        <w:pStyle w:val="Bullet1"/>
      </w:pPr>
      <w:r>
        <w:t>More than</w:t>
      </w:r>
      <w:r w:rsidRPr="00372579">
        <w:t xml:space="preserve"> </w:t>
      </w:r>
      <w:r>
        <w:t>50%</w:t>
      </w:r>
      <w:r w:rsidRPr="00372579">
        <w:t xml:space="preserve"> </w:t>
      </w:r>
      <w:r w:rsidR="00952B5F" w:rsidRPr="00372579">
        <w:t>the participants who provided income information stated that they had annual household incomes of over $100,000</w:t>
      </w:r>
    </w:p>
    <w:p w:rsidR="00952B5F" w:rsidRPr="00372579" w:rsidRDefault="00952B5F" w:rsidP="00952B5F">
      <w:pPr>
        <w:pStyle w:val="BodyText"/>
      </w:pPr>
    </w:p>
    <w:p w:rsidR="00952B5F" w:rsidRPr="00372579" w:rsidRDefault="00952B5F" w:rsidP="00517183">
      <w:pPr>
        <w:pStyle w:val="BodyText"/>
      </w:pPr>
      <w:r w:rsidRPr="00372579">
        <w:t xml:space="preserve">This indicates that the majority of the participants in the program </w:t>
      </w:r>
      <w:r w:rsidR="007005B2">
        <w:t>were</w:t>
      </w:r>
      <w:r w:rsidRPr="00372579">
        <w:t xml:space="preserve"> </w:t>
      </w:r>
      <w:r w:rsidR="00E55B90" w:rsidRPr="00372579">
        <w:t>highly educated</w:t>
      </w:r>
      <w:r w:rsidRPr="00372579">
        <w:t>, middle-aged</w:t>
      </w:r>
      <w:r w:rsidR="007377CE">
        <w:t xml:space="preserve">, </w:t>
      </w:r>
      <w:r w:rsidRPr="00372579">
        <w:t>established customers with a level of affluence that does not necessitate availing of project financing.  This is an important finding for the program as in order to achieve its adoption goals, it will require targeted marketing and messaging to reach other key customer segments.</w:t>
      </w:r>
      <w:r w:rsidR="007E05BD">
        <w:t xml:space="preserve"> </w:t>
      </w:r>
      <w:r w:rsidRPr="00372579">
        <w:t>.</w:t>
      </w:r>
    </w:p>
    <w:p w:rsidR="00952B5F" w:rsidRPr="001418B2" w:rsidRDefault="00952B5F" w:rsidP="00BE5073">
      <w:pPr>
        <w:pStyle w:val="BodyText"/>
      </w:pPr>
    </w:p>
    <w:p w:rsidR="000633FD" w:rsidRDefault="000633FD" w:rsidP="00342634">
      <w:pPr>
        <w:pStyle w:val="Caption"/>
      </w:pPr>
      <w:bookmarkStart w:id="241" w:name="_Toc393446099"/>
      <w:r>
        <w:lastRenderedPageBreak/>
        <w:t xml:space="preserve">Table </w:t>
      </w:r>
      <w:r w:rsidR="00867E9C">
        <w:fldChar w:fldCharType="begin"/>
      </w:r>
      <w:r w:rsidR="00867E9C">
        <w:instrText xml:space="preserve"> SEQ Table \* ARABIC </w:instrText>
      </w:r>
      <w:r w:rsidR="00867E9C">
        <w:fldChar w:fldCharType="separate"/>
      </w:r>
      <w:r w:rsidR="00342634">
        <w:rPr>
          <w:noProof/>
        </w:rPr>
        <w:t>30</w:t>
      </w:r>
      <w:r w:rsidR="00867E9C">
        <w:rPr>
          <w:noProof/>
        </w:rPr>
        <w:fldChar w:fldCharType="end"/>
      </w:r>
      <w:r>
        <w:t xml:space="preserve">: </w:t>
      </w:r>
      <w:r w:rsidR="00517A4C">
        <w:t>Free Ridership Scores by Household Characteristics</w:t>
      </w:r>
      <w:bookmarkEnd w:id="241"/>
    </w:p>
    <w:tbl>
      <w:tblPr>
        <w:tblW w:w="979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548"/>
        <w:gridCol w:w="1182"/>
        <w:gridCol w:w="1840"/>
        <w:gridCol w:w="70"/>
        <w:gridCol w:w="1096"/>
        <w:gridCol w:w="1000"/>
        <w:gridCol w:w="1061"/>
      </w:tblGrid>
      <w:tr w:rsidR="00952B5F" w:rsidRPr="000A32D1" w:rsidTr="00517183">
        <w:trPr>
          <w:cantSplit/>
          <w:trHeight w:val="600"/>
          <w:tblHeader/>
        </w:trPr>
        <w:tc>
          <w:tcPr>
            <w:tcW w:w="3548" w:type="dxa"/>
            <w:shd w:val="clear" w:color="auto" w:fill="002776"/>
            <w:noWrap/>
            <w:vAlign w:val="center"/>
            <w:hideMark/>
          </w:tcPr>
          <w:p w:rsidR="00952B5F" w:rsidRPr="000A32D1" w:rsidRDefault="00952B5F" w:rsidP="00604EF6">
            <w:pPr>
              <w:keepNext/>
              <w:jc w:val="center"/>
              <w:rPr>
                <w:rFonts w:ascii="Arial" w:hAnsi="Arial" w:cs="Arial"/>
                <w:b/>
                <w:bCs/>
                <w:color w:val="FFFFFF" w:themeColor="background1"/>
                <w:sz w:val="20"/>
                <w:szCs w:val="20"/>
              </w:rPr>
            </w:pPr>
            <w:r w:rsidRPr="000A32D1">
              <w:rPr>
                <w:rFonts w:ascii="Arial" w:hAnsi="Arial" w:cs="Arial"/>
                <w:b/>
                <w:bCs/>
                <w:color w:val="FFFFFF" w:themeColor="background1"/>
                <w:sz w:val="20"/>
                <w:szCs w:val="20"/>
              </w:rPr>
              <w:t>Group</w:t>
            </w:r>
          </w:p>
        </w:tc>
        <w:tc>
          <w:tcPr>
            <w:tcW w:w="1182" w:type="dxa"/>
            <w:shd w:val="clear" w:color="auto" w:fill="002776"/>
            <w:vAlign w:val="center"/>
            <w:hideMark/>
          </w:tcPr>
          <w:p w:rsidR="00952B5F" w:rsidRPr="000A32D1" w:rsidRDefault="00416458" w:rsidP="00604EF6">
            <w:pPr>
              <w:keepNext/>
              <w:jc w:val="center"/>
              <w:rPr>
                <w:rFonts w:ascii="Arial" w:hAnsi="Arial" w:cs="Arial"/>
                <w:b/>
                <w:bCs/>
                <w:color w:val="FFFFFF" w:themeColor="background1"/>
                <w:sz w:val="20"/>
                <w:szCs w:val="20"/>
              </w:rPr>
            </w:pPr>
            <w:r w:rsidRPr="000A32D1">
              <w:rPr>
                <w:rFonts w:ascii="Arial" w:hAnsi="Arial" w:cs="Arial"/>
                <w:b/>
                <w:bCs/>
                <w:color w:val="FFFFFF" w:themeColor="background1"/>
                <w:sz w:val="20"/>
                <w:szCs w:val="20"/>
              </w:rPr>
              <w:t>N</w:t>
            </w:r>
          </w:p>
        </w:tc>
        <w:tc>
          <w:tcPr>
            <w:tcW w:w="1910" w:type="dxa"/>
            <w:gridSpan w:val="2"/>
            <w:shd w:val="clear" w:color="auto" w:fill="002776"/>
            <w:vAlign w:val="center"/>
            <w:hideMark/>
          </w:tcPr>
          <w:p w:rsidR="00952B5F" w:rsidRPr="000A32D1" w:rsidRDefault="00952B5F" w:rsidP="00604EF6">
            <w:pPr>
              <w:keepNext/>
              <w:jc w:val="center"/>
              <w:rPr>
                <w:rFonts w:ascii="Arial" w:hAnsi="Arial" w:cs="Arial"/>
                <w:b/>
                <w:bCs/>
                <w:color w:val="FFFFFF" w:themeColor="background1"/>
                <w:sz w:val="20"/>
                <w:szCs w:val="20"/>
              </w:rPr>
            </w:pPr>
            <w:r w:rsidRPr="000A32D1">
              <w:rPr>
                <w:rFonts w:ascii="Arial" w:hAnsi="Arial" w:cs="Arial"/>
                <w:b/>
                <w:bCs/>
                <w:color w:val="FFFFFF" w:themeColor="background1"/>
                <w:sz w:val="20"/>
                <w:szCs w:val="20"/>
              </w:rPr>
              <w:t xml:space="preserve">Average </w:t>
            </w:r>
            <w:r w:rsidR="001A6007" w:rsidRPr="000A32D1">
              <w:rPr>
                <w:rFonts w:ascii="Arial" w:hAnsi="Arial" w:cs="Arial"/>
                <w:b/>
                <w:bCs/>
                <w:color w:val="FFFFFF" w:themeColor="background1"/>
                <w:sz w:val="20"/>
                <w:szCs w:val="20"/>
              </w:rPr>
              <w:t>Free Ridership  Score</w:t>
            </w:r>
          </w:p>
        </w:tc>
        <w:tc>
          <w:tcPr>
            <w:tcW w:w="1096" w:type="dxa"/>
            <w:shd w:val="clear" w:color="auto" w:fill="002776"/>
            <w:vAlign w:val="center"/>
            <w:hideMark/>
          </w:tcPr>
          <w:p w:rsidR="00952B5F" w:rsidRPr="000A32D1" w:rsidRDefault="001A6007" w:rsidP="00604EF6">
            <w:pPr>
              <w:keepNext/>
              <w:jc w:val="center"/>
              <w:rPr>
                <w:rFonts w:ascii="Arial" w:hAnsi="Arial" w:cs="Arial"/>
                <w:b/>
                <w:bCs/>
                <w:color w:val="FFFFFF" w:themeColor="background1"/>
                <w:sz w:val="20"/>
                <w:szCs w:val="20"/>
              </w:rPr>
            </w:pPr>
            <w:r w:rsidRPr="000A32D1">
              <w:rPr>
                <w:rFonts w:ascii="Arial" w:hAnsi="Arial" w:cs="Arial"/>
                <w:b/>
                <w:bCs/>
                <w:color w:val="FFFFFF" w:themeColor="background1"/>
                <w:sz w:val="20"/>
                <w:szCs w:val="20"/>
              </w:rPr>
              <w:t xml:space="preserve">Standard </w:t>
            </w:r>
            <w:r w:rsidR="00952B5F" w:rsidRPr="000A32D1">
              <w:rPr>
                <w:rFonts w:ascii="Arial" w:hAnsi="Arial" w:cs="Arial"/>
                <w:b/>
                <w:bCs/>
                <w:color w:val="FFFFFF" w:themeColor="background1"/>
                <w:sz w:val="20"/>
                <w:szCs w:val="20"/>
              </w:rPr>
              <w:t>Error of Mean</w:t>
            </w:r>
          </w:p>
        </w:tc>
        <w:tc>
          <w:tcPr>
            <w:tcW w:w="2061" w:type="dxa"/>
            <w:gridSpan w:val="2"/>
            <w:shd w:val="clear" w:color="auto" w:fill="002776"/>
            <w:vAlign w:val="center"/>
            <w:hideMark/>
          </w:tcPr>
          <w:p w:rsidR="00952B5F" w:rsidRPr="000A32D1" w:rsidRDefault="00952B5F" w:rsidP="00604EF6">
            <w:pPr>
              <w:keepNext/>
              <w:jc w:val="center"/>
              <w:rPr>
                <w:rFonts w:ascii="Arial" w:hAnsi="Arial" w:cs="Arial"/>
                <w:b/>
                <w:bCs/>
                <w:color w:val="FFFFFF" w:themeColor="background1"/>
                <w:sz w:val="20"/>
                <w:szCs w:val="20"/>
              </w:rPr>
            </w:pPr>
            <w:r w:rsidRPr="000A32D1">
              <w:rPr>
                <w:rFonts w:ascii="Arial" w:hAnsi="Arial" w:cs="Arial"/>
                <w:b/>
                <w:bCs/>
                <w:color w:val="FFFFFF" w:themeColor="background1"/>
                <w:sz w:val="20"/>
                <w:szCs w:val="20"/>
              </w:rPr>
              <w:t>95% C</w:t>
            </w:r>
            <w:r w:rsidR="00517A4C" w:rsidRPr="000A32D1">
              <w:rPr>
                <w:rFonts w:ascii="Arial" w:hAnsi="Arial" w:cs="Arial"/>
                <w:b/>
                <w:bCs/>
                <w:color w:val="FFFFFF" w:themeColor="background1"/>
                <w:sz w:val="20"/>
                <w:szCs w:val="20"/>
              </w:rPr>
              <w:t xml:space="preserve">onfidence </w:t>
            </w:r>
            <w:r w:rsidRPr="000A32D1">
              <w:rPr>
                <w:rFonts w:ascii="Arial" w:hAnsi="Arial" w:cs="Arial"/>
                <w:b/>
                <w:bCs/>
                <w:color w:val="FFFFFF" w:themeColor="background1"/>
                <w:sz w:val="20"/>
                <w:szCs w:val="20"/>
              </w:rPr>
              <w:t>L</w:t>
            </w:r>
            <w:r w:rsidR="00517A4C" w:rsidRPr="000A32D1">
              <w:rPr>
                <w:rFonts w:ascii="Arial" w:hAnsi="Arial" w:cs="Arial"/>
                <w:b/>
                <w:bCs/>
                <w:color w:val="FFFFFF" w:themeColor="background1"/>
                <w:sz w:val="20"/>
                <w:szCs w:val="20"/>
              </w:rPr>
              <w:t>imit</w:t>
            </w:r>
            <w:r w:rsidRPr="000A32D1">
              <w:rPr>
                <w:rFonts w:ascii="Arial" w:hAnsi="Arial" w:cs="Arial"/>
                <w:b/>
                <w:bCs/>
                <w:color w:val="FFFFFF" w:themeColor="background1"/>
                <w:sz w:val="20"/>
                <w:szCs w:val="20"/>
              </w:rPr>
              <w:t xml:space="preserve"> for Mean</w:t>
            </w:r>
          </w:p>
        </w:tc>
      </w:tr>
      <w:tr w:rsidR="00F40D43" w:rsidRPr="000A32D1" w:rsidTr="00517183">
        <w:trPr>
          <w:cantSplit/>
          <w:trHeight w:val="431"/>
        </w:trPr>
        <w:tc>
          <w:tcPr>
            <w:tcW w:w="9797" w:type="dxa"/>
            <w:gridSpan w:val="7"/>
            <w:shd w:val="clear" w:color="auto" w:fill="auto"/>
            <w:noWrap/>
            <w:vAlign w:val="center"/>
          </w:tcPr>
          <w:p w:rsidR="00F40D43" w:rsidRPr="000A32D1" w:rsidRDefault="00F40D43" w:rsidP="00604EF6">
            <w:pPr>
              <w:keepNext/>
              <w:jc w:val="center"/>
              <w:rPr>
                <w:rFonts w:ascii="Arial" w:hAnsi="Arial" w:cs="Arial"/>
                <w:b/>
                <w:bCs/>
                <w:color w:val="000000"/>
                <w:sz w:val="20"/>
                <w:szCs w:val="20"/>
              </w:rPr>
            </w:pPr>
            <w:r w:rsidRPr="000A32D1">
              <w:rPr>
                <w:rFonts w:ascii="Arial" w:hAnsi="Arial" w:cs="Arial"/>
                <w:b/>
                <w:bCs/>
                <w:color w:val="000000"/>
                <w:sz w:val="20"/>
                <w:szCs w:val="20"/>
              </w:rPr>
              <w:t>Project Financing</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Availed of project financing</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215</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39%</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47%</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Did not avail of project financing</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312</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49%</w:t>
            </w:r>
          </w:p>
        </w:tc>
      </w:tr>
      <w:tr w:rsidR="00952B5F" w:rsidRPr="000A32D1" w:rsidTr="00517183">
        <w:trPr>
          <w:cantSplit/>
          <w:trHeight w:val="300"/>
        </w:trPr>
        <w:tc>
          <w:tcPr>
            <w:tcW w:w="9797" w:type="dxa"/>
            <w:gridSpan w:val="7"/>
            <w:shd w:val="clear" w:color="auto" w:fill="EAF6FC" w:themeFill="accent3" w:themeFillTint="33"/>
            <w:noWrap/>
            <w:vAlign w:val="center"/>
            <w:hideMark/>
          </w:tcPr>
          <w:p w:rsidR="00952B5F" w:rsidRPr="000A32D1" w:rsidRDefault="00952B5F" w:rsidP="00604EF6">
            <w:pPr>
              <w:keepNext/>
              <w:jc w:val="center"/>
              <w:rPr>
                <w:rFonts w:ascii="Arial" w:hAnsi="Arial" w:cs="Arial"/>
                <w:b/>
                <w:bCs/>
                <w:color w:val="EAF6FC" w:themeColor="accent3" w:themeTint="33"/>
                <w:sz w:val="20"/>
                <w:szCs w:val="20"/>
              </w:rPr>
            </w:pPr>
            <w:r w:rsidRPr="000A32D1">
              <w:rPr>
                <w:rFonts w:ascii="Arial" w:hAnsi="Arial" w:cs="Arial"/>
                <w:b/>
                <w:bCs/>
                <w:sz w:val="20"/>
                <w:szCs w:val="20"/>
              </w:rPr>
              <w:t>No significant difference in free ridership by project financing.</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Home Vintage</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Before 1970</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347</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40%</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In the 1970s</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90</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39%</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52%</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In the 1980s</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56</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51%</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59%</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In the 90s or after</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33</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37%</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58%</w:t>
            </w:r>
          </w:p>
        </w:tc>
      </w:tr>
      <w:tr w:rsidR="00952B5F" w:rsidRPr="000A32D1" w:rsidTr="00517183">
        <w:trPr>
          <w:cantSplit/>
          <w:trHeight w:val="300"/>
        </w:trPr>
        <w:tc>
          <w:tcPr>
            <w:tcW w:w="9797" w:type="dxa"/>
            <w:gridSpan w:val="7"/>
            <w:shd w:val="clear" w:color="auto" w:fill="EAF6FC" w:themeFill="accent3" w:themeFillTint="33"/>
            <w:noWrap/>
            <w:vAlign w:val="center"/>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No significant difference in free ridership by home vintage.</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Number of bedrooms</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1-2</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80</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38%</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31%</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3-4</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419</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42%</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5 or more</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28</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54%</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6%</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67%</w:t>
            </w:r>
          </w:p>
        </w:tc>
      </w:tr>
      <w:tr w:rsidR="00952B5F" w:rsidRPr="000A32D1" w:rsidTr="00517183">
        <w:trPr>
          <w:cantSplit/>
          <w:trHeight w:val="300"/>
        </w:trPr>
        <w:tc>
          <w:tcPr>
            <w:tcW w:w="9797" w:type="dxa"/>
            <w:gridSpan w:val="7"/>
            <w:shd w:val="clear" w:color="auto" w:fill="EAF6FC" w:themeFill="accent3" w:themeFillTint="33"/>
            <w:noWrap/>
            <w:vAlign w:val="center"/>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No significant difference in free ridership by number of bedrooms in the home.</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Difference in household size - Post - Pre retrofit</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Increase</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63</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42%</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35%</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50%</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Same</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396</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44%</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47%</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Decrease</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68</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49%</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57%</w:t>
            </w:r>
          </w:p>
        </w:tc>
      </w:tr>
      <w:tr w:rsidR="00952B5F" w:rsidRPr="000A32D1" w:rsidTr="00517183">
        <w:trPr>
          <w:cantSplit/>
          <w:trHeight w:val="300"/>
        </w:trPr>
        <w:tc>
          <w:tcPr>
            <w:tcW w:w="9797" w:type="dxa"/>
            <w:gridSpan w:val="7"/>
            <w:shd w:val="clear" w:color="auto" w:fill="EAF6FC" w:themeFill="accent3" w:themeFillTint="33"/>
            <w:noWrap/>
            <w:vAlign w:val="bottom"/>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No significant difference in free ridership by change in size of household.</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Post retrofit household size</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1</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70</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38%</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30%</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215</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44%</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53%</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80</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38%</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52%</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111</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35%</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 or more</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21</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8%</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32%</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64%</w:t>
            </w:r>
          </w:p>
        </w:tc>
      </w:tr>
      <w:tr w:rsidR="00952B5F" w:rsidRPr="000A32D1" w:rsidTr="00517183">
        <w:trPr>
          <w:cantSplit/>
          <w:trHeight w:val="300"/>
        </w:trPr>
        <w:tc>
          <w:tcPr>
            <w:tcW w:w="9797" w:type="dxa"/>
            <w:gridSpan w:val="7"/>
            <w:shd w:val="clear" w:color="auto" w:fill="EAF6FC" w:themeFill="accent3" w:themeFillTint="33"/>
            <w:noWrap/>
            <w:vAlign w:val="center"/>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No significant difference in free ridership by size of household (post retrofit).</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color w:val="000000"/>
                <w:sz w:val="20"/>
                <w:szCs w:val="20"/>
              </w:rPr>
            </w:pPr>
            <w:r w:rsidRPr="000A32D1">
              <w:rPr>
                <w:rFonts w:ascii="Arial" w:hAnsi="Arial" w:cs="Arial"/>
                <w:b/>
                <w:bCs/>
                <w:color w:val="000000"/>
                <w:sz w:val="20"/>
                <w:szCs w:val="20"/>
              </w:rPr>
              <w:t>Age</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Under 34</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47%</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38%</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56%</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35 to 44</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96</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47%</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40%</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54%</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45 to 54</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114</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36%</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lastRenderedPageBreak/>
              <w:t>55 to 64</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124</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40%</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51%</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Over 65</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132</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37%</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r>
      <w:tr w:rsidR="00952B5F" w:rsidRPr="000A32D1" w:rsidTr="00517183">
        <w:trPr>
          <w:cantSplit/>
          <w:trHeight w:val="300"/>
        </w:trPr>
        <w:tc>
          <w:tcPr>
            <w:tcW w:w="9797" w:type="dxa"/>
            <w:gridSpan w:val="7"/>
            <w:shd w:val="clear" w:color="auto" w:fill="EAF6FC" w:themeFill="accent3" w:themeFillTint="33"/>
            <w:noWrap/>
            <w:vAlign w:val="center"/>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No significant difference in free ridership by age.</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color w:val="000000"/>
                <w:sz w:val="20"/>
                <w:szCs w:val="20"/>
              </w:rPr>
            </w:pPr>
            <w:r w:rsidRPr="000A32D1">
              <w:rPr>
                <w:rFonts w:ascii="Arial" w:hAnsi="Arial" w:cs="Arial"/>
                <w:b/>
                <w:bCs/>
                <w:color w:val="000000"/>
                <w:sz w:val="20"/>
                <w:szCs w:val="20"/>
              </w:rPr>
              <w:t>Education</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Less than high school or high school</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26</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60%</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7%</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73%</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Some college, trade or technical school</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75</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38%</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52%</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Business or technical school (2 year)</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21</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44%</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33%</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56%</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College graduate (4 year)</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152</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37%</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48%</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Post graduate work or advanced degree</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238</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39%</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46%</w:t>
            </w:r>
          </w:p>
        </w:tc>
      </w:tr>
      <w:tr w:rsidR="00952B5F" w:rsidRPr="000A32D1" w:rsidTr="00517183">
        <w:trPr>
          <w:cantSplit/>
          <w:trHeight w:val="300"/>
        </w:trPr>
        <w:tc>
          <w:tcPr>
            <w:tcW w:w="9797" w:type="dxa"/>
            <w:gridSpan w:val="7"/>
            <w:shd w:val="clear" w:color="auto" w:fill="EAF6FC" w:themeFill="accent3" w:themeFillTint="33"/>
            <w:noWrap/>
            <w:vAlign w:val="center"/>
            <w:hideMark/>
          </w:tcPr>
          <w:p w:rsidR="00952B5F" w:rsidRPr="000A32D1" w:rsidRDefault="00517A4C" w:rsidP="00604EF6">
            <w:pPr>
              <w:keepNext/>
              <w:jc w:val="center"/>
              <w:rPr>
                <w:rFonts w:ascii="Arial" w:hAnsi="Arial" w:cs="Arial"/>
                <w:b/>
                <w:bCs/>
                <w:color w:val="000000"/>
                <w:sz w:val="20"/>
                <w:szCs w:val="20"/>
              </w:rPr>
            </w:pPr>
            <w:r w:rsidRPr="000A32D1">
              <w:rPr>
                <w:rFonts w:ascii="Arial" w:hAnsi="Arial" w:cs="Arial"/>
                <w:b/>
                <w:bCs/>
                <w:color w:val="000000"/>
                <w:sz w:val="20"/>
                <w:szCs w:val="20"/>
              </w:rPr>
              <w:t>Barely</w:t>
            </w:r>
            <w:r w:rsidR="00952B5F" w:rsidRPr="000A32D1">
              <w:rPr>
                <w:rFonts w:ascii="Arial" w:hAnsi="Arial" w:cs="Arial"/>
                <w:b/>
                <w:bCs/>
                <w:color w:val="000000"/>
                <w:sz w:val="20"/>
                <w:szCs w:val="20"/>
              </w:rPr>
              <w:t xml:space="preserve"> </w:t>
            </w:r>
            <w:r w:rsidRPr="000A32D1">
              <w:rPr>
                <w:rFonts w:ascii="Arial" w:hAnsi="Arial" w:cs="Arial"/>
                <w:b/>
                <w:bCs/>
                <w:color w:val="000000"/>
                <w:sz w:val="20"/>
                <w:szCs w:val="20"/>
              </w:rPr>
              <w:t xml:space="preserve">statistically </w:t>
            </w:r>
            <w:r w:rsidR="00952B5F" w:rsidRPr="000A32D1">
              <w:rPr>
                <w:rFonts w:ascii="Arial" w:hAnsi="Arial" w:cs="Arial"/>
                <w:b/>
                <w:bCs/>
                <w:color w:val="000000"/>
                <w:sz w:val="20"/>
                <w:szCs w:val="20"/>
              </w:rPr>
              <w:t xml:space="preserve">significant difference in free ridership between those who have a high school or less than high school degree and those who have an advanced degree or post-graduate work </w:t>
            </w:r>
            <w:r w:rsidRPr="000A32D1">
              <w:rPr>
                <w:rFonts w:ascii="Arial" w:hAnsi="Arial" w:cs="Arial"/>
                <w:b/>
                <w:bCs/>
                <w:color w:val="000000"/>
                <w:sz w:val="20"/>
                <w:szCs w:val="20"/>
              </w:rPr>
              <w:br/>
            </w:r>
            <w:r w:rsidR="00952B5F" w:rsidRPr="000A32D1">
              <w:rPr>
                <w:rFonts w:ascii="Arial" w:hAnsi="Arial" w:cs="Arial"/>
                <w:b/>
                <w:bCs/>
                <w:color w:val="000000"/>
                <w:sz w:val="20"/>
                <w:szCs w:val="20"/>
              </w:rPr>
              <w:t>at 60% vs 43%.</w:t>
            </w:r>
          </w:p>
        </w:tc>
      </w:tr>
      <w:tr w:rsidR="00074F43" w:rsidRPr="000A32D1" w:rsidTr="00996CBC">
        <w:trPr>
          <w:cantSplit/>
          <w:trHeight w:val="300"/>
        </w:trPr>
        <w:tc>
          <w:tcPr>
            <w:tcW w:w="9797" w:type="dxa"/>
            <w:gridSpan w:val="7"/>
            <w:shd w:val="clear" w:color="auto" w:fill="auto"/>
            <w:noWrap/>
            <w:vAlign w:val="bottom"/>
            <w:hideMark/>
          </w:tcPr>
          <w:p w:rsidR="00074F43" w:rsidRPr="000A32D1" w:rsidRDefault="00074F43" w:rsidP="00604EF6">
            <w:pPr>
              <w:keepNext/>
              <w:rPr>
                <w:rFonts w:ascii="Arial" w:hAnsi="Arial" w:cs="Arial"/>
                <w:color w:val="000000"/>
                <w:sz w:val="20"/>
                <w:szCs w:val="20"/>
              </w:rPr>
            </w:pPr>
          </w:p>
        </w:tc>
      </w:tr>
      <w:tr w:rsidR="00952B5F" w:rsidRPr="000A32D1" w:rsidTr="00517183">
        <w:trPr>
          <w:cantSplit/>
          <w:trHeight w:val="300"/>
        </w:trPr>
        <w:tc>
          <w:tcPr>
            <w:tcW w:w="9797" w:type="dxa"/>
            <w:gridSpan w:val="7"/>
            <w:shd w:val="clear" w:color="auto" w:fill="auto"/>
            <w:noWrap/>
            <w:vAlign w:val="bottom"/>
            <w:hideMark/>
          </w:tcPr>
          <w:p w:rsidR="00952B5F" w:rsidRPr="000A32D1" w:rsidRDefault="00952B5F" w:rsidP="00604EF6">
            <w:pPr>
              <w:keepNext/>
              <w:jc w:val="center"/>
              <w:rPr>
                <w:rFonts w:ascii="Arial" w:hAnsi="Arial" w:cs="Arial"/>
                <w:color w:val="000000"/>
                <w:sz w:val="20"/>
                <w:szCs w:val="20"/>
              </w:rPr>
            </w:pPr>
            <w:r w:rsidRPr="000A32D1">
              <w:rPr>
                <w:rFonts w:ascii="Arial" w:hAnsi="Arial" w:cs="Arial"/>
                <w:b/>
                <w:bCs/>
                <w:color w:val="000000"/>
                <w:sz w:val="20"/>
                <w:szCs w:val="20"/>
              </w:rPr>
              <w:t>Income</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Income le</w:t>
            </w:r>
            <w:r w:rsidR="008C27FF" w:rsidRPr="000A32D1">
              <w:rPr>
                <w:rFonts w:ascii="Arial" w:hAnsi="Arial" w:cs="Arial"/>
                <w:color w:val="000000"/>
                <w:sz w:val="20"/>
                <w:szCs w:val="20"/>
              </w:rPr>
              <w:t>ss than</w:t>
            </w:r>
            <w:r w:rsidRPr="000A32D1">
              <w:rPr>
                <w:rFonts w:ascii="Arial" w:hAnsi="Arial" w:cs="Arial"/>
                <w:color w:val="000000"/>
                <w:sz w:val="20"/>
                <w:szCs w:val="20"/>
              </w:rPr>
              <w:t xml:space="preserve"> $100k</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225</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41%</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37%</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45%</w:t>
            </w:r>
          </w:p>
        </w:tc>
      </w:tr>
      <w:tr w:rsidR="00952B5F" w:rsidRPr="000A32D1" w:rsidTr="00517183">
        <w:trPr>
          <w:cantSplit/>
          <w:trHeight w:val="300"/>
        </w:trPr>
        <w:tc>
          <w:tcPr>
            <w:tcW w:w="3548" w:type="dxa"/>
            <w:shd w:val="clear" w:color="auto" w:fill="auto"/>
            <w:noWrap/>
            <w:vAlign w:val="bottom"/>
            <w:hideMark/>
          </w:tcPr>
          <w:p w:rsidR="00952B5F" w:rsidRPr="000A32D1" w:rsidRDefault="00952B5F" w:rsidP="00604EF6">
            <w:pPr>
              <w:keepNext/>
              <w:rPr>
                <w:rFonts w:ascii="Arial" w:hAnsi="Arial" w:cs="Arial"/>
                <w:color w:val="000000"/>
                <w:sz w:val="20"/>
                <w:szCs w:val="20"/>
              </w:rPr>
            </w:pPr>
            <w:r w:rsidRPr="000A32D1">
              <w:rPr>
                <w:rFonts w:ascii="Arial" w:hAnsi="Arial" w:cs="Arial"/>
                <w:color w:val="000000"/>
                <w:sz w:val="20"/>
                <w:szCs w:val="20"/>
              </w:rPr>
              <w:t>Income g</w:t>
            </w:r>
            <w:r w:rsidR="008C27FF" w:rsidRPr="000A32D1">
              <w:rPr>
                <w:rFonts w:ascii="Arial" w:hAnsi="Arial" w:cs="Arial"/>
                <w:color w:val="000000"/>
                <w:sz w:val="20"/>
                <w:szCs w:val="20"/>
              </w:rPr>
              <w:t>rea</w:t>
            </w:r>
            <w:r w:rsidRPr="000A32D1">
              <w:rPr>
                <w:rFonts w:ascii="Arial" w:hAnsi="Arial" w:cs="Arial"/>
                <w:color w:val="000000"/>
                <w:sz w:val="20"/>
                <w:szCs w:val="20"/>
              </w:rPr>
              <w:t>t</w:t>
            </w:r>
            <w:r w:rsidR="008C27FF" w:rsidRPr="000A32D1">
              <w:rPr>
                <w:rFonts w:ascii="Arial" w:hAnsi="Arial" w:cs="Arial"/>
                <w:color w:val="000000"/>
                <w:sz w:val="20"/>
                <w:szCs w:val="20"/>
              </w:rPr>
              <w:t>er than</w:t>
            </w:r>
            <w:r w:rsidRPr="000A32D1">
              <w:rPr>
                <w:rFonts w:ascii="Arial" w:hAnsi="Arial" w:cs="Arial"/>
                <w:color w:val="000000"/>
                <w:sz w:val="20"/>
                <w:szCs w:val="20"/>
              </w:rPr>
              <w:t xml:space="preserve"> $100k</w:t>
            </w:r>
          </w:p>
        </w:tc>
        <w:tc>
          <w:tcPr>
            <w:tcW w:w="1182"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229</w:t>
            </w:r>
          </w:p>
        </w:tc>
        <w:tc>
          <w:tcPr>
            <w:tcW w:w="1910" w:type="dxa"/>
            <w:gridSpan w:val="2"/>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47%</w:t>
            </w:r>
          </w:p>
        </w:tc>
        <w:tc>
          <w:tcPr>
            <w:tcW w:w="1096"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2%</w:t>
            </w:r>
          </w:p>
        </w:tc>
        <w:tc>
          <w:tcPr>
            <w:tcW w:w="1000"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43%</w:t>
            </w:r>
          </w:p>
        </w:tc>
        <w:tc>
          <w:tcPr>
            <w:tcW w:w="1061" w:type="dxa"/>
            <w:shd w:val="clear" w:color="auto" w:fill="auto"/>
            <w:noWrap/>
            <w:vAlign w:val="bottom"/>
            <w:hideMark/>
          </w:tcPr>
          <w:p w:rsidR="00952B5F" w:rsidRPr="000A32D1" w:rsidRDefault="00952B5F" w:rsidP="00604EF6">
            <w:pPr>
              <w:keepNext/>
              <w:jc w:val="right"/>
              <w:rPr>
                <w:rFonts w:ascii="Arial" w:hAnsi="Arial" w:cs="Arial"/>
                <w:color w:val="000000"/>
                <w:sz w:val="20"/>
                <w:szCs w:val="20"/>
              </w:rPr>
            </w:pPr>
            <w:r w:rsidRPr="000A32D1">
              <w:rPr>
                <w:rFonts w:ascii="Arial" w:hAnsi="Arial" w:cs="Arial"/>
                <w:color w:val="000000"/>
                <w:sz w:val="20"/>
                <w:szCs w:val="20"/>
              </w:rPr>
              <w:t>51%</w:t>
            </w:r>
          </w:p>
        </w:tc>
      </w:tr>
      <w:tr w:rsidR="00952B5F" w:rsidRPr="000A32D1" w:rsidTr="00517183">
        <w:trPr>
          <w:cantSplit/>
          <w:trHeight w:val="348"/>
        </w:trPr>
        <w:tc>
          <w:tcPr>
            <w:tcW w:w="9797" w:type="dxa"/>
            <w:gridSpan w:val="7"/>
            <w:shd w:val="clear" w:color="auto" w:fill="EAF6FC" w:themeFill="accent3" w:themeFillTint="33"/>
            <w:noWrap/>
            <w:vAlign w:val="center"/>
            <w:hideMark/>
          </w:tcPr>
          <w:p w:rsidR="00952B5F" w:rsidRPr="000A32D1" w:rsidRDefault="00952B5F" w:rsidP="00604EF6">
            <w:pPr>
              <w:keepNext/>
              <w:jc w:val="center"/>
              <w:rPr>
                <w:rFonts w:ascii="Arial" w:hAnsi="Arial" w:cs="Arial"/>
                <w:b/>
                <w:bCs/>
                <w:color w:val="000000"/>
                <w:sz w:val="20"/>
                <w:szCs w:val="20"/>
              </w:rPr>
            </w:pPr>
            <w:r w:rsidRPr="000A32D1">
              <w:rPr>
                <w:rFonts w:ascii="Arial" w:hAnsi="Arial" w:cs="Arial"/>
                <w:b/>
                <w:bCs/>
                <w:color w:val="000000"/>
                <w:sz w:val="20"/>
                <w:szCs w:val="20"/>
              </w:rPr>
              <w:t>No significant difference in free ridership by income.</w:t>
            </w:r>
          </w:p>
        </w:tc>
      </w:tr>
      <w:tr w:rsidR="003E1C67" w:rsidRPr="000A32D1" w:rsidTr="00517183">
        <w:trPr>
          <w:cantSplit/>
          <w:trHeight w:val="348"/>
        </w:trPr>
        <w:tc>
          <w:tcPr>
            <w:tcW w:w="9797" w:type="dxa"/>
            <w:gridSpan w:val="7"/>
            <w:shd w:val="clear" w:color="auto" w:fill="FFFFFF" w:themeFill="background1"/>
            <w:noWrap/>
            <w:vAlign w:val="bottom"/>
          </w:tcPr>
          <w:p w:rsidR="003E1C67" w:rsidRPr="000A32D1" w:rsidRDefault="003E1C67" w:rsidP="00604EF6">
            <w:pPr>
              <w:keepNext/>
              <w:rPr>
                <w:rFonts w:ascii="Arial" w:hAnsi="Arial" w:cs="Arial"/>
                <w:b/>
                <w:bCs/>
                <w:color w:val="000000"/>
                <w:sz w:val="20"/>
                <w:szCs w:val="20"/>
              </w:rPr>
            </w:pPr>
          </w:p>
        </w:tc>
      </w:tr>
      <w:tr w:rsidR="00BA0683" w:rsidRPr="000A32D1" w:rsidTr="00517183">
        <w:trPr>
          <w:cantSplit/>
          <w:trHeight w:val="348"/>
        </w:trPr>
        <w:tc>
          <w:tcPr>
            <w:tcW w:w="9797" w:type="dxa"/>
            <w:gridSpan w:val="7"/>
            <w:shd w:val="clear" w:color="auto" w:fill="FFFFFF" w:themeFill="background1"/>
            <w:noWrap/>
            <w:vAlign w:val="center"/>
          </w:tcPr>
          <w:p w:rsidR="00BA0683" w:rsidRPr="000A32D1" w:rsidRDefault="00BA0683" w:rsidP="00604EF6">
            <w:pPr>
              <w:keepNext/>
              <w:jc w:val="center"/>
              <w:rPr>
                <w:rFonts w:ascii="Arial" w:hAnsi="Arial" w:cs="Arial"/>
                <w:b/>
                <w:bCs/>
                <w:color w:val="000000"/>
                <w:sz w:val="20"/>
                <w:szCs w:val="20"/>
              </w:rPr>
            </w:pPr>
            <w:r w:rsidRPr="000A32D1">
              <w:rPr>
                <w:rFonts w:ascii="Arial" w:hAnsi="Arial" w:cs="Arial"/>
                <w:b/>
                <w:bCs/>
                <w:color w:val="000000"/>
                <w:sz w:val="20"/>
                <w:szCs w:val="20"/>
              </w:rPr>
              <w:t>Program Year</w:t>
            </w:r>
          </w:p>
        </w:tc>
      </w:tr>
      <w:tr w:rsidR="00F201C6" w:rsidRPr="000A32D1" w:rsidTr="00517183">
        <w:trPr>
          <w:cantSplit/>
          <w:trHeight w:val="348"/>
        </w:trPr>
        <w:tc>
          <w:tcPr>
            <w:tcW w:w="3548" w:type="dxa"/>
            <w:shd w:val="clear" w:color="auto" w:fill="FFFFFF" w:themeFill="background1"/>
            <w:noWrap/>
            <w:vAlign w:val="bottom"/>
          </w:tcPr>
          <w:p w:rsidR="00F201C6" w:rsidRPr="000A32D1" w:rsidRDefault="00F201C6" w:rsidP="00604EF6">
            <w:pPr>
              <w:keepNext/>
              <w:rPr>
                <w:rFonts w:ascii="Arial" w:hAnsi="Arial" w:cs="Arial"/>
                <w:b/>
                <w:bCs/>
                <w:color w:val="000000"/>
                <w:sz w:val="20"/>
                <w:szCs w:val="20"/>
              </w:rPr>
            </w:pPr>
            <w:r w:rsidRPr="000A32D1">
              <w:rPr>
                <w:rFonts w:ascii="Arial" w:hAnsi="Arial" w:cs="Arial"/>
                <w:color w:val="000000"/>
                <w:sz w:val="20"/>
                <w:szCs w:val="20"/>
              </w:rPr>
              <w:t>PY2010</w:t>
            </w:r>
          </w:p>
        </w:tc>
        <w:tc>
          <w:tcPr>
            <w:tcW w:w="1182"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1</w:t>
            </w:r>
          </w:p>
        </w:tc>
        <w:tc>
          <w:tcPr>
            <w:tcW w:w="1840"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100%</w:t>
            </w:r>
          </w:p>
        </w:tc>
        <w:tc>
          <w:tcPr>
            <w:tcW w:w="1166" w:type="dxa"/>
            <w:gridSpan w:val="2"/>
            <w:shd w:val="clear" w:color="auto" w:fill="FFFFFF" w:themeFill="background1"/>
            <w:vAlign w:val="center"/>
          </w:tcPr>
          <w:p w:rsidR="00F201C6" w:rsidRPr="000A32D1" w:rsidRDefault="008C27FF" w:rsidP="00604EF6">
            <w:pPr>
              <w:keepNext/>
              <w:jc w:val="right"/>
              <w:rPr>
                <w:rFonts w:ascii="Arial" w:hAnsi="Arial" w:cs="Arial"/>
                <w:b/>
                <w:bCs/>
                <w:color w:val="000000"/>
                <w:sz w:val="20"/>
                <w:szCs w:val="20"/>
              </w:rPr>
            </w:pPr>
            <w:r w:rsidRPr="000A32D1">
              <w:rPr>
                <w:rFonts w:ascii="Arial" w:hAnsi="Arial" w:cs="Arial"/>
                <w:color w:val="000000"/>
                <w:sz w:val="20"/>
                <w:szCs w:val="20"/>
              </w:rPr>
              <w:t>N/A</w:t>
            </w:r>
          </w:p>
        </w:tc>
        <w:tc>
          <w:tcPr>
            <w:tcW w:w="1000" w:type="dxa"/>
            <w:shd w:val="clear" w:color="auto" w:fill="FFFFFF" w:themeFill="background1"/>
            <w:vAlign w:val="center"/>
          </w:tcPr>
          <w:p w:rsidR="00F201C6" w:rsidRPr="000A32D1" w:rsidRDefault="008C27FF" w:rsidP="00604EF6">
            <w:pPr>
              <w:keepNext/>
              <w:jc w:val="right"/>
              <w:rPr>
                <w:rFonts w:ascii="Arial" w:hAnsi="Arial" w:cs="Arial"/>
                <w:b/>
                <w:bCs/>
                <w:color w:val="000000"/>
                <w:sz w:val="20"/>
                <w:szCs w:val="20"/>
              </w:rPr>
            </w:pPr>
            <w:r w:rsidRPr="000A32D1">
              <w:rPr>
                <w:rFonts w:ascii="Arial" w:hAnsi="Arial" w:cs="Arial"/>
                <w:color w:val="000000"/>
                <w:sz w:val="20"/>
                <w:szCs w:val="20"/>
              </w:rPr>
              <w:t>N/a</w:t>
            </w:r>
          </w:p>
        </w:tc>
        <w:tc>
          <w:tcPr>
            <w:tcW w:w="1061" w:type="dxa"/>
            <w:shd w:val="clear" w:color="auto" w:fill="FFFFFF" w:themeFill="background1"/>
            <w:vAlign w:val="center"/>
          </w:tcPr>
          <w:p w:rsidR="00F201C6" w:rsidRPr="000A32D1" w:rsidRDefault="008C27FF" w:rsidP="00604EF6">
            <w:pPr>
              <w:keepNext/>
              <w:jc w:val="right"/>
              <w:rPr>
                <w:rFonts w:ascii="Arial" w:hAnsi="Arial" w:cs="Arial"/>
                <w:b/>
                <w:bCs/>
                <w:color w:val="000000"/>
                <w:sz w:val="20"/>
                <w:szCs w:val="20"/>
              </w:rPr>
            </w:pPr>
            <w:r w:rsidRPr="000A32D1">
              <w:rPr>
                <w:rFonts w:ascii="Arial" w:hAnsi="Arial" w:cs="Arial"/>
                <w:color w:val="000000"/>
                <w:sz w:val="20"/>
                <w:szCs w:val="20"/>
              </w:rPr>
              <w:t>N/A</w:t>
            </w:r>
          </w:p>
        </w:tc>
      </w:tr>
      <w:tr w:rsidR="00F201C6" w:rsidRPr="000A32D1" w:rsidTr="00517183">
        <w:trPr>
          <w:cantSplit/>
          <w:trHeight w:val="348"/>
        </w:trPr>
        <w:tc>
          <w:tcPr>
            <w:tcW w:w="3548" w:type="dxa"/>
            <w:shd w:val="clear" w:color="auto" w:fill="FFFFFF" w:themeFill="background1"/>
            <w:noWrap/>
            <w:vAlign w:val="bottom"/>
          </w:tcPr>
          <w:p w:rsidR="00F201C6" w:rsidRPr="000A32D1" w:rsidRDefault="00F201C6" w:rsidP="00604EF6">
            <w:pPr>
              <w:keepNext/>
              <w:rPr>
                <w:rFonts w:ascii="Arial" w:hAnsi="Arial" w:cs="Arial"/>
                <w:b/>
                <w:bCs/>
                <w:color w:val="000000"/>
                <w:sz w:val="20"/>
                <w:szCs w:val="20"/>
              </w:rPr>
            </w:pPr>
            <w:r w:rsidRPr="000A32D1">
              <w:rPr>
                <w:rFonts w:ascii="Arial" w:hAnsi="Arial" w:cs="Arial"/>
                <w:color w:val="000000"/>
                <w:sz w:val="20"/>
                <w:szCs w:val="20"/>
              </w:rPr>
              <w:t>PY2011</w:t>
            </w:r>
          </w:p>
        </w:tc>
        <w:tc>
          <w:tcPr>
            <w:tcW w:w="1182"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132</w:t>
            </w:r>
          </w:p>
        </w:tc>
        <w:tc>
          <w:tcPr>
            <w:tcW w:w="1840"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39%</w:t>
            </w:r>
          </w:p>
        </w:tc>
        <w:tc>
          <w:tcPr>
            <w:tcW w:w="1166" w:type="dxa"/>
            <w:gridSpan w:val="2"/>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3%</w:t>
            </w:r>
          </w:p>
        </w:tc>
        <w:tc>
          <w:tcPr>
            <w:tcW w:w="1000"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34%</w:t>
            </w:r>
          </w:p>
        </w:tc>
        <w:tc>
          <w:tcPr>
            <w:tcW w:w="1061"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44%</w:t>
            </w:r>
          </w:p>
        </w:tc>
      </w:tr>
      <w:tr w:rsidR="00F201C6" w:rsidRPr="000A32D1" w:rsidTr="00517183">
        <w:trPr>
          <w:cantSplit/>
          <w:trHeight w:val="348"/>
        </w:trPr>
        <w:tc>
          <w:tcPr>
            <w:tcW w:w="3548" w:type="dxa"/>
            <w:shd w:val="clear" w:color="auto" w:fill="FFFFFF" w:themeFill="background1"/>
            <w:noWrap/>
            <w:vAlign w:val="bottom"/>
          </w:tcPr>
          <w:p w:rsidR="00F201C6" w:rsidRPr="000A32D1" w:rsidRDefault="00F201C6" w:rsidP="00604EF6">
            <w:pPr>
              <w:keepNext/>
              <w:rPr>
                <w:rFonts w:ascii="Arial" w:hAnsi="Arial" w:cs="Arial"/>
                <w:b/>
                <w:bCs/>
                <w:color w:val="000000"/>
                <w:sz w:val="20"/>
                <w:szCs w:val="20"/>
              </w:rPr>
            </w:pPr>
            <w:r w:rsidRPr="000A32D1">
              <w:rPr>
                <w:rFonts w:ascii="Arial" w:hAnsi="Arial" w:cs="Arial"/>
                <w:color w:val="000000"/>
                <w:sz w:val="20"/>
                <w:szCs w:val="20"/>
              </w:rPr>
              <w:t>PY2012</w:t>
            </w:r>
          </w:p>
        </w:tc>
        <w:tc>
          <w:tcPr>
            <w:tcW w:w="1182"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394</w:t>
            </w:r>
          </w:p>
        </w:tc>
        <w:tc>
          <w:tcPr>
            <w:tcW w:w="1840"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46%</w:t>
            </w:r>
          </w:p>
        </w:tc>
        <w:tc>
          <w:tcPr>
            <w:tcW w:w="1166" w:type="dxa"/>
            <w:gridSpan w:val="2"/>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2%</w:t>
            </w:r>
          </w:p>
        </w:tc>
        <w:tc>
          <w:tcPr>
            <w:tcW w:w="1000"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43%</w:t>
            </w:r>
          </w:p>
        </w:tc>
        <w:tc>
          <w:tcPr>
            <w:tcW w:w="1061" w:type="dxa"/>
            <w:shd w:val="clear" w:color="auto" w:fill="FFFFFF" w:themeFill="background1"/>
            <w:vAlign w:val="center"/>
          </w:tcPr>
          <w:p w:rsidR="00F201C6" w:rsidRPr="000A32D1" w:rsidRDefault="00F201C6" w:rsidP="00604EF6">
            <w:pPr>
              <w:keepNext/>
              <w:jc w:val="right"/>
              <w:rPr>
                <w:rFonts w:ascii="Arial" w:hAnsi="Arial" w:cs="Arial"/>
                <w:b/>
                <w:bCs/>
                <w:color w:val="000000"/>
                <w:sz w:val="20"/>
                <w:szCs w:val="20"/>
              </w:rPr>
            </w:pPr>
            <w:r w:rsidRPr="000A32D1">
              <w:rPr>
                <w:rFonts w:ascii="Arial" w:hAnsi="Arial" w:cs="Arial"/>
                <w:color w:val="000000"/>
                <w:sz w:val="20"/>
                <w:szCs w:val="20"/>
              </w:rPr>
              <w:t>49%</w:t>
            </w:r>
          </w:p>
        </w:tc>
      </w:tr>
      <w:tr w:rsidR="00F201C6" w:rsidRPr="000A32D1" w:rsidTr="00517183">
        <w:trPr>
          <w:cantSplit/>
          <w:trHeight w:val="348"/>
        </w:trPr>
        <w:tc>
          <w:tcPr>
            <w:tcW w:w="9797" w:type="dxa"/>
            <w:gridSpan w:val="7"/>
            <w:shd w:val="clear" w:color="auto" w:fill="EAF6FC" w:themeFill="accent3" w:themeFillTint="33"/>
            <w:noWrap/>
            <w:vAlign w:val="center"/>
          </w:tcPr>
          <w:p w:rsidR="00F201C6" w:rsidRPr="000A32D1" w:rsidRDefault="00517A4C" w:rsidP="00604EF6">
            <w:pPr>
              <w:keepNext/>
              <w:rPr>
                <w:rFonts w:ascii="Arial" w:hAnsi="Arial" w:cs="Arial"/>
                <w:b/>
                <w:bCs/>
                <w:color w:val="000000"/>
                <w:sz w:val="20"/>
                <w:szCs w:val="20"/>
              </w:rPr>
            </w:pPr>
            <w:r w:rsidRPr="000A32D1">
              <w:rPr>
                <w:rFonts w:ascii="Arial" w:hAnsi="Arial" w:cs="Arial"/>
                <w:b/>
                <w:bCs/>
                <w:color w:val="000000"/>
                <w:sz w:val="20"/>
                <w:szCs w:val="20"/>
              </w:rPr>
              <w:t>Barely</w:t>
            </w:r>
            <w:r w:rsidR="00F201C6" w:rsidRPr="000A32D1">
              <w:rPr>
                <w:rFonts w:ascii="Arial" w:hAnsi="Arial" w:cs="Arial"/>
                <w:b/>
                <w:bCs/>
                <w:color w:val="000000"/>
                <w:sz w:val="20"/>
                <w:szCs w:val="20"/>
              </w:rPr>
              <w:t xml:space="preserve"> </w:t>
            </w:r>
            <w:r w:rsidRPr="000A32D1">
              <w:rPr>
                <w:rFonts w:ascii="Arial" w:hAnsi="Arial" w:cs="Arial"/>
                <w:b/>
                <w:bCs/>
                <w:color w:val="000000"/>
                <w:sz w:val="20"/>
                <w:szCs w:val="20"/>
              </w:rPr>
              <w:t>statistically significant</w:t>
            </w:r>
            <w:r w:rsidR="00F201C6" w:rsidRPr="000A32D1">
              <w:rPr>
                <w:rFonts w:ascii="Arial" w:hAnsi="Arial" w:cs="Arial"/>
                <w:b/>
                <w:bCs/>
                <w:color w:val="000000"/>
                <w:sz w:val="20"/>
                <w:szCs w:val="20"/>
              </w:rPr>
              <w:t xml:space="preserve"> higher free ridership later in the program cycle at 46% in PY2012 versus 39% in PY2011.</w:t>
            </w:r>
          </w:p>
        </w:tc>
      </w:tr>
    </w:tbl>
    <w:p w:rsidR="003C7AEC" w:rsidRDefault="003C7AEC" w:rsidP="002F458F">
      <w:pPr>
        <w:pStyle w:val="ParaText"/>
        <w:sectPr w:rsidR="003C7AEC" w:rsidSect="00C67580">
          <w:pgSz w:w="12240" w:h="15840" w:code="1"/>
          <w:pgMar w:top="1440" w:right="1440" w:bottom="1440" w:left="1440" w:header="720" w:footer="720" w:gutter="0"/>
          <w:cols w:space="720"/>
          <w:docGrid w:linePitch="299"/>
        </w:sectPr>
      </w:pPr>
    </w:p>
    <w:p w:rsidR="006C1180" w:rsidRDefault="006C1180" w:rsidP="006C1180">
      <w:pPr>
        <w:pStyle w:val="Heading7"/>
      </w:pPr>
      <w:bookmarkStart w:id="242" w:name="_Toc393446058"/>
      <w:bookmarkStart w:id="243" w:name="_Ref391541859"/>
      <w:r>
        <w:lastRenderedPageBreak/>
        <w:t>Survey Instrument</w:t>
      </w:r>
      <w:bookmarkEnd w:id="242"/>
      <w:r>
        <w:t xml:space="preserve"> </w:t>
      </w:r>
    </w:p>
    <w:p w:rsidR="006C1180" w:rsidRPr="006C1180" w:rsidRDefault="006C1180" w:rsidP="008A2FA5">
      <w:pPr>
        <w:keepNext/>
        <w:keepLines/>
        <w:numPr>
          <w:ilvl w:val="0"/>
          <w:numId w:val="11"/>
        </w:numPr>
        <w:tabs>
          <w:tab w:val="clear" w:pos="1440"/>
          <w:tab w:val="num" w:pos="1260"/>
        </w:tabs>
        <w:spacing w:before="480" w:after="120" w:line="276" w:lineRule="auto"/>
        <w:ind w:left="0" w:firstLine="0"/>
        <w:rPr>
          <w:rFonts w:ascii="Calibri" w:eastAsia="SimSun" w:hAnsi="Calibri" w:cs="Calibri"/>
          <w:b/>
          <w:bCs/>
          <w:color w:val="365F91"/>
          <w:sz w:val="28"/>
          <w:szCs w:val="28"/>
        </w:rPr>
      </w:pPr>
      <w:r w:rsidRPr="006C1180">
        <w:rPr>
          <w:rFonts w:ascii="Calibri" w:eastAsia="SimSun" w:hAnsi="Calibri" w:cs="Calibri"/>
          <w:b/>
          <w:bCs/>
          <w:color w:val="365F91"/>
          <w:sz w:val="28"/>
          <w:szCs w:val="28"/>
        </w:rPr>
        <w:t xml:space="preserve">WO46 Whole House Impact Evaluation Homeowner </w:t>
      </w:r>
      <w:bookmarkStart w:id="244" w:name="_Energy_Efficiency_Service"/>
      <w:bookmarkEnd w:id="244"/>
      <w:r w:rsidR="00EE6053">
        <w:rPr>
          <w:rFonts w:ascii="Calibri" w:eastAsia="SimSun" w:hAnsi="Calibri" w:cs="Calibri"/>
          <w:b/>
          <w:bCs/>
          <w:color w:val="365F91"/>
          <w:sz w:val="28"/>
          <w:szCs w:val="28"/>
        </w:rPr>
        <w:t xml:space="preserve">Computer-Aided Telephone Interview (CATI) Survey Instrument </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 w:val="26"/>
          <w:szCs w:val="26"/>
        </w:rPr>
      </w:pPr>
      <w:r w:rsidRPr="006C1180">
        <w:rPr>
          <w:rFonts w:ascii="Calibri" w:eastAsia="SimSun" w:hAnsi="Calibri" w:cs="Calibri"/>
          <w:b/>
          <w:bCs/>
          <w:color w:val="4F81BD"/>
          <w:sz w:val="26"/>
          <w:szCs w:val="26"/>
        </w:rPr>
        <w:t>Introduction</w:t>
      </w:r>
    </w:p>
    <w:p w:rsidR="006C1180" w:rsidRPr="006C1180" w:rsidRDefault="006C1180" w:rsidP="008A2FA5">
      <w:pPr>
        <w:numPr>
          <w:ilvl w:val="0"/>
          <w:numId w:val="48"/>
        </w:numPr>
        <w:spacing w:after="120" w:line="276" w:lineRule="auto"/>
        <w:ind w:left="0" w:firstLine="0"/>
        <w:contextualSpacing/>
        <w:rPr>
          <w:rFonts w:ascii="Calibri" w:eastAsia="Calibri" w:hAnsi="Calibri" w:cs="Calibri"/>
          <w:i/>
          <w:iCs/>
        </w:rPr>
      </w:pPr>
      <w:r w:rsidRPr="006C1180">
        <w:rPr>
          <w:rFonts w:ascii="Calibri" w:eastAsia="Calibri" w:hAnsi="Calibri" w:cs="Calibri"/>
          <w:i/>
          <w:iCs/>
        </w:rPr>
        <w:t>[TARGET:  Trying to reach current owner or co-owner of home. If co-owners, respondent should have been involved in renovation decisions].</w:t>
      </w:r>
    </w:p>
    <w:p w:rsidR="006C1180" w:rsidRPr="006C1180" w:rsidRDefault="006C1180" w:rsidP="008A2FA5">
      <w:pPr>
        <w:spacing w:after="120" w:line="276" w:lineRule="auto"/>
        <w:rPr>
          <w:rFonts w:ascii="Calibri" w:eastAsia="Calibri" w:hAnsi="Calibri" w:cs="Calibri"/>
          <w:b/>
          <w:smallCaps/>
        </w:rPr>
      </w:pP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smallCaps/>
        </w:rPr>
        <w:t xml:space="preserve">Lead-in:  </w:t>
      </w:r>
      <w:r w:rsidRPr="006C1180">
        <w:rPr>
          <w:rFonts w:ascii="Calibri" w:eastAsia="Calibri" w:hAnsi="Calibri" w:cs="Calibri"/>
        </w:rPr>
        <w:t>Hello, my name is ________</w:t>
      </w:r>
      <w:proofErr w:type="gramStart"/>
      <w:r w:rsidRPr="006C1180">
        <w:rPr>
          <w:rFonts w:ascii="Calibri" w:eastAsia="Calibri" w:hAnsi="Calibri" w:cs="Calibri"/>
        </w:rPr>
        <w:t>_  and</w:t>
      </w:r>
      <w:proofErr w:type="gramEnd"/>
      <w:r w:rsidRPr="006C1180">
        <w:rPr>
          <w:rFonts w:ascii="Calibri" w:eastAsia="Calibri" w:hAnsi="Calibri" w:cs="Calibri"/>
        </w:rPr>
        <w:t xml:space="preserve"> I am calling from Discovery Research Group.  We are conducting a study to help &lt;</w:t>
      </w:r>
      <w:r w:rsidRPr="006C1180">
        <w:rPr>
          <w:rFonts w:ascii="Calibri" w:eastAsia="Calibri" w:hAnsi="Calibri" w:cs="Calibri"/>
          <w:b/>
          <w:bCs/>
        </w:rPr>
        <w:t>IOU&gt;</w:t>
      </w:r>
      <w:r w:rsidRPr="006C1180">
        <w:rPr>
          <w:rFonts w:ascii="Calibri" w:eastAsia="Calibri" w:hAnsi="Calibri" w:cs="Calibri"/>
        </w:rPr>
        <w:t xml:space="preserve"> improve their energy efficiency programs for their customers. May I speak with &lt;</w:t>
      </w:r>
      <w:proofErr w:type="spellStart"/>
      <w:r w:rsidRPr="006C1180">
        <w:rPr>
          <w:rFonts w:ascii="Calibri" w:eastAsia="Calibri" w:hAnsi="Calibri" w:cs="Calibri"/>
        </w:rPr>
        <w:t>Mr</w:t>
      </w:r>
      <w:proofErr w:type="spellEnd"/>
      <w:r w:rsidRPr="006C1180">
        <w:rPr>
          <w:rFonts w:ascii="Calibri" w:eastAsia="Calibri" w:hAnsi="Calibri" w:cs="Calibri"/>
        </w:rPr>
        <w:t>/</w:t>
      </w:r>
      <w:proofErr w:type="spellStart"/>
      <w:r w:rsidRPr="006C1180">
        <w:rPr>
          <w:rFonts w:ascii="Calibri" w:eastAsia="Calibri" w:hAnsi="Calibri" w:cs="Calibri"/>
        </w:rPr>
        <w:t>Ms</w:t>
      </w:r>
      <w:proofErr w:type="spellEnd"/>
      <w:r w:rsidRPr="006C1180">
        <w:rPr>
          <w:rFonts w:ascii="Calibri" w:eastAsia="Calibri" w:hAnsi="Calibri" w:cs="Calibri"/>
        </w:rPr>
        <w:t xml:space="preserve"> NAME&gt;?</w:t>
      </w: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rPr>
      </w:pPr>
    </w:p>
    <w:p w:rsidR="006C1180" w:rsidRPr="006C1180" w:rsidRDefault="006C1180" w:rsidP="008A2FA5">
      <w:pPr>
        <w:spacing w:after="120" w:line="276" w:lineRule="auto"/>
        <w:rPr>
          <w:rFonts w:ascii="Times New Roman" w:hAnsi="Times New Roman"/>
          <w:sz w:val="24"/>
          <w:szCs w:val="24"/>
          <w:lang w:eastAsia="zh-CN"/>
        </w:rPr>
      </w:pPr>
      <w:r w:rsidRPr="006C1180">
        <w:rPr>
          <w:rFonts w:ascii="Calibri" w:eastAsia="Calibri" w:hAnsi="Calibri" w:cs="Calibri"/>
        </w:rPr>
        <w:t>If owner is unavailable, ask: “</w:t>
      </w:r>
      <w:r w:rsidRPr="006C1180">
        <w:rPr>
          <w:rFonts w:ascii="Segoe UI" w:hAnsi="Segoe UI" w:cs="Segoe UI"/>
          <w:color w:val="000000"/>
          <w:sz w:val="20"/>
          <w:szCs w:val="20"/>
          <w:lang w:eastAsia="zh-CN"/>
        </w:rPr>
        <w:t>May I speak to whomever made the decision in your household to participate in Energy Upgrade California?”</w:t>
      </w: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rPr>
      </w:pPr>
    </w:p>
    <w:p w:rsidR="006C1180" w:rsidRPr="006C1180" w:rsidRDefault="006C1180" w:rsidP="008A2FA5">
      <w:pPr>
        <w:numPr>
          <w:ilvl w:val="0"/>
          <w:numId w:val="52"/>
        </w:numPr>
        <w:tabs>
          <w:tab w:val="num" w:pos="540"/>
          <w:tab w:val="left" w:pos="1440"/>
          <w:tab w:val="left" w:pos="2160"/>
          <w:tab w:val="right" w:leader="dot" w:pos="7920"/>
        </w:tabs>
        <w:overflowPunct w:val="0"/>
        <w:autoSpaceDE w:val="0"/>
        <w:autoSpaceDN w:val="0"/>
        <w:adjustRightInd w:val="0"/>
        <w:spacing w:after="120" w:line="290" w:lineRule="atLeast"/>
        <w:textAlignment w:val="baseline"/>
        <w:rPr>
          <w:rFonts w:ascii="Calibri" w:eastAsia="Calibri" w:hAnsi="Calibri" w:cs="Calibri"/>
          <w:i/>
          <w:iCs/>
        </w:rPr>
      </w:pPr>
      <w:r w:rsidRPr="006C1180">
        <w:rPr>
          <w:rFonts w:ascii="Calibri" w:eastAsia="Calibri" w:hAnsi="Calibri" w:cs="Calibri"/>
          <w:i/>
          <w:iCs/>
        </w:rPr>
        <w:t xml:space="preserve">If owner/decision </w:t>
      </w:r>
      <w:proofErr w:type="gramStart"/>
      <w:r w:rsidRPr="006C1180">
        <w:rPr>
          <w:rFonts w:ascii="Calibri" w:eastAsia="Calibri" w:hAnsi="Calibri" w:cs="Calibri"/>
          <w:i/>
          <w:iCs/>
        </w:rPr>
        <w:t>maker  is</w:t>
      </w:r>
      <w:proofErr w:type="gramEnd"/>
      <w:r w:rsidRPr="006C1180">
        <w:rPr>
          <w:rFonts w:ascii="Calibri" w:eastAsia="Calibri" w:hAnsi="Calibri" w:cs="Calibri"/>
          <w:i/>
          <w:iCs/>
        </w:rPr>
        <w:t xml:space="preserve"> not home/unavailable: record best time to call back. </w:t>
      </w:r>
    </w:p>
    <w:p w:rsidR="006C1180" w:rsidRPr="006C1180" w:rsidRDefault="006C1180" w:rsidP="008A2FA5">
      <w:pPr>
        <w:spacing w:after="120" w:line="276" w:lineRule="auto"/>
        <w:ind w:left="720"/>
        <w:rPr>
          <w:rFonts w:ascii="Calibri" w:eastAsia="Calibri" w:hAnsi="Calibri" w:cs="Calibri"/>
        </w:rPr>
      </w:pPr>
      <w:r w:rsidRPr="006C1180">
        <w:rPr>
          <w:rFonts w:ascii="Calibri" w:eastAsia="Calibri" w:hAnsi="Calibri" w:cs="Calibri"/>
        </w:rPr>
        <w:t>CALL BACK DATE/TIME: _________________________________</w:t>
      </w:r>
    </w:p>
    <w:p w:rsidR="006C1180" w:rsidRPr="006C1180" w:rsidRDefault="006C1180" w:rsidP="008A2FA5">
      <w:pPr>
        <w:numPr>
          <w:ilvl w:val="0"/>
          <w:numId w:val="53"/>
        </w:numPr>
        <w:tabs>
          <w:tab w:val="num" w:pos="540"/>
          <w:tab w:val="left" w:pos="1440"/>
          <w:tab w:val="left" w:pos="2160"/>
          <w:tab w:val="right" w:leader="dot" w:pos="7920"/>
        </w:tabs>
        <w:overflowPunct w:val="0"/>
        <w:autoSpaceDE w:val="0"/>
        <w:autoSpaceDN w:val="0"/>
        <w:adjustRightInd w:val="0"/>
        <w:spacing w:after="120" w:line="290" w:lineRule="atLeast"/>
        <w:textAlignment w:val="baseline"/>
        <w:rPr>
          <w:rFonts w:ascii="Calibri" w:eastAsia="Calibri" w:hAnsi="Calibri" w:cs="Calibri"/>
          <w:i/>
          <w:iCs/>
        </w:rPr>
      </w:pPr>
      <w:r w:rsidRPr="006C1180">
        <w:rPr>
          <w:rFonts w:ascii="Calibri" w:eastAsia="Calibri" w:hAnsi="Calibri" w:cs="Calibri"/>
          <w:i/>
          <w:iCs/>
        </w:rPr>
        <w:t xml:space="preserve">If owner lives elsewhere and/or has diff. phone #:  record name, phone#, best time to call. </w:t>
      </w: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rPr>
      </w:pP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b/>
          <w:bCs/>
          <w:i/>
          <w:iCs/>
        </w:rPr>
      </w:pPr>
      <w:r w:rsidRPr="006C1180">
        <w:rPr>
          <w:rFonts w:ascii="Calibri" w:eastAsia="Calibri" w:hAnsi="Calibri" w:cs="Calibri"/>
          <w:b/>
          <w:bCs/>
          <w:i/>
          <w:iCs/>
        </w:rPr>
        <w:t xml:space="preserve">[REPEAT LEAD-IN FOR RESPONDENT, IF NEEDED]  </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rPr>
        <w:t>We are conducting a study of households that participated in the</w:t>
      </w:r>
      <w:r w:rsidRPr="006C1180">
        <w:rPr>
          <w:rFonts w:ascii="Calibri" w:eastAsia="Calibri" w:hAnsi="Calibri" w:cs="Calibri"/>
          <w:b/>
          <w:bCs/>
        </w:rPr>
        <w:t xml:space="preserve"> Energy Upgrade California</w:t>
      </w:r>
      <w:r w:rsidRPr="006C1180">
        <w:rPr>
          <w:rFonts w:ascii="Calibri" w:eastAsia="Calibri" w:hAnsi="Calibri" w:cs="Calibri"/>
        </w:rPr>
        <w:t xml:space="preserve"> </w:t>
      </w:r>
      <w:r w:rsidRPr="006C1180">
        <w:rPr>
          <w:rFonts w:ascii="Calibri" w:eastAsia="Calibri" w:hAnsi="Calibri" w:cs="Calibri"/>
          <w:b/>
          <w:bCs/>
        </w:rPr>
        <w:t>program</w:t>
      </w:r>
      <w:r w:rsidRPr="006C1180">
        <w:rPr>
          <w:rFonts w:ascii="Calibri" w:eastAsia="Calibri" w:hAnsi="Calibri" w:cs="Calibri"/>
        </w:rPr>
        <w:t xml:space="preserve"> </w:t>
      </w:r>
      <w:r w:rsidRPr="006C1180">
        <w:rPr>
          <w:rFonts w:ascii="Calibri" w:eastAsia="Calibri" w:hAnsi="Calibri" w:cs="Calibri"/>
          <w:b/>
          <w:bCs/>
        </w:rPr>
        <w:t>to install energy efficiency measures</w:t>
      </w:r>
      <w:r w:rsidRPr="006C1180">
        <w:rPr>
          <w:rFonts w:ascii="Calibri" w:eastAsia="Calibri" w:hAnsi="Calibri" w:cs="Calibri"/>
        </w:rPr>
        <w:t xml:space="preserve">. The California Public Utilities Commission will use this information to help plan programs to benefit homeowners and save energy. </w:t>
      </w: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rPr>
      </w:pPr>
      <w:r w:rsidRPr="006C1180">
        <w:rPr>
          <w:rFonts w:ascii="Calibri" w:eastAsia="Calibri" w:hAnsi="Calibri" w:cs="Calibri"/>
        </w:rPr>
        <w:t xml:space="preserve">I want to assure you that this </w:t>
      </w:r>
      <w:r w:rsidRPr="006C1180">
        <w:rPr>
          <w:rFonts w:ascii="Calibri" w:eastAsia="Calibri" w:hAnsi="Calibri" w:cs="Calibri"/>
          <w:b/>
          <w:bCs/>
        </w:rPr>
        <w:t>is NOT A SALES CALL</w:t>
      </w:r>
      <w:r w:rsidRPr="006C1180">
        <w:rPr>
          <w:rFonts w:ascii="Calibri" w:eastAsia="Calibri" w:hAnsi="Calibri" w:cs="Calibri"/>
        </w:rPr>
        <w:t xml:space="preserve"> and your answers will be kept </w:t>
      </w:r>
      <w:r w:rsidRPr="006C1180">
        <w:rPr>
          <w:rFonts w:ascii="Calibri" w:eastAsia="Calibri" w:hAnsi="Calibri" w:cs="Calibri"/>
          <w:b/>
          <w:bCs/>
        </w:rPr>
        <w:t>strictly confidential</w:t>
      </w:r>
      <w:r w:rsidRPr="006C1180">
        <w:rPr>
          <w:rFonts w:ascii="Calibri" w:eastAsia="Calibri" w:hAnsi="Calibri" w:cs="Calibri"/>
        </w:rPr>
        <w:t xml:space="preserve"> and reported only in the aggregate.  </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i/>
          <w:iCs/>
        </w:rPr>
        <w:t>[IF REQUIRED]:</w:t>
      </w:r>
      <w:r w:rsidRPr="006C1180">
        <w:rPr>
          <w:rFonts w:ascii="Calibri" w:eastAsia="Calibri" w:hAnsi="Calibri" w:cs="Calibri"/>
        </w:rPr>
        <w:t xml:space="preserve"> This study is sponsored by the California Public Utilities Commission. </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i/>
          <w:iCs/>
        </w:rPr>
        <w:t>[IF REQUIRED]:</w:t>
      </w:r>
      <w:r w:rsidRPr="006C1180">
        <w:rPr>
          <w:rFonts w:ascii="Calibri" w:eastAsia="Calibri" w:hAnsi="Calibri" w:cs="Calibri"/>
        </w:rPr>
        <w:t xml:space="preserve"> We are calling on behalf of the California Public Utilities Commission. The CPUC is conducting a study to gauge the energy savings from </w:t>
      </w:r>
      <w:r w:rsidRPr="006C1180">
        <w:rPr>
          <w:rFonts w:ascii="Calibri" w:eastAsia="Calibri" w:hAnsi="Calibri" w:cs="Calibri"/>
          <w:b/>
          <w:bCs/>
        </w:rPr>
        <w:t>the Energy Upgrade California program</w:t>
      </w:r>
      <w:r w:rsidRPr="006C1180">
        <w:rPr>
          <w:rFonts w:ascii="Calibri" w:eastAsia="Calibri" w:hAnsi="Calibri" w:cs="Calibri"/>
        </w:rPr>
        <w:t xml:space="preserve">, in which your household participated.  </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i/>
          <w:iCs/>
        </w:rPr>
        <w:t>[IF REQUIRED]:</w:t>
      </w:r>
      <w:r w:rsidRPr="006C1180">
        <w:rPr>
          <w:rFonts w:ascii="Calibri" w:eastAsia="Calibri" w:hAnsi="Calibri" w:cs="Calibri"/>
        </w:rPr>
        <w:t xml:space="preserve"> This survey will take about 30 minutes.  </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rPr>
        <w:t xml:space="preserve"> </w:t>
      </w:r>
      <w:r w:rsidRPr="006C1180">
        <w:rPr>
          <w:rFonts w:ascii="Calibri" w:eastAsia="Calibri" w:hAnsi="Calibri" w:cs="Calibri"/>
          <w:b/>
          <w:bCs/>
          <w:i/>
          <w:iCs/>
        </w:rPr>
        <w:t>[IF REQUIRED]</w:t>
      </w:r>
      <w:r w:rsidRPr="006C1180">
        <w:rPr>
          <w:rFonts w:ascii="Calibri" w:eastAsia="Calibri" w:hAnsi="Calibri" w:cs="Calibri"/>
          <w:i/>
          <w:iCs/>
        </w:rPr>
        <w:t>:</w:t>
      </w:r>
      <w:r w:rsidRPr="006C1180">
        <w:rPr>
          <w:rFonts w:ascii="Calibri" w:eastAsia="Calibri" w:hAnsi="Calibri" w:cs="Calibri"/>
        </w:rPr>
        <w:t xml:space="preserve"> You may confirm that this is a legitimate study by contacting Mona Dzvova, the California Public Utilities Commission study manager, at </w:t>
      </w:r>
      <w:r w:rsidRPr="006C1180">
        <w:rPr>
          <w:rFonts w:ascii="Calibri" w:eastAsia="Calibri" w:hAnsi="Calibri" w:cs="Calibri"/>
          <w:color w:val="000000"/>
          <w:shd w:val="clear" w:color="auto" w:fill="FFFFFF"/>
        </w:rPr>
        <w:t xml:space="preserve">415-703-1231 or </w:t>
      </w:r>
      <w:r w:rsidRPr="006C1180">
        <w:rPr>
          <w:rFonts w:ascii="Calibri" w:eastAsia="Calibri" w:hAnsi="Calibri" w:cs="Calibri"/>
        </w:rPr>
        <w:t>Mona.Dzvova@cpuc.ca.gov</w:t>
      </w: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rPr>
      </w:pPr>
    </w:p>
    <w:p w:rsidR="006C1180" w:rsidRPr="006C1180" w:rsidRDefault="006C1180" w:rsidP="008A2FA5">
      <w:pPr>
        <w:tabs>
          <w:tab w:val="left" w:pos="720"/>
          <w:tab w:val="left" w:pos="1440"/>
          <w:tab w:val="left" w:pos="2160"/>
          <w:tab w:val="right" w:leader="dot" w:pos="7920"/>
        </w:tabs>
        <w:spacing w:after="120" w:line="276" w:lineRule="auto"/>
        <w:rPr>
          <w:rFonts w:ascii="Calibri" w:eastAsia="Calibri" w:hAnsi="Calibri" w:cs="Calibri"/>
          <w:b/>
          <w:bCs/>
          <w:i/>
          <w:iCs/>
        </w:rPr>
      </w:pPr>
      <w:r w:rsidRPr="006C1180">
        <w:rPr>
          <w:rFonts w:ascii="Calibri" w:eastAsia="Calibri" w:hAnsi="Calibri" w:cs="Calibri"/>
          <w:b/>
          <w:bCs/>
          <w:i/>
          <w:iCs/>
        </w:rPr>
        <w:t xml:space="preserve">[CONTINUE ON TO SCREENER] </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 w:val="26"/>
          <w:szCs w:val="26"/>
        </w:rPr>
      </w:pPr>
      <w:r w:rsidRPr="006C1180">
        <w:rPr>
          <w:rFonts w:ascii="Calibri" w:eastAsia="SimSun" w:hAnsi="Calibri" w:cs="Calibri"/>
          <w:b/>
          <w:bCs/>
          <w:color w:val="4F81BD"/>
          <w:sz w:val="26"/>
          <w:szCs w:val="26"/>
        </w:rPr>
        <w:t>Screener</w:t>
      </w:r>
    </w:p>
    <w:p w:rsidR="006C1180" w:rsidRPr="006C1180" w:rsidRDefault="006C1180" w:rsidP="008A2FA5">
      <w:pPr>
        <w:numPr>
          <w:ilvl w:val="0"/>
          <w:numId w:val="51"/>
        </w:numPr>
        <w:tabs>
          <w:tab w:val="left" w:pos="720"/>
        </w:tabs>
        <w:overflowPunct w:val="0"/>
        <w:autoSpaceDE w:val="0"/>
        <w:autoSpaceDN w:val="0"/>
        <w:adjustRightInd w:val="0"/>
        <w:spacing w:before="240" w:after="120" w:line="240" w:lineRule="auto"/>
        <w:ind w:hanging="720"/>
        <w:textAlignment w:val="baseline"/>
        <w:rPr>
          <w:rFonts w:ascii="Calibri" w:hAnsi="Calibri" w:cs="Calibri"/>
        </w:rPr>
      </w:pPr>
      <w:r w:rsidRPr="006C1180">
        <w:rPr>
          <w:rFonts w:ascii="Calibri" w:hAnsi="Calibri" w:cs="Calibri"/>
        </w:rPr>
        <w:t xml:space="preserve">I’d like to confirm that you are the decision maker for the </w:t>
      </w:r>
      <w:r w:rsidRPr="006C1180">
        <w:rPr>
          <w:rFonts w:ascii="Calibri" w:hAnsi="Calibri" w:cs="Calibri"/>
          <w:b/>
          <w:bCs/>
        </w:rPr>
        <w:t>energy efficiency project</w:t>
      </w:r>
      <w:r w:rsidRPr="006C1180">
        <w:rPr>
          <w:rFonts w:ascii="Calibri" w:hAnsi="Calibri" w:cs="Calibri"/>
        </w:rPr>
        <w:t xml:space="preserve"> undertaken at </w:t>
      </w:r>
      <w:r w:rsidRPr="006C1180">
        <w:rPr>
          <w:rFonts w:ascii="Calibri" w:hAnsi="Calibri" w:cs="Calibri"/>
          <w:b/>
          <w:bCs/>
        </w:rPr>
        <w:t>&lt;ADDRESS&gt;</w:t>
      </w:r>
      <w:r w:rsidRPr="006C1180">
        <w:rPr>
          <w:rFonts w:ascii="Calibri" w:hAnsi="Calibri" w:cs="Calibri"/>
        </w:rPr>
        <w:t>. Would you describe yourself as the …</w:t>
      </w:r>
      <w:r w:rsidRPr="006C1180">
        <w:rPr>
          <w:rFonts w:ascii="Calibri" w:hAnsi="Calibri" w:cs="Calibri"/>
          <w:b/>
          <w:bCs/>
          <w:i/>
          <w:iCs/>
        </w:rPr>
        <w:t>[READ LIST, ACCEPT SINGLE RESPONSE ONLY</w:t>
      </w:r>
    </w:p>
    <w:p w:rsidR="006C1180" w:rsidRPr="006C1180" w:rsidRDefault="006C1180" w:rsidP="008A2FA5">
      <w:pPr>
        <w:numPr>
          <w:ilvl w:val="0"/>
          <w:numId w:val="59"/>
        </w:numPr>
        <w:overflowPunct w:val="0"/>
        <w:autoSpaceDE w:val="0"/>
        <w:autoSpaceDN w:val="0"/>
        <w:adjustRightInd w:val="0"/>
        <w:spacing w:after="120" w:line="240" w:lineRule="auto"/>
        <w:textAlignment w:val="baseline"/>
        <w:rPr>
          <w:rFonts w:ascii="Calibri" w:eastAsia="Calibri" w:hAnsi="Calibri" w:cs="Calibri"/>
          <w:b/>
          <w:bCs/>
        </w:rPr>
      </w:pPr>
      <w:r w:rsidRPr="006C1180">
        <w:rPr>
          <w:rFonts w:ascii="Calibri" w:eastAsia="Calibri" w:hAnsi="Calibri" w:cs="Calibri"/>
        </w:rPr>
        <w:t xml:space="preserve">Homeowner who is occupant @ </w:t>
      </w:r>
      <w:r w:rsidRPr="006C1180">
        <w:rPr>
          <w:rFonts w:ascii="Calibri" w:eastAsia="Calibri" w:hAnsi="Calibri" w:cs="Calibri"/>
          <w:b/>
          <w:bCs/>
        </w:rPr>
        <w:t>&lt;ADDRESS&gt;</w:t>
      </w:r>
      <w:r w:rsidRPr="006C1180">
        <w:rPr>
          <w:rFonts w:ascii="Calibri" w:eastAsia="Calibri" w:hAnsi="Calibri" w:cs="Calibri"/>
        </w:rPr>
        <w:t xml:space="preserve"> and decision maker for the project</w:t>
      </w:r>
      <w:r w:rsidRPr="006C1180">
        <w:rPr>
          <w:rFonts w:ascii="Calibri" w:eastAsia="Calibri" w:hAnsi="Calibri" w:cs="Calibri"/>
          <w:b/>
          <w:bCs/>
        </w:rPr>
        <w:sym w:font="Wingdings" w:char="F0E8"/>
      </w:r>
      <w:r w:rsidRPr="006C1180">
        <w:rPr>
          <w:rFonts w:ascii="Calibri" w:eastAsia="Calibri" w:hAnsi="Calibri" w:cs="Calibri"/>
          <w:b/>
          <w:bCs/>
          <w:i/>
          <w:iCs/>
        </w:rPr>
        <w:t>[Go to S2]</w:t>
      </w:r>
    </w:p>
    <w:p w:rsidR="006C1180" w:rsidRPr="006C1180" w:rsidRDefault="006C1180" w:rsidP="008A2FA5">
      <w:pPr>
        <w:numPr>
          <w:ilvl w:val="0"/>
          <w:numId w:val="59"/>
        </w:numPr>
        <w:overflowPunct w:val="0"/>
        <w:autoSpaceDE w:val="0"/>
        <w:autoSpaceDN w:val="0"/>
        <w:adjustRightInd w:val="0"/>
        <w:spacing w:after="120" w:line="240" w:lineRule="auto"/>
        <w:textAlignment w:val="baseline"/>
        <w:rPr>
          <w:rFonts w:ascii="Calibri" w:eastAsia="Calibri" w:hAnsi="Calibri" w:cs="Calibri"/>
          <w:b/>
          <w:bCs/>
        </w:rPr>
      </w:pPr>
      <w:r w:rsidRPr="006C1180">
        <w:rPr>
          <w:rFonts w:ascii="Calibri" w:eastAsia="Calibri" w:hAnsi="Calibri" w:cs="Calibri"/>
        </w:rPr>
        <w:t xml:space="preserve">Homeowner who is not occupant @ </w:t>
      </w:r>
      <w:r w:rsidRPr="006C1180">
        <w:rPr>
          <w:rFonts w:ascii="Calibri" w:eastAsia="Calibri" w:hAnsi="Calibri" w:cs="Calibri"/>
          <w:b/>
          <w:bCs/>
        </w:rPr>
        <w:t>&lt;ADDRESS&gt;</w:t>
      </w:r>
      <w:r w:rsidRPr="006C1180">
        <w:rPr>
          <w:rFonts w:ascii="Calibri" w:eastAsia="Calibri" w:hAnsi="Calibri" w:cs="Calibri"/>
        </w:rPr>
        <w:t xml:space="preserve"> but is decision-maker for the project</w:t>
      </w:r>
      <w:r w:rsidRPr="006C1180">
        <w:rPr>
          <w:rFonts w:ascii="Calibri" w:eastAsia="Calibri" w:hAnsi="Calibri" w:cs="Calibri"/>
          <w:b/>
          <w:bCs/>
        </w:rPr>
        <w:sym w:font="Wingdings" w:char="F0E8"/>
      </w:r>
      <w:r w:rsidRPr="006C1180">
        <w:rPr>
          <w:rFonts w:ascii="Calibri" w:eastAsia="Calibri" w:hAnsi="Calibri" w:cs="Calibri"/>
          <w:b/>
          <w:bCs/>
          <w:i/>
          <w:iCs/>
        </w:rPr>
        <w:t>[Go to S2]</w:t>
      </w:r>
    </w:p>
    <w:p w:rsidR="006C1180" w:rsidRPr="006C1180" w:rsidRDefault="006C1180" w:rsidP="008A2FA5">
      <w:pPr>
        <w:numPr>
          <w:ilvl w:val="0"/>
          <w:numId w:val="59"/>
        </w:numPr>
        <w:overflowPunct w:val="0"/>
        <w:autoSpaceDE w:val="0"/>
        <w:autoSpaceDN w:val="0"/>
        <w:adjustRightInd w:val="0"/>
        <w:spacing w:after="120" w:line="240" w:lineRule="auto"/>
        <w:textAlignment w:val="baseline"/>
        <w:rPr>
          <w:rFonts w:ascii="Calibri" w:eastAsia="Calibri" w:hAnsi="Calibri" w:cs="Calibri"/>
        </w:rPr>
      </w:pPr>
      <w:r w:rsidRPr="006C1180">
        <w:rPr>
          <w:rFonts w:ascii="Calibri" w:eastAsia="Calibri" w:hAnsi="Calibri" w:cs="Calibri"/>
        </w:rPr>
        <w:t xml:space="preserve">Renter @ </w:t>
      </w:r>
      <w:r w:rsidRPr="006C1180">
        <w:rPr>
          <w:rFonts w:ascii="Calibri" w:eastAsia="Calibri" w:hAnsi="Calibri" w:cs="Calibri"/>
          <w:b/>
          <w:bCs/>
        </w:rPr>
        <w:t>&lt;ADDRESS&gt;</w:t>
      </w:r>
      <w:r w:rsidRPr="006C1180">
        <w:rPr>
          <w:rFonts w:ascii="Calibri" w:eastAsia="Calibri" w:hAnsi="Calibri" w:cs="Calibri"/>
        </w:rPr>
        <w:t xml:space="preserve"> and decision maker for the project </w:t>
      </w:r>
      <w:r w:rsidRPr="006C1180">
        <w:rPr>
          <w:rFonts w:ascii="Calibri" w:eastAsia="Calibri" w:hAnsi="Calibri" w:cs="Calibri"/>
        </w:rPr>
        <w:sym w:font="Wingdings" w:char="F0E8"/>
      </w:r>
      <w:r w:rsidRPr="006C1180">
        <w:rPr>
          <w:rFonts w:ascii="Calibri" w:eastAsia="Calibri" w:hAnsi="Calibri" w:cs="Calibri"/>
          <w:b/>
          <w:bCs/>
          <w:i/>
          <w:iCs/>
        </w:rPr>
        <w:t>[Go to S2]</w:t>
      </w:r>
    </w:p>
    <w:p w:rsidR="006C1180" w:rsidRPr="006C1180" w:rsidRDefault="006C1180" w:rsidP="008A2FA5">
      <w:pPr>
        <w:numPr>
          <w:ilvl w:val="0"/>
          <w:numId w:val="59"/>
        </w:numPr>
        <w:overflowPunct w:val="0"/>
        <w:autoSpaceDE w:val="0"/>
        <w:autoSpaceDN w:val="0"/>
        <w:adjustRightInd w:val="0"/>
        <w:spacing w:after="120" w:line="240" w:lineRule="auto"/>
        <w:textAlignment w:val="baseline"/>
        <w:rPr>
          <w:rFonts w:ascii="Calibri" w:eastAsia="Calibri" w:hAnsi="Calibri" w:cs="Calibri"/>
        </w:rPr>
      </w:pPr>
      <w:r w:rsidRPr="006C1180">
        <w:rPr>
          <w:rFonts w:ascii="Calibri" w:eastAsia="Calibri" w:hAnsi="Calibri" w:cs="Calibri"/>
          <w:b/>
          <w:bCs/>
        </w:rPr>
        <w:t>NOT</w:t>
      </w:r>
      <w:r w:rsidRPr="006C1180">
        <w:rPr>
          <w:rFonts w:ascii="Calibri" w:eastAsia="Calibri" w:hAnsi="Calibri" w:cs="Calibri"/>
        </w:rPr>
        <w:t xml:space="preserve"> decision maker for the </w:t>
      </w:r>
      <w:proofErr w:type="gramStart"/>
      <w:r w:rsidRPr="006C1180">
        <w:rPr>
          <w:rFonts w:ascii="Calibri" w:eastAsia="Calibri" w:hAnsi="Calibri" w:cs="Calibri"/>
        </w:rPr>
        <w:t xml:space="preserve">project </w:t>
      </w:r>
      <w:r w:rsidRPr="006C1180">
        <w:rPr>
          <w:rFonts w:ascii="Calibri" w:eastAsia="Calibri" w:hAnsi="Calibri" w:cs="Calibri"/>
          <w:i/>
          <w:iCs/>
        </w:rPr>
        <w:t xml:space="preserve"> </w:t>
      </w:r>
      <w:proofErr w:type="gramEnd"/>
      <w:r w:rsidRPr="006C1180">
        <w:rPr>
          <w:rFonts w:ascii="Calibri" w:eastAsia="Calibri" w:hAnsi="Calibri" w:cs="Calibri"/>
        </w:rPr>
        <w:sym w:font="Wingdings" w:char="F0E8"/>
      </w:r>
      <w:r w:rsidRPr="006C1180">
        <w:rPr>
          <w:rFonts w:ascii="Calibri" w:eastAsia="Calibri" w:hAnsi="Calibri" w:cs="Calibri"/>
        </w:rPr>
        <w:t>[</w:t>
      </w:r>
      <w:r w:rsidRPr="006C1180">
        <w:rPr>
          <w:rFonts w:ascii="Calibri" w:eastAsia="Calibri" w:hAnsi="Calibri" w:cs="Calibri"/>
          <w:i/>
          <w:iCs/>
        </w:rPr>
        <w:t>Ask for owner’s name and best time to call. If contact has no connection to address, record disposition and Thank and Terminate]</w:t>
      </w:r>
    </w:p>
    <w:p w:rsidR="006C1180" w:rsidRPr="006C1180" w:rsidRDefault="006C1180" w:rsidP="008A2FA5">
      <w:pPr>
        <w:overflowPunct w:val="0"/>
        <w:autoSpaceDE w:val="0"/>
        <w:autoSpaceDN w:val="0"/>
        <w:adjustRightInd w:val="0"/>
        <w:spacing w:line="240" w:lineRule="auto"/>
        <w:ind w:left="1080"/>
        <w:textAlignment w:val="baseline"/>
        <w:rPr>
          <w:rFonts w:ascii="Calibri" w:eastAsia="Calibri" w:hAnsi="Calibri" w:cs="Calibri"/>
        </w:rPr>
      </w:pPr>
    </w:p>
    <w:p w:rsidR="006C1180" w:rsidRPr="006C1180" w:rsidRDefault="006C1180" w:rsidP="008A2FA5">
      <w:pPr>
        <w:spacing w:line="240" w:lineRule="auto"/>
        <w:ind w:left="1080" w:hanging="360"/>
        <w:rPr>
          <w:rFonts w:ascii="Calibri" w:eastAsia="Calibri" w:hAnsi="Calibri" w:cs="Calibri"/>
        </w:rPr>
      </w:pPr>
      <w:r w:rsidRPr="006C1180">
        <w:rPr>
          <w:rFonts w:ascii="Calibri" w:eastAsia="Calibri" w:hAnsi="Calibri" w:cs="Calibri"/>
        </w:rPr>
        <w:t>-97. Don’t know</w:t>
      </w:r>
      <w:r w:rsidRPr="006C1180">
        <w:rPr>
          <w:rFonts w:ascii="Calibri" w:eastAsia="Calibri" w:hAnsi="Calibri" w:cs="Calibri"/>
        </w:rPr>
        <w:sym w:font="Wingdings" w:char="F0E8"/>
      </w:r>
      <w:r w:rsidRPr="006C1180">
        <w:rPr>
          <w:rFonts w:ascii="Calibri" w:eastAsia="Calibri" w:hAnsi="Calibri" w:cs="Calibri"/>
        </w:rPr>
        <w:t xml:space="preserve"> Thank and Terminate</w:t>
      </w:r>
    </w:p>
    <w:p w:rsidR="006C1180" w:rsidRPr="006C1180" w:rsidRDefault="006C1180" w:rsidP="008A2FA5">
      <w:pPr>
        <w:spacing w:line="240" w:lineRule="auto"/>
        <w:ind w:left="1080" w:hanging="360"/>
        <w:rPr>
          <w:rFonts w:ascii="Calibri" w:eastAsia="Calibri" w:hAnsi="Calibri" w:cs="Calibri"/>
        </w:rPr>
      </w:pPr>
      <w:r w:rsidRPr="006C1180">
        <w:rPr>
          <w:rFonts w:ascii="Calibri" w:eastAsia="Calibri" w:hAnsi="Calibri" w:cs="Calibri"/>
        </w:rPr>
        <w:t xml:space="preserve">-98. Refused </w:t>
      </w:r>
      <w:r w:rsidRPr="006C1180">
        <w:rPr>
          <w:rFonts w:ascii="Calibri" w:eastAsia="Calibri" w:hAnsi="Calibri" w:cs="Calibri"/>
        </w:rPr>
        <w:sym w:font="Wingdings" w:char="F0E8"/>
      </w:r>
      <w:r w:rsidRPr="006C1180">
        <w:rPr>
          <w:rFonts w:ascii="Calibri" w:eastAsia="Calibri" w:hAnsi="Calibri" w:cs="Calibri"/>
        </w:rPr>
        <w:t xml:space="preserve"> Thank and Terminate</w:t>
      </w:r>
    </w:p>
    <w:p w:rsidR="006C1180" w:rsidRPr="006C1180" w:rsidRDefault="006C1180" w:rsidP="008A2FA5">
      <w:pPr>
        <w:numPr>
          <w:ilvl w:val="0"/>
          <w:numId w:val="51"/>
        </w:numPr>
        <w:tabs>
          <w:tab w:val="left" w:pos="720"/>
        </w:tabs>
        <w:overflowPunct w:val="0"/>
        <w:autoSpaceDE w:val="0"/>
        <w:autoSpaceDN w:val="0"/>
        <w:adjustRightInd w:val="0"/>
        <w:spacing w:before="240" w:after="120" w:line="240" w:lineRule="auto"/>
        <w:ind w:hanging="720"/>
        <w:textAlignment w:val="baseline"/>
        <w:rPr>
          <w:rFonts w:ascii="Calibri" w:hAnsi="Calibri" w:cs="Calibri"/>
          <w:b/>
          <w:bCs/>
          <w:i/>
          <w:iCs/>
        </w:rPr>
      </w:pPr>
      <w:r w:rsidRPr="006C1180">
        <w:rPr>
          <w:rFonts w:ascii="Calibri" w:hAnsi="Calibri" w:cs="Calibri"/>
        </w:rPr>
        <w:t xml:space="preserve">When did you complete the project under the Energy Upgrade California program? </w:t>
      </w:r>
      <w:r w:rsidRPr="006C1180">
        <w:rPr>
          <w:rFonts w:ascii="Calibri" w:hAnsi="Calibri" w:cs="Calibri"/>
          <w:b/>
          <w:bCs/>
          <w:i/>
          <w:iCs/>
        </w:rPr>
        <w:t>[READ OPTIONS]</w:t>
      </w:r>
    </w:p>
    <w:p w:rsidR="006C1180" w:rsidRPr="006C1180" w:rsidRDefault="006C1180" w:rsidP="008A2FA5">
      <w:pPr>
        <w:numPr>
          <w:ilvl w:val="0"/>
          <w:numId w:val="70"/>
        </w:numPr>
        <w:tabs>
          <w:tab w:val="left" w:pos="720"/>
        </w:tabs>
        <w:overflowPunct w:val="0"/>
        <w:autoSpaceDE w:val="0"/>
        <w:autoSpaceDN w:val="0"/>
        <w:adjustRightInd w:val="0"/>
        <w:spacing w:after="120" w:line="240" w:lineRule="auto"/>
        <w:textAlignment w:val="baseline"/>
        <w:rPr>
          <w:rFonts w:ascii="Calibri" w:hAnsi="Calibri" w:cs="Calibri"/>
        </w:rPr>
      </w:pPr>
      <w:r w:rsidRPr="006C1180">
        <w:rPr>
          <w:rFonts w:ascii="Calibri" w:hAnsi="Calibri" w:cs="Calibri"/>
        </w:rPr>
        <w:t xml:space="preserve">Prior to 2010 </w:t>
      </w:r>
      <w:r w:rsidRPr="006C1180">
        <w:rPr>
          <w:rFonts w:ascii="Calibri" w:hAnsi="Calibri" w:cs="Calibri"/>
        </w:rPr>
        <w:sym w:font="Wingdings" w:char="F0E8"/>
      </w:r>
      <w:r w:rsidRPr="006C1180">
        <w:rPr>
          <w:rFonts w:ascii="Calibri" w:hAnsi="Calibri" w:cs="Calibri"/>
        </w:rPr>
        <w:t xml:space="preserve"> Thank and Terminate</w:t>
      </w:r>
    </w:p>
    <w:p w:rsidR="006C1180" w:rsidRPr="006C1180" w:rsidRDefault="006C1180" w:rsidP="008A2FA5">
      <w:pPr>
        <w:numPr>
          <w:ilvl w:val="0"/>
          <w:numId w:val="70"/>
        </w:numPr>
        <w:tabs>
          <w:tab w:val="left" w:pos="720"/>
        </w:tabs>
        <w:overflowPunct w:val="0"/>
        <w:autoSpaceDE w:val="0"/>
        <w:autoSpaceDN w:val="0"/>
        <w:adjustRightInd w:val="0"/>
        <w:spacing w:after="120" w:line="240" w:lineRule="auto"/>
        <w:textAlignment w:val="baseline"/>
        <w:rPr>
          <w:rFonts w:ascii="Calibri" w:hAnsi="Calibri" w:cs="Calibri"/>
        </w:rPr>
      </w:pPr>
      <w:r w:rsidRPr="006C1180">
        <w:rPr>
          <w:rFonts w:ascii="Calibri" w:hAnsi="Calibri" w:cs="Calibri"/>
        </w:rPr>
        <w:t>Between 2010 and 2012</w:t>
      </w:r>
    </w:p>
    <w:p w:rsidR="006C1180" w:rsidRPr="006C1180" w:rsidRDefault="006C1180" w:rsidP="008A2FA5">
      <w:pPr>
        <w:numPr>
          <w:ilvl w:val="0"/>
          <w:numId w:val="70"/>
        </w:numPr>
        <w:tabs>
          <w:tab w:val="left" w:pos="720"/>
        </w:tabs>
        <w:overflowPunct w:val="0"/>
        <w:autoSpaceDE w:val="0"/>
        <w:autoSpaceDN w:val="0"/>
        <w:adjustRightInd w:val="0"/>
        <w:spacing w:after="120" w:line="240" w:lineRule="auto"/>
        <w:textAlignment w:val="baseline"/>
        <w:rPr>
          <w:rFonts w:ascii="Calibri" w:hAnsi="Calibri" w:cs="Calibri"/>
        </w:rPr>
      </w:pPr>
      <w:r w:rsidRPr="006C1180">
        <w:rPr>
          <w:rFonts w:ascii="Calibri" w:hAnsi="Calibri" w:cs="Calibri"/>
        </w:rPr>
        <w:t>After 2012</w:t>
      </w:r>
      <w:r w:rsidRPr="006C1180">
        <w:rPr>
          <w:rFonts w:ascii="Calibri" w:hAnsi="Calibri" w:cs="Calibri"/>
        </w:rPr>
        <w:sym w:font="Wingdings" w:char="F0E8"/>
      </w:r>
      <w:r w:rsidRPr="006C1180">
        <w:rPr>
          <w:rFonts w:ascii="Calibri" w:hAnsi="Calibri" w:cs="Calibri"/>
        </w:rPr>
        <w:t xml:space="preserve"> Thank and Terminate</w:t>
      </w:r>
    </w:p>
    <w:p w:rsidR="006C1180" w:rsidRPr="006C1180" w:rsidRDefault="006C1180" w:rsidP="008A2FA5">
      <w:pPr>
        <w:overflowPunct w:val="0"/>
        <w:autoSpaceDE w:val="0"/>
        <w:autoSpaceDN w:val="0"/>
        <w:adjustRightInd w:val="0"/>
        <w:spacing w:line="240" w:lineRule="auto"/>
        <w:ind w:left="1080"/>
        <w:textAlignment w:val="baseline"/>
        <w:rPr>
          <w:rFonts w:ascii="Calibri" w:eastAsia="Calibri" w:hAnsi="Calibri" w:cs="Calibri"/>
        </w:rPr>
      </w:pPr>
    </w:p>
    <w:p w:rsidR="006C1180" w:rsidRPr="006C1180" w:rsidRDefault="006C1180" w:rsidP="008A2FA5">
      <w:pPr>
        <w:spacing w:line="240" w:lineRule="auto"/>
        <w:ind w:left="1080" w:hanging="360"/>
        <w:rPr>
          <w:rFonts w:ascii="Calibri" w:eastAsia="Calibri" w:hAnsi="Calibri" w:cs="Calibri"/>
        </w:rPr>
      </w:pPr>
      <w:r w:rsidRPr="006C1180">
        <w:rPr>
          <w:rFonts w:ascii="Calibri" w:eastAsia="Calibri" w:hAnsi="Calibri" w:cs="Calibri"/>
        </w:rPr>
        <w:t>-97. Don’t know</w:t>
      </w:r>
      <w:r w:rsidRPr="006C1180">
        <w:rPr>
          <w:rFonts w:ascii="Calibri" w:eastAsia="Calibri" w:hAnsi="Calibri" w:cs="Calibri"/>
        </w:rPr>
        <w:sym w:font="Wingdings" w:char="F0E8"/>
      </w:r>
      <w:r w:rsidRPr="006C1180">
        <w:rPr>
          <w:rFonts w:ascii="Calibri" w:eastAsia="Calibri" w:hAnsi="Calibri" w:cs="Calibri"/>
        </w:rPr>
        <w:t xml:space="preserve"> Thank and Terminate</w:t>
      </w:r>
    </w:p>
    <w:p w:rsidR="006C1180" w:rsidRPr="006C1180" w:rsidRDefault="006C1180" w:rsidP="008A2FA5">
      <w:pPr>
        <w:spacing w:line="240" w:lineRule="auto"/>
        <w:ind w:left="1080" w:hanging="360"/>
        <w:rPr>
          <w:rFonts w:ascii="Calibri" w:eastAsia="Calibri" w:hAnsi="Calibri" w:cs="Calibri"/>
        </w:rPr>
      </w:pPr>
      <w:r w:rsidRPr="006C1180">
        <w:rPr>
          <w:rFonts w:ascii="Calibri" w:eastAsia="Calibri" w:hAnsi="Calibri" w:cs="Calibri"/>
        </w:rPr>
        <w:t xml:space="preserve">-98. Refused </w:t>
      </w:r>
      <w:r w:rsidRPr="006C1180">
        <w:rPr>
          <w:rFonts w:ascii="Calibri" w:eastAsia="Calibri" w:hAnsi="Calibri" w:cs="Calibri"/>
        </w:rPr>
        <w:sym w:font="Wingdings" w:char="F0E8"/>
      </w:r>
      <w:r w:rsidRPr="006C1180">
        <w:rPr>
          <w:rFonts w:ascii="Calibri" w:eastAsia="Calibri" w:hAnsi="Calibri" w:cs="Calibri"/>
        </w:rPr>
        <w:t xml:space="preserve"> Thank and Terminate</w:t>
      </w:r>
    </w:p>
    <w:p w:rsidR="006C1180" w:rsidRPr="006C1180" w:rsidRDefault="006C1180" w:rsidP="008A2FA5">
      <w:pPr>
        <w:tabs>
          <w:tab w:val="left" w:pos="1680"/>
        </w:tabs>
        <w:spacing w:after="120" w:line="276" w:lineRule="auto"/>
        <w:ind w:firstLine="720"/>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 w:val="26"/>
          <w:szCs w:val="26"/>
        </w:rPr>
      </w:pPr>
      <w:r w:rsidRPr="006C1180">
        <w:rPr>
          <w:rFonts w:ascii="Calibri" w:eastAsia="SimSun" w:hAnsi="Calibri" w:cs="Calibri"/>
          <w:b/>
          <w:bCs/>
          <w:color w:val="4F81BD"/>
          <w:sz w:val="26"/>
          <w:szCs w:val="26"/>
        </w:rPr>
        <w:t>Project Details – Warm Up questions</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rPr>
      </w:pPr>
      <w:r w:rsidRPr="006C1180">
        <w:rPr>
          <w:rFonts w:ascii="Calibri" w:eastAsia="SimSun" w:hAnsi="Calibri" w:cs="Calibri"/>
          <w:b/>
          <w:bCs/>
          <w:color w:val="4F81BD"/>
        </w:rPr>
        <w:t xml:space="preserve">Energy Audit </w:t>
      </w:r>
    </w:p>
    <w:p w:rsidR="006C1180" w:rsidRPr="006C1180" w:rsidRDefault="006C1180" w:rsidP="008A2FA5">
      <w:pPr>
        <w:numPr>
          <w:ilvl w:val="0"/>
          <w:numId w:val="58"/>
        </w:numPr>
        <w:overflowPunct w:val="0"/>
        <w:autoSpaceDE w:val="0"/>
        <w:autoSpaceDN w:val="0"/>
        <w:adjustRightInd w:val="0"/>
        <w:spacing w:before="120" w:after="120" w:line="290" w:lineRule="atLeast"/>
        <w:textAlignment w:val="baseline"/>
        <w:rPr>
          <w:rFonts w:ascii="Calibri" w:eastAsia="Calibri" w:hAnsi="Calibri" w:cs="Calibri"/>
        </w:rPr>
      </w:pPr>
      <w:r w:rsidRPr="006C1180">
        <w:rPr>
          <w:rFonts w:ascii="Calibri" w:eastAsia="Calibri" w:hAnsi="Calibri" w:cs="Calibri"/>
        </w:rPr>
        <w:t xml:space="preserve">Prior to undertaking this project, did you have an energy assessment/energy audit done of your home to identify measures that would save energy and reduce energy costs? </w:t>
      </w:r>
    </w:p>
    <w:p w:rsidR="006C1180" w:rsidRPr="006C1180" w:rsidRDefault="006C1180" w:rsidP="008A2FA5">
      <w:pPr>
        <w:tabs>
          <w:tab w:val="left" w:pos="1080"/>
        </w:tabs>
        <w:overflowPunct w:val="0"/>
        <w:autoSpaceDE w:val="0"/>
        <w:autoSpaceDN w:val="0"/>
        <w:adjustRightInd w:val="0"/>
        <w:spacing w:line="240" w:lineRule="auto"/>
        <w:ind w:left="720"/>
        <w:textAlignment w:val="baseline"/>
        <w:rPr>
          <w:rFonts w:ascii="Calibri" w:eastAsia="Calibri" w:hAnsi="Calibri" w:cs="Calibri"/>
        </w:rPr>
      </w:pPr>
    </w:p>
    <w:p w:rsidR="006C1180" w:rsidRPr="006C1180" w:rsidRDefault="006C1180" w:rsidP="008A2FA5">
      <w:pPr>
        <w:tabs>
          <w:tab w:val="left" w:pos="1080"/>
        </w:tabs>
        <w:overflowPunct w:val="0"/>
        <w:autoSpaceDE w:val="0"/>
        <w:autoSpaceDN w:val="0"/>
        <w:adjustRightInd w:val="0"/>
        <w:spacing w:line="240" w:lineRule="auto"/>
        <w:ind w:left="720"/>
        <w:textAlignment w:val="baseline"/>
        <w:rPr>
          <w:rFonts w:ascii="Calibri" w:eastAsia="Calibri" w:hAnsi="Calibri" w:cs="Calibri"/>
        </w:rPr>
      </w:pPr>
      <w:r w:rsidRPr="006C1180">
        <w:rPr>
          <w:rFonts w:ascii="Calibri" w:eastAsia="Calibri" w:hAnsi="Calibri" w:cs="Calibri"/>
        </w:rPr>
        <w:t xml:space="preserve">   1.</w:t>
      </w:r>
      <w:r w:rsidRPr="006C1180">
        <w:rPr>
          <w:rFonts w:ascii="Calibri" w:eastAsia="Calibri" w:hAnsi="Calibri" w:cs="Calibri"/>
        </w:rPr>
        <w:tab/>
        <w:t>Yes</w:t>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Proceed to A2</w:t>
      </w:r>
    </w:p>
    <w:p w:rsidR="006C1180" w:rsidRPr="006C1180" w:rsidRDefault="006C1180" w:rsidP="008A2FA5">
      <w:pPr>
        <w:tabs>
          <w:tab w:val="left" w:pos="720"/>
        </w:tabs>
        <w:overflowPunct w:val="0"/>
        <w:autoSpaceDE w:val="0"/>
        <w:autoSpaceDN w:val="0"/>
        <w:adjustRightInd w:val="0"/>
        <w:spacing w:line="240" w:lineRule="auto"/>
        <w:ind w:left="720"/>
        <w:textAlignment w:val="baseline"/>
        <w:rPr>
          <w:rFonts w:ascii="Calibri" w:eastAsia="Calibri" w:hAnsi="Calibri" w:cs="Calibri"/>
        </w:rPr>
      </w:pPr>
      <w:r w:rsidRPr="006C1180">
        <w:rPr>
          <w:rFonts w:ascii="Calibri" w:eastAsia="Calibri" w:hAnsi="Calibri" w:cs="Calibri"/>
        </w:rPr>
        <w:t xml:space="preserve">   2.</w:t>
      </w:r>
      <w:r w:rsidRPr="006C1180">
        <w:rPr>
          <w:rFonts w:ascii="Calibri" w:eastAsia="Calibri" w:hAnsi="Calibri" w:cs="Calibri"/>
        </w:rPr>
        <w:tab/>
        <w:t>No</w:t>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 xml:space="preserve">Skip to M1 </w:t>
      </w:r>
    </w:p>
    <w:p w:rsidR="006C1180" w:rsidRPr="006C1180" w:rsidRDefault="006C1180" w:rsidP="008A2FA5">
      <w:pPr>
        <w:spacing w:line="240" w:lineRule="auto"/>
        <w:ind w:left="720"/>
        <w:rPr>
          <w:rFonts w:ascii="Calibri" w:eastAsia="Calibri" w:hAnsi="Calibri" w:cs="Calibri"/>
          <w:b/>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b/>
          <w:bCs/>
        </w:rPr>
        <w:t xml:space="preserve"> </w:t>
      </w:r>
      <w:r w:rsidRPr="006C1180">
        <w:rPr>
          <w:rFonts w:ascii="Calibri" w:eastAsia="Calibri" w:hAnsi="Calibri" w:cs="Calibri"/>
          <w:b/>
          <w:bCs/>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 xml:space="preserve">Skip to M1 </w:t>
      </w:r>
    </w:p>
    <w:p w:rsidR="006C1180" w:rsidRPr="006C1180" w:rsidRDefault="006C1180" w:rsidP="008A2FA5">
      <w:pPr>
        <w:spacing w:line="240" w:lineRule="auto"/>
        <w:ind w:left="720"/>
        <w:rPr>
          <w:rFonts w:ascii="Calibri" w:eastAsia="Calibri" w:hAnsi="Calibri" w:cs="Calibri"/>
          <w:b/>
        </w:rPr>
      </w:pPr>
      <w:r w:rsidRPr="006C1180">
        <w:rPr>
          <w:rFonts w:ascii="Calibri" w:eastAsia="Calibri" w:hAnsi="Calibri" w:cs="Calibri"/>
        </w:rPr>
        <w:t>-98.</w:t>
      </w:r>
      <w:r w:rsidRPr="006C1180">
        <w:rPr>
          <w:rFonts w:ascii="Calibri" w:eastAsia="Calibri" w:hAnsi="Calibri" w:cs="Calibri"/>
        </w:rPr>
        <w:tab/>
        <w:t>(Refused)</w:t>
      </w:r>
      <w:r w:rsidRPr="006C1180">
        <w:rPr>
          <w:rFonts w:ascii="Calibri" w:eastAsia="Calibri" w:hAnsi="Calibri" w:cs="Calibri"/>
          <w:b/>
          <w:bCs/>
        </w:rPr>
        <w:t xml:space="preserve"> </w:t>
      </w:r>
      <w:r w:rsidRPr="006C1180">
        <w:rPr>
          <w:rFonts w:ascii="Calibri" w:eastAsia="Calibri" w:hAnsi="Calibri" w:cs="Calibri"/>
          <w:b/>
          <w:bCs/>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 xml:space="preserve">Skip to M1 </w:t>
      </w:r>
    </w:p>
    <w:p w:rsidR="006C1180" w:rsidRPr="006C1180" w:rsidRDefault="006C1180" w:rsidP="008A2FA5">
      <w:pPr>
        <w:spacing w:before="120" w:after="120" w:line="276" w:lineRule="auto"/>
        <w:ind w:left="720"/>
        <w:rPr>
          <w:rFonts w:ascii="Calibri" w:eastAsia="Calibri" w:hAnsi="Calibri" w:cs="Calibri"/>
          <w:b/>
          <w:smallCaps/>
        </w:rPr>
      </w:pPr>
    </w:p>
    <w:p w:rsidR="006C1180" w:rsidRPr="006C1180" w:rsidRDefault="006C1180" w:rsidP="008A2FA5">
      <w:pPr>
        <w:numPr>
          <w:ilvl w:val="0"/>
          <w:numId w:val="58"/>
        </w:numPr>
        <w:overflowPunct w:val="0"/>
        <w:autoSpaceDE w:val="0"/>
        <w:autoSpaceDN w:val="0"/>
        <w:adjustRightInd w:val="0"/>
        <w:spacing w:before="120" w:after="120" w:line="290" w:lineRule="atLeast"/>
        <w:textAlignment w:val="baseline"/>
        <w:rPr>
          <w:rFonts w:ascii="Calibri" w:eastAsia="Calibri" w:hAnsi="Calibri" w:cs="Calibri"/>
        </w:rPr>
      </w:pPr>
      <w:r w:rsidRPr="006C1180">
        <w:rPr>
          <w:rFonts w:ascii="Calibri" w:eastAsia="Calibri" w:hAnsi="Calibri" w:cs="Calibri"/>
        </w:rPr>
        <w:lastRenderedPageBreak/>
        <w:t>Did the energy assessment/energy audit you received incorporate the following elements?  [</w:t>
      </w:r>
      <w:r w:rsidRPr="006C1180">
        <w:rPr>
          <w:rFonts w:ascii="Calibri" w:eastAsia="Calibri" w:hAnsi="Calibri" w:cs="Calibri"/>
          <w:b/>
          <w:bCs/>
        </w:rPr>
        <w:t>READ LIST.</w:t>
      </w:r>
      <w:r w:rsidRPr="006C1180">
        <w:rPr>
          <w:rFonts w:ascii="Calibri" w:eastAsia="Calibri" w:hAnsi="Calibri" w:cs="Calibri"/>
        </w:rPr>
        <w:t xml:space="preserve"> </w:t>
      </w:r>
      <w:r w:rsidRPr="006C1180">
        <w:rPr>
          <w:rFonts w:ascii="Calibri" w:eastAsia="Calibri" w:hAnsi="Calibri" w:cs="Calibri"/>
          <w:b/>
          <w:bCs/>
        </w:rPr>
        <w:t>CODE: 1 = YES, 2 = NO, -97 = DON’T KNOW, -98 = REFUSED</w:t>
      </w:r>
      <w:r w:rsidRPr="006C1180">
        <w:rPr>
          <w:rFonts w:ascii="Calibri" w:eastAsia="Calibri" w:hAnsi="Calibri" w:cs="Calibri"/>
        </w:rPr>
        <w:t>.]</w:t>
      </w:r>
    </w:p>
    <w:p w:rsidR="006C1180" w:rsidRPr="006C1180" w:rsidRDefault="006C1180" w:rsidP="008A2FA5">
      <w:pPr>
        <w:numPr>
          <w:ilvl w:val="0"/>
          <w:numId w:val="54"/>
        </w:numPr>
        <w:tabs>
          <w:tab w:val="left" w:pos="135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In-person inspection of your home</w:t>
      </w:r>
    </w:p>
    <w:p w:rsidR="006C1180" w:rsidRPr="006C1180" w:rsidRDefault="006C1180" w:rsidP="008A2FA5">
      <w:pPr>
        <w:numPr>
          <w:ilvl w:val="0"/>
          <w:numId w:val="54"/>
        </w:numPr>
        <w:tabs>
          <w:tab w:val="left" w:pos="1350"/>
          <w:tab w:val="num" w:pos="216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Blower door test with large fan to measure air leakage</w:t>
      </w:r>
    </w:p>
    <w:p w:rsidR="006C1180" w:rsidRPr="006C1180" w:rsidRDefault="006C1180" w:rsidP="008A2FA5">
      <w:pPr>
        <w:numPr>
          <w:ilvl w:val="0"/>
          <w:numId w:val="54"/>
        </w:numPr>
        <w:tabs>
          <w:tab w:val="left" w:pos="1350"/>
          <w:tab w:val="num" w:pos="216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Tests to measure leaks in heating and air conditioning ducts, sometimes known as “Duct Blaster”</w:t>
      </w:r>
    </w:p>
    <w:p w:rsidR="006C1180" w:rsidRPr="006C1180" w:rsidRDefault="006C1180" w:rsidP="008A2FA5">
      <w:pPr>
        <w:numPr>
          <w:ilvl w:val="0"/>
          <w:numId w:val="54"/>
        </w:numPr>
        <w:tabs>
          <w:tab w:val="left" w:pos="1350"/>
          <w:tab w:val="num" w:pos="216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Testing of the combustion efficiency of your furnace or space heater/boiler</w:t>
      </w:r>
    </w:p>
    <w:p w:rsidR="006C1180" w:rsidRPr="006C1180" w:rsidRDefault="006C1180" w:rsidP="008A2FA5">
      <w:pPr>
        <w:numPr>
          <w:ilvl w:val="0"/>
          <w:numId w:val="54"/>
        </w:numPr>
        <w:tabs>
          <w:tab w:val="left" w:pos="1350"/>
          <w:tab w:val="num" w:pos="216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A report of results from the energy audit</w:t>
      </w:r>
    </w:p>
    <w:p w:rsidR="006C1180" w:rsidRPr="006C1180" w:rsidRDefault="006C1180" w:rsidP="008A2FA5">
      <w:pPr>
        <w:numPr>
          <w:ilvl w:val="0"/>
          <w:numId w:val="54"/>
        </w:numPr>
        <w:tabs>
          <w:tab w:val="left" w:pos="1350"/>
          <w:tab w:val="num" w:pos="216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In-person discussion of results and energy saving options with contractor</w:t>
      </w:r>
    </w:p>
    <w:p w:rsidR="006C1180" w:rsidRPr="006C1180" w:rsidRDefault="006C1180" w:rsidP="008A2FA5">
      <w:pPr>
        <w:numPr>
          <w:ilvl w:val="0"/>
          <w:numId w:val="54"/>
        </w:numPr>
        <w:tabs>
          <w:tab w:val="left" w:pos="1350"/>
          <w:tab w:val="num" w:pos="2160"/>
        </w:tabs>
        <w:overflowPunct w:val="0"/>
        <w:autoSpaceDE w:val="0"/>
        <w:autoSpaceDN w:val="0"/>
        <w:adjustRightInd w:val="0"/>
        <w:spacing w:after="120" w:line="290" w:lineRule="atLeast"/>
        <w:ind w:left="1440" w:hanging="720"/>
        <w:textAlignment w:val="baseline"/>
        <w:rPr>
          <w:rFonts w:ascii="Calibri" w:eastAsia="Calibri" w:hAnsi="Calibri" w:cs="Calibri"/>
        </w:rPr>
      </w:pPr>
      <w:r w:rsidRPr="006C1180">
        <w:rPr>
          <w:rFonts w:ascii="Calibri" w:eastAsia="Calibri" w:hAnsi="Calibri" w:cs="Calibri"/>
        </w:rPr>
        <w:t>A projection of energy savings from possible retrofits</w:t>
      </w:r>
    </w:p>
    <w:p w:rsidR="006C1180" w:rsidRPr="006C1180" w:rsidRDefault="006C1180" w:rsidP="008A2FA5">
      <w:pPr>
        <w:tabs>
          <w:tab w:val="left" w:pos="1350"/>
        </w:tabs>
        <w:overflowPunct w:val="0"/>
        <w:autoSpaceDE w:val="0"/>
        <w:autoSpaceDN w:val="0"/>
        <w:adjustRightInd w:val="0"/>
        <w:spacing w:line="290" w:lineRule="atLeast"/>
        <w:ind w:left="1440"/>
        <w:textAlignment w:val="baseline"/>
        <w:rPr>
          <w:rFonts w:ascii="Calibri" w:eastAsia="Calibri" w:hAnsi="Calibri" w:cs="Calibri"/>
        </w:rPr>
      </w:pPr>
    </w:p>
    <w:p w:rsidR="006C1180" w:rsidRPr="006C1180" w:rsidRDefault="006C1180" w:rsidP="008A2FA5">
      <w:pPr>
        <w:keepNext/>
        <w:numPr>
          <w:ilvl w:val="0"/>
          <w:numId w:val="58"/>
        </w:numPr>
        <w:overflowPunct w:val="0"/>
        <w:autoSpaceDE w:val="0"/>
        <w:autoSpaceDN w:val="0"/>
        <w:adjustRightInd w:val="0"/>
        <w:spacing w:before="120" w:after="120" w:line="290" w:lineRule="atLeast"/>
        <w:textAlignment w:val="baseline"/>
        <w:rPr>
          <w:rFonts w:ascii="Calibri" w:eastAsia="Calibri" w:hAnsi="Calibri" w:cs="Calibri"/>
        </w:rPr>
      </w:pPr>
      <w:r w:rsidRPr="006C1180">
        <w:rPr>
          <w:rFonts w:ascii="Calibri" w:eastAsia="Calibri" w:hAnsi="Calibri" w:cs="Calibri"/>
        </w:rPr>
        <w:t xml:space="preserve">Did the contractor who performed the Energy Audit also carry out the improvements to your home? </w:t>
      </w:r>
      <w:r w:rsidRPr="006C1180">
        <w:rPr>
          <w:rFonts w:ascii="Calibri" w:eastAsia="Calibri" w:hAnsi="Calibri" w:cs="Calibri"/>
          <w:b/>
          <w:bCs/>
          <w:i/>
          <w:iCs/>
        </w:rPr>
        <w:t>[DO NOT READ LIST]</w:t>
      </w:r>
    </w:p>
    <w:p w:rsidR="006C1180" w:rsidRPr="006C1180" w:rsidRDefault="006C1180" w:rsidP="008A2FA5">
      <w:pPr>
        <w:keepNext/>
        <w:numPr>
          <w:ilvl w:val="0"/>
          <w:numId w:val="55"/>
        </w:numPr>
        <w:tabs>
          <w:tab w:val="num" w:pos="900"/>
        </w:tabs>
        <w:overflowPunct w:val="0"/>
        <w:autoSpaceDE w:val="0"/>
        <w:autoSpaceDN w:val="0"/>
        <w:adjustRightInd w:val="0"/>
        <w:spacing w:after="120" w:line="240" w:lineRule="auto"/>
        <w:ind w:left="1447" w:hanging="727"/>
        <w:textAlignment w:val="baseline"/>
        <w:rPr>
          <w:rFonts w:ascii="Calibri" w:eastAsia="Calibri" w:hAnsi="Calibri" w:cs="Calibri"/>
        </w:rPr>
      </w:pPr>
      <w:r w:rsidRPr="006C1180">
        <w:rPr>
          <w:rFonts w:ascii="Calibri" w:eastAsia="Calibri" w:hAnsi="Calibri" w:cs="Calibri"/>
        </w:rPr>
        <w:tab/>
        <w:t>Yes – all of the improvements</w:t>
      </w:r>
    </w:p>
    <w:p w:rsidR="006C1180" w:rsidRPr="006C1180" w:rsidRDefault="006C1180" w:rsidP="008A2FA5">
      <w:pPr>
        <w:keepNext/>
        <w:numPr>
          <w:ilvl w:val="0"/>
          <w:numId w:val="55"/>
        </w:numPr>
        <w:tabs>
          <w:tab w:val="num" w:pos="1800"/>
        </w:tabs>
        <w:overflowPunct w:val="0"/>
        <w:autoSpaceDE w:val="0"/>
        <w:autoSpaceDN w:val="0"/>
        <w:adjustRightInd w:val="0"/>
        <w:spacing w:after="120" w:line="240" w:lineRule="auto"/>
        <w:ind w:left="1447" w:hanging="727"/>
        <w:textAlignment w:val="baseline"/>
        <w:rPr>
          <w:rFonts w:ascii="Calibri" w:eastAsia="Calibri" w:hAnsi="Calibri" w:cs="Calibri"/>
        </w:rPr>
      </w:pPr>
      <w:r w:rsidRPr="006C1180">
        <w:rPr>
          <w:rFonts w:ascii="Calibri" w:eastAsia="Calibri" w:hAnsi="Calibri" w:cs="Calibri"/>
        </w:rPr>
        <w:t>Yes – some of the improvements</w:t>
      </w:r>
    </w:p>
    <w:p w:rsidR="006C1180" w:rsidRPr="006C1180" w:rsidRDefault="006C1180" w:rsidP="008A2FA5">
      <w:pPr>
        <w:keepNext/>
        <w:numPr>
          <w:ilvl w:val="0"/>
          <w:numId w:val="55"/>
        </w:numPr>
        <w:overflowPunct w:val="0"/>
        <w:autoSpaceDE w:val="0"/>
        <w:autoSpaceDN w:val="0"/>
        <w:adjustRightInd w:val="0"/>
        <w:spacing w:after="120" w:line="240" w:lineRule="auto"/>
        <w:ind w:left="1447" w:hanging="727"/>
        <w:textAlignment w:val="baseline"/>
        <w:rPr>
          <w:rFonts w:ascii="Calibri" w:eastAsia="Calibri" w:hAnsi="Calibri" w:cs="Calibri"/>
        </w:rPr>
      </w:pPr>
      <w:r w:rsidRPr="006C1180">
        <w:rPr>
          <w:rFonts w:ascii="Calibri" w:eastAsia="Calibri" w:hAnsi="Calibri" w:cs="Calibri"/>
        </w:rPr>
        <w:t>No – none of the improvements</w:t>
      </w:r>
    </w:p>
    <w:p w:rsidR="006C1180" w:rsidRPr="006C1180" w:rsidRDefault="006C1180" w:rsidP="008A2FA5">
      <w:pPr>
        <w:keepNext/>
        <w:spacing w:line="240" w:lineRule="auto"/>
        <w:ind w:left="727"/>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spacing w:line="240" w:lineRule="auto"/>
        <w:ind w:left="727"/>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keepNext/>
        <w:numPr>
          <w:ilvl w:val="0"/>
          <w:numId w:val="58"/>
        </w:numPr>
        <w:overflowPunct w:val="0"/>
        <w:autoSpaceDE w:val="0"/>
        <w:autoSpaceDN w:val="0"/>
        <w:adjustRightInd w:val="0"/>
        <w:spacing w:before="120" w:after="120" w:line="290" w:lineRule="atLeast"/>
        <w:textAlignment w:val="baseline"/>
        <w:rPr>
          <w:rFonts w:ascii="Calibri" w:eastAsia="Calibri" w:hAnsi="Calibri" w:cs="Calibri"/>
        </w:rPr>
      </w:pPr>
      <w:r w:rsidRPr="006C1180">
        <w:rPr>
          <w:rFonts w:ascii="Calibri" w:eastAsia="Calibri" w:hAnsi="Calibri" w:cs="Calibri"/>
        </w:rPr>
        <w:t xml:space="preserve">Was there a fee for the Energy Audit? </w:t>
      </w:r>
    </w:p>
    <w:p w:rsidR="006C1180" w:rsidRPr="006C1180" w:rsidRDefault="006C1180" w:rsidP="008A2FA5">
      <w:pPr>
        <w:numPr>
          <w:ilvl w:val="0"/>
          <w:numId w:val="56"/>
        </w:numPr>
        <w:tabs>
          <w:tab w:val="num" w:pos="1440"/>
        </w:tabs>
        <w:overflowPunct w:val="0"/>
        <w:autoSpaceDE w:val="0"/>
        <w:autoSpaceDN w:val="0"/>
        <w:adjustRightInd w:val="0"/>
        <w:spacing w:after="120" w:line="240" w:lineRule="auto"/>
        <w:ind w:hanging="1620"/>
        <w:textAlignment w:val="baseline"/>
        <w:rPr>
          <w:rFonts w:ascii="Calibri" w:eastAsia="Calibri" w:hAnsi="Calibri" w:cs="Calibri"/>
        </w:rPr>
      </w:pPr>
      <w:r w:rsidRPr="006C1180">
        <w:rPr>
          <w:rFonts w:ascii="Calibri" w:eastAsia="Calibri" w:hAnsi="Calibri" w:cs="Calibri"/>
        </w:rPr>
        <w:t xml:space="preserve">Yes </w:t>
      </w:r>
    </w:p>
    <w:p w:rsidR="006C1180" w:rsidRPr="006C1180" w:rsidRDefault="006C1180" w:rsidP="008A2FA5">
      <w:pPr>
        <w:numPr>
          <w:ilvl w:val="0"/>
          <w:numId w:val="56"/>
        </w:numPr>
        <w:tabs>
          <w:tab w:val="num" w:pos="1440"/>
        </w:tabs>
        <w:overflowPunct w:val="0"/>
        <w:autoSpaceDE w:val="0"/>
        <w:autoSpaceDN w:val="0"/>
        <w:adjustRightInd w:val="0"/>
        <w:spacing w:after="120" w:line="240" w:lineRule="auto"/>
        <w:ind w:hanging="1620"/>
        <w:textAlignment w:val="baseline"/>
        <w:rPr>
          <w:rFonts w:ascii="Calibri" w:eastAsia="Calibri" w:hAnsi="Calibri" w:cs="Calibri"/>
        </w:rPr>
      </w:pPr>
      <w:r w:rsidRPr="006C1180">
        <w:rPr>
          <w:rFonts w:ascii="Calibri" w:eastAsia="Calibri" w:hAnsi="Calibri" w:cs="Calibri"/>
        </w:rPr>
        <w:t>No</w:t>
      </w:r>
    </w:p>
    <w:p w:rsidR="006C1180" w:rsidRPr="006C1180" w:rsidRDefault="006C1180" w:rsidP="008A2FA5">
      <w:pPr>
        <w:spacing w:line="240" w:lineRule="auto"/>
        <w:ind w:left="1080" w:hanging="36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r>
      <w:r w:rsidRPr="006C1180">
        <w:rPr>
          <w:rFonts w:ascii="Calibri" w:eastAsia="Calibri" w:hAnsi="Calibri" w:cs="Calibri"/>
        </w:rPr>
        <w:tab/>
        <w:t>Don’t know</w:t>
      </w:r>
    </w:p>
    <w:p w:rsidR="006C1180" w:rsidRPr="006C1180" w:rsidRDefault="006C1180" w:rsidP="008A2FA5">
      <w:pPr>
        <w:spacing w:after="120" w:line="276" w:lineRule="auto"/>
        <w:ind w:left="1080" w:hanging="36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r>
      <w:r w:rsidRPr="006C1180">
        <w:rPr>
          <w:rFonts w:ascii="Calibri" w:eastAsia="Calibri" w:hAnsi="Calibri" w:cs="Calibri"/>
        </w:rPr>
        <w:tab/>
        <w:t>Refused</w:t>
      </w:r>
    </w:p>
    <w:p w:rsidR="006C1180" w:rsidRPr="006C1180" w:rsidRDefault="006C1180" w:rsidP="008A2FA5">
      <w:pPr>
        <w:numPr>
          <w:ilvl w:val="0"/>
          <w:numId w:val="58"/>
        </w:numPr>
        <w:overflowPunct w:val="0"/>
        <w:autoSpaceDE w:val="0"/>
        <w:autoSpaceDN w:val="0"/>
        <w:adjustRightInd w:val="0"/>
        <w:spacing w:before="120" w:after="120" w:line="290" w:lineRule="atLeast"/>
        <w:textAlignment w:val="baseline"/>
        <w:rPr>
          <w:rFonts w:ascii="Calibri" w:eastAsia="Calibri" w:hAnsi="Calibri" w:cs="Calibri"/>
        </w:rPr>
      </w:pPr>
      <w:r w:rsidRPr="006C1180">
        <w:rPr>
          <w:rFonts w:ascii="Calibri" w:eastAsia="Calibri" w:hAnsi="Calibri" w:cs="Calibri"/>
        </w:rPr>
        <w:t>Did the energy audit identify opportunities to save energy in your home that you had not been aware of before the audit?</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Yes</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No</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line="240" w:lineRule="auto"/>
        <w:ind w:left="720"/>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6C1180">
        <w:rPr>
          <w:rFonts w:ascii="Cambria" w:eastAsia="SimSun" w:hAnsi="Cambria"/>
          <w:b/>
          <w:bCs/>
          <w:color w:val="4F81BD"/>
          <w:szCs w:val="24"/>
        </w:rPr>
        <w:t>Measures Installed</w:t>
      </w: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lang w:eastAsia="zh-CN"/>
        </w:rPr>
        <w:t xml:space="preserve">M1. </w:t>
      </w:r>
      <w:r w:rsidRPr="006C1180">
        <w:rPr>
          <w:rFonts w:ascii="Calibri" w:eastAsia="SimSun" w:hAnsi="Calibri" w:cs="Calibri"/>
          <w:lang w:eastAsia="zh-CN"/>
        </w:rPr>
        <w:t xml:space="preserve">As part of this project, which of the following home improvements did you have installed? Did you </w:t>
      </w:r>
      <w:r w:rsidRPr="006C1180">
        <w:rPr>
          <w:rFonts w:ascii="Calibri" w:eastAsia="SimSun" w:hAnsi="Calibri" w:cs="Calibri"/>
          <w:b/>
          <w:bCs/>
          <w:i/>
          <w:iCs/>
          <w:lang w:eastAsia="zh-CN"/>
        </w:rPr>
        <w:t xml:space="preserve">… </w:t>
      </w: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i/>
          <w:iCs/>
          <w:lang w:eastAsia="zh-CN"/>
        </w:rPr>
        <w:t xml:space="preserve">[READ LIST IN ORDER] </w:t>
      </w:r>
    </w:p>
    <w:p w:rsidR="006C1180" w:rsidRPr="006C1180" w:rsidRDefault="006C1180" w:rsidP="008A2FA5">
      <w:pPr>
        <w:spacing w:line="240" w:lineRule="auto"/>
        <w:ind w:right="158"/>
        <w:rPr>
          <w:rFonts w:ascii="Calibri" w:eastAsia="SimSun" w:hAnsi="Calibri" w:cs="Calibri"/>
          <w:lang w:eastAsia="zh-CN"/>
        </w:rPr>
      </w:pPr>
    </w:p>
    <w:tbl>
      <w:tblPr>
        <w:tblStyle w:val="TableGrid20"/>
        <w:tblW w:w="0" w:type="auto"/>
        <w:tblLook w:val="04A0" w:firstRow="1" w:lastRow="0" w:firstColumn="1" w:lastColumn="0" w:noHBand="0" w:noVBand="1"/>
      </w:tblPr>
      <w:tblGrid>
        <w:gridCol w:w="1088"/>
        <w:gridCol w:w="4581"/>
        <w:gridCol w:w="1689"/>
        <w:gridCol w:w="2218"/>
      </w:tblGrid>
      <w:tr w:rsidR="006C1180" w:rsidRPr="000A32D1" w:rsidTr="006C1180">
        <w:trPr>
          <w:cantSplit/>
          <w:tblHeader/>
        </w:trPr>
        <w:tc>
          <w:tcPr>
            <w:tcW w:w="730" w:type="dxa"/>
            <w:vAlign w:val="center"/>
          </w:tcPr>
          <w:p w:rsidR="006C1180" w:rsidRPr="000A32D1" w:rsidRDefault="006C1180" w:rsidP="008A2FA5">
            <w:pPr>
              <w:spacing w:after="120"/>
              <w:contextualSpacing/>
              <w:jc w:val="center"/>
              <w:rPr>
                <w:rFonts w:ascii="Arial" w:hAnsi="Arial"/>
                <w:sz w:val="20"/>
                <w:szCs w:val="20"/>
                <w:lang w:eastAsia="zh-CN"/>
              </w:rPr>
            </w:pPr>
            <w:r w:rsidRPr="000A32D1">
              <w:rPr>
                <w:rFonts w:ascii="Arial" w:hAnsi="Arial"/>
                <w:sz w:val="20"/>
                <w:szCs w:val="20"/>
                <w:lang w:eastAsia="zh-CN"/>
              </w:rPr>
              <w:lastRenderedPageBreak/>
              <w:t>Order</w:t>
            </w:r>
          </w:p>
        </w:tc>
        <w:tc>
          <w:tcPr>
            <w:tcW w:w="4868" w:type="dxa"/>
            <w:vAlign w:val="center"/>
          </w:tcPr>
          <w:p w:rsidR="006C1180" w:rsidRPr="000A32D1" w:rsidRDefault="006C1180" w:rsidP="008A2FA5">
            <w:pPr>
              <w:spacing w:after="120" w:line="276" w:lineRule="auto"/>
              <w:contextualSpacing/>
              <w:jc w:val="center"/>
              <w:rPr>
                <w:rFonts w:ascii="Arial" w:hAnsi="Arial"/>
                <w:sz w:val="20"/>
                <w:szCs w:val="20"/>
              </w:rPr>
            </w:pPr>
            <w:r w:rsidRPr="000A32D1">
              <w:rPr>
                <w:rFonts w:ascii="Arial" w:hAnsi="Arial"/>
                <w:sz w:val="20"/>
                <w:szCs w:val="20"/>
              </w:rPr>
              <w:t>Measure Type</w:t>
            </w:r>
          </w:p>
        </w:tc>
        <w:tc>
          <w:tcPr>
            <w:tcW w:w="1710" w:type="dxa"/>
            <w:vAlign w:val="center"/>
          </w:tcPr>
          <w:p w:rsidR="006C1180" w:rsidRPr="000A32D1" w:rsidRDefault="006C1180" w:rsidP="008A2FA5">
            <w:pPr>
              <w:spacing w:after="120"/>
              <w:contextualSpacing/>
              <w:jc w:val="center"/>
              <w:rPr>
                <w:rFonts w:ascii="Arial" w:hAnsi="Arial"/>
                <w:sz w:val="20"/>
                <w:szCs w:val="20"/>
                <w:lang w:eastAsia="zh-CN"/>
              </w:rPr>
            </w:pPr>
            <w:r w:rsidRPr="000A32D1">
              <w:rPr>
                <w:rFonts w:ascii="Arial" w:hAnsi="Arial"/>
                <w:sz w:val="20"/>
                <w:szCs w:val="20"/>
                <w:lang w:eastAsia="zh-CN"/>
              </w:rPr>
              <w:t>Installed?</w:t>
            </w:r>
          </w:p>
          <w:p w:rsidR="006C1180" w:rsidRPr="000A32D1" w:rsidRDefault="006C1180" w:rsidP="008A2FA5">
            <w:pPr>
              <w:spacing w:after="120"/>
              <w:contextualSpacing/>
              <w:jc w:val="center"/>
              <w:rPr>
                <w:rFonts w:ascii="Arial" w:hAnsi="Arial"/>
                <w:bCs/>
                <w:sz w:val="20"/>
                <w:szCs w:val="20"/>
                <w:lang w:eastAsia="zh-CN"/>
              </w:rPr>
            </w:pPr>
            <w:r w:rsidRPr="000A32D1">
              <w:rPr>
                <w:rFonts w:ascii="Arial" w:hAnsi="Arial"/>
                <w:bCs/>
                <w:i/>
                <w:iCs/>
                <w:sz w:val="20"/>
                <w:szCs w:val="20"/>
              </w:rPr>
              <w:t>1 = YES; 2 = NO; -97 = DON’T KNOW; -98 = REFUSED</w:t>
            </w:r>
          </w:p>
        </w:tc>
        <w:tc>
          <w:tcPr>
            <w:tcW w:w="2268" w:type="dxa"/>
            <w:vAlign w:val="center"/>
          </w:tcPr>
          <w:p w:rsidR="006C1180" w:rsidRPr="000A32D1" w:rsidRDefault="006C1180" w:rsidP="008A2FA5">
            <w:pPr>
              <w:spacing w:after="120"/>
              <w:contextualSpacing/>
              <w:jc w:val="center"/>
              <w:rPr>
                <w:rFonts w:ascii="Arial" w:hAnsi="Arial"/>
                <w:sz w:val="20"/>
                <w:szCs w:val="20"/>
                <w:lang w:eastAsia="zh-CN"/>
              </w:rPr>
            </w:pPr>
            <w:r w:rsidRPr="000A32D1">
              <w:rPr>
                <w:rFonts w:ascii="Arial" w:hAnsi="Arial"/>
                <w:sz w:val="20"/>
                <w:szCs w:val="20"/>
                <w:lang w:eastAsia="zh-CN"/>
              </w:rPr>
              <w:t>Direction for Measure specific questions</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1</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Add insulation to the attic or ceiling (</w:t>
            </w:r>
            <w:r w:rsidRPr="000A32D1">
              <w:rPr>
                <w:rFonts w:ascii="Arial" w:hAnsi="Arial"/>
                <w:bCs/>
                <w:i/>
                <w:iCs/>
                <w:sz w:val="20"/>
                <w:szCs w:val="20"/>
              </w:rPr>
              <w:t>IF REQUIRED:</w:t>
            </w:r>
            <w:r w:rsidRPr="000A32D1">
              <w:rPr>
                <w:rFonts w:ascii="Arial" w:hAnsi="Arial"/>
                <w:sz w:val="20"/>
                <w:szCs w:val="20"/>
              </w:rPr>
              <w:t xml:space="preserve"> </w:t>
            </w:r>
            <w:r w:rsidRPr="000A32D1">
              <w:rPr>
                <w:rFonts w:ascii="Arial" w:hAnsi="Arial"/>
                <w:i/>
                <w:iCs/>
                <w:sz w:val="20"/>
                <w:szCs w:val="20"/>
              </w:rPr>
              <w:t xml:space="preserve">typically attic, but may include flat </w:t>
            </w:r>
            <w:proofErr w:type="spellStart"/>
            <w:r w:rsidRPr="000A32D1">
              <w:rPr>
                <w:rFonts w:ascii="Arial" w:hAnsi="Arial"/>
                <w:i/>
                <w:iCs/>
                <w:sz w:val="20"/>
                <w:szCs w:val="20"/>
              </w:rPr>
              <w:t>rof</w:t>
            </w:r>
            <w:proofErr w:type="spellEnd"/>
            <w:r w:rsidRPr="000A32D1">
              <w:rPr>
                <w:rFonts w:ascii="Arial" w:hAnsi="Arial"/>
                <w:i/>
                <w:iCs/>
                <w:sz w:val="20"/>
                <w:szCs w:val="20"/>
              </w:rPr>
              <w:t xml:space="preserve"> home and vaulted ceilings)</w:t>
            </w:r>
            <w:r w:rsidRPr="000A32D1">
              <w:rPr>
                <w:rFonts w:ascii="Arial" w:hAnsi="Arial"/>
                <w:sz w:val="20"/>
                <w:szCs w:val="20"/>
              </w:rPr>
              <w:t xml:space="preserve">. </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M1_1</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Ask about next Measure</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2</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Add insulation to the walls</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M1_2</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Ask about next Measure</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3</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Add insulation to the floor (crawlspace)</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M1_3</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If M1_1 = Y or M1_2 = Y or M1_3 = Y go to Insulation</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4</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Seal the building envelope (sometimes referred to as weatherization/whole house leakage reduction)</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M1_4</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If Y go to Whole House Leak Reduction</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5</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Upgrade the HVAC system (new furnace/air conditioner)</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M1_5</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If Y go to HVAC System</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6</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Air seal HVAC ducts and reduce leakage</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M1_6</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Ask about HVAC Duct Insulation</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7</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Insulate HVAC ducts</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M1_7</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If M1_6 =Y or M1_7 =Y go to Duct Improvements</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8</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Install a new high efficiency water heater</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M1_8</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Water Heater</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9</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 xml:space="preserve">Insulate hot water pipes </w:t>
            </w:r>
            <w:r w:rsidRPr="000A32D1">
              <w:rPr>
                <w:rFonts w:ascii="Arial" w:hAnsi="Arial"/>
                <w:i/>
                <w:iCs/>
                <w:sz w:val="20"/>
                <w:szCs w:val="20"/>
              </w:rPr>
              <w:t>e.g.</w:t>
            </w:r>
            <w:r w:rsidRPr="000A32D1">
              <w:rPr>
                <w:rFonts w:ascii="Arial" w:hAnsi="Arial"/>
                <w:sz w:val="20"/>
                <w:szCs w:val="20"/>
              </w:rPr>
              <w:t xml:space="preserve"> Domestic Hot Water Distributions</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M1_9</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Hot Water Distribution</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10</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Replace windows</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M1_10</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Window</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11</w:t>
            </w:r>
          </w:p>
        </w:tc>
        <w:tc>
          <w:tcPr>
            <w:tcW w:w="4868" w:type="dxa"/>
          </w:tcPr>
          <w:p w:rsidR="006C1180" w:rsidRPr="000A32D1" w:rsidRDefault="006C1180" w:rsidP="008A2FA5">
            <w:pPr>
              <w:spacing w:after="120" w:line="276" w:lineRule="auto"/>
              <w:contextualSpacing/>
              <w:rPr>
                <w:rFonts w:ascii="Arial" w:hAnsi="Arial"/>
                <w:sz w:val="20"/>
                <w:szCs w:val="20"/>
              </w:rPr>
            </w:pPr>
            <w:r w:rsidRPr="000A32D1">
              <w:rPr>
                <w:rFonts w:ascii="Arial" w:hAnsi="Arial"/>
                <w:sz w:val="20"/>
                <w:szCs w:val="20"/>
              </w:rPr>
              <w:t xml:space="preserve">Install Renewable ^ </w:t>
            </w:r>
            <w:r w:rsidRPr="000A32D1">
              <w:rPr>
                <w:rFonts w:ascii="Arial" w:hAnsi="Arial"/>
                <w:i/>
                <w:iCs/>
                <w:sz w:val="20"/>
                <w:szCs w:val="20"/>
              </w:rPr>
              <w:t>e.g.</w:t>
            </w:r>
            <w:r w:rsidRPr="000A32D1">
              <w:rPr>
                <w:rFonts w:ascii="Arial" w:hAnsi="Arial"/>
                <w:sz w:val="20"/>
                <w:szCs w:val="20"/>
              </w:rPr>
              <w:t xml:space="preserve"> Solar/PV </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M1_11</w:t>
            </w:r>
          </w:p>
        </w:tc>
        <w:tc>
          <w:tcPr>
            <w:tcW w:w="2268"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Renewables</w:t>
            </w:r>
          </w:p>
        </w:tc>
      </w:tr>
      <w:tr w:rsidR="006C1180" w:rsidRPr="000A32D1" w:rsidTr="006C1180">
        <w:trPr>
          <w:cantSplit/>
        </w:trPr>
        <w:tc>
          <w:tcPr>
            <w:tcW w:w="73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12</w:t>
            </w:r>
          </w:p>
        </w:tc>
        <w:tc>
          <w:tcPr>
            <w:tcW w:w="4868" w:type="dxa"/>
          </w:tcPr>
          <w:p w:rsidR="006C1180" w:rsidRPr="000A32D1" w:rsidRDefault="006C1180" w:rsidP="008A2FA5">
            <w:pPr>
              <w:spacing w:after="120"/>
              <w:contextualSpacing/>
              <w:rPr>
                <w:rFonts w:ascii="Arial" w:hAnsi="Arial"/>
                <w:sz w:val="20"/>
                <w:szCs w:val="20"/>
              </w:rPr>
            </w:pPr>
            <w:r w:rsidRPr="000A32D1">
              <w:rPr>
                <w:rFonts w:ascii="Arial" w:hAnsi="Arial"/>
                <w:sz w:val="20"/>
                <w:szCs w:val="20"/>
              </w:rPr>
              <w:t xml:space="preserve">Other </w:t>
            </w:r>
            <w:r w:rsidRPr="000A32D1">
              <w:rPr>
                <w:rFonts w:ascii="Arial" w:hAnsi="Arial"/>
                <w:i/>
                <w:iCs/>
                <w:sz w:val="20"/>
                <w:szCs w:val="20"/>
              </w:rPr>
              <w:t>e.g.</w:t>
            </w:r>
            <w:r w:rsidRPr="000A32D1">
              <w:rPr>
                <w:rFonts w:ascii="Arial" w:hAnsi="Arial"/>
                <w:sz w:val="20"/>
                <w:szCs w:val="20"/>
              </w:rPr>
              <w:t xml:space="preserve"> pool pumps  </w:t>
            </w:r>
          </w:p>
          <w:p w:rsidR="006C1180" w:rsidRPr="000A32D1" w:rsidRDefault="006C1180" w:rsidP="008A2FA5">
            <w:pPr>
              <w:spacing w:after="120"/>
              <w:contextualSpacing/>
              <w:rPr>
                <w:rFonts w:ascii="Arial" w:hAnsi="Arial"/>
                <w:sz w:val="20"/>
                <w:szCs w:val="20"/>
              </w:rPr>
            </w:pPr>
            <w:r w:rsidRPr="000A32D1">
              <w:rPr>
                <w:rFonts w:ascii="Arial" w:hAnsi="Arial"/>
                <w:sz w:val="20"/>
                <w:szCs w:val="20"/>
              </w:rPr>
              <w:t xml:space="preserve">Specify ________________  </w:t>
            </w:r>
          </w:p>
        </w:tc>
        <w:tc>
          <w:tcPr>
            <w:tcW w:w="1710" w:type="dxa"/>
          </w:tcPr>
          <w:p w:rsidR="006C1180" w:rsidRPr="000A32D1" w:rsidRDefault="006C1180" w:rsidP="008A2FA5">
            <w:pPr>
              <w:spacing w:after="120"/>
              <w:contextualSpacing/>
              <w:rPr>
                <w:rFonts w:ascii="Arial" w:hAnsi="Arial"/>
                <w:sz w:val="20"/>
                <w:szCs w:val="20"/>
                <w:lang w:eastAsia="zh-CN"/>
              </w:rPr>
            </w:pPr>
            <w:r w:rsidRPr="000A32D1">
              <w:rPr>
                <w:rFonts w:ascii="Arial" w:hAnsi="Arial"/>
                <w:sz w:val="20"/>
                <w:szCs w:val="20"/>
                <w:lang w:eastAsia="zh-CN"/>
              </w:rPr>
              <w:t>M1_77</w:t>
            </w:r>
          </w:p>
        </w:tc>
        <w:tc>
          <w:tcPr>
            <w:tcW w:w="2268" w:type="dxa"/>
          </w:tcPr>
          <w:p w:rsidR="006C1180" w:rsidRPr="000A32D1" w:rsidRDefault="006C1180" w:rsidP="008A2FA5">
            <w:pPr>
              <w:spacing w:after="120"/>
              <w:contextualSpacing/>
              <w:rPr>
                <w:rFonts w:ascii="Arial" w:hAnsi="Arial"/>
                <w:sz w:val="20"/>
                <w:szCs w:val="20"/>
                <w:lang w:eastAsia="zh-CN"/>
              </w:rPr>
            </w:pPr>
          </w:p>
        </w:tc>
      </w:tr>
    </w:tbl>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numPr>
          <w:ilvl w:val="0"/>
          <w:numId w:val="48"/>
        </w:numPr>
        <w:spacing w:after="120" w:line="240" w:lineRule="auto"/>
        <w:ind w:firstLine="0"/>
        <w:rPr>
          <w:rFonts w:ascii="Times New Roman" w:eastAsia="Calibri" w:hAnsi="Times New Roman"/>
          <w:b/>
          <w:bCs/>
          <w:szCs w:val="24"/>
        </w:rPr>
      </w:pPr>
      <w:r w:rsidRPr="006C1180">
        <w:rPr>
          <w:rFonts w:ascii="Times New Roman" w:eastAsia="Calibri" w:hAnsi="Times New Roman"/>
          <w:b/>
          <w:bCs/>
          <w:szCs w:val="24"/>
        </w:rPr>
        <w:t>If DK/Ref or 97 or 98 to all measures then T&amp;T.</w:t>
      </w:r>
    </w:p>
    <w:p w:rsidR="006C1180" w:rsidRPr="006C1180" w:rsidRDefault="006C1180" w:rsidP="008A2FA5">
      <w:pPr>
        <w:numPr>
          <w:ilvl w:val="0"/>
          <w:numId w:val="48"/>
        </w:numPr>
        <w:spacing w:after="120" w:line="240" w:lineRule="auto"/>
        <w:ind w:firstLine="0"/>
        <w:rPr>
          <w:rFonts w:ascii="Times New Roman" w:eastAsia="Calibri" w:hAnsi="Times New Roman"/>
          <w:b/>
          <w:bCs/>
          <w:szCs w:val="24"/>
        </w:rPr>
      </w:pPr>
      <w:r w:rsidRPr="006C1180">
        <w:rPr>
          <w:rFonts w:ascii="Times New Roman" w:eastAsia="Calibri" w:hAnsi="Times New Roman"/>
          <w:b/>
          <w:bCs/>
          <w:szCs w:val="24"/>
        </w:rPr>
        <w:t>If m1_77=Other is the only measure they say they have and m1_1—m1_11=no/</w:t>
      </w:r>
      <w:proofErr w:type="spellStart"/>
      <w:r w:rsidRPr="006C1180">
        <w:rPr>
          <w:rFonts w:ascii="Times New Roman" w:eastAsia="Calibri" w:hAnsi="Times New Roman"/>
          <w:b/>
          <w:bCs/>
          <w:szCs w:val="24"/>
        </w:rPr>
        <w:t>dk</w:t>
      </w:r>
      <w:proofErr w:type="spellEnd"/>
      <w:r w:rsidRPr="006C1180">
        <w:rPr>
          <w:rFonts w:ascii="Times New Roman" w:eastAsia="Calibri" w:hAnsi="Times New Roman"/>
          <w:b/>
          <w:bCs/>
          <w:szCs w:val="24"/>
        </w:rPr>
        <w:t>/ref then T&amp;T</w:t>
      </w:r>
    </w:p>
    <w:p w:rsidR="006C1180" w:rsidRPr="006C1180" w:rsidRDefault="006C1180" w:rsidP="008A2FA5">
      <w:pPr>
        <w:numPr>
          <w:ilvl w:val="0"/>
          <w:numId w:val="48"/>
        </w:numPr>
        <w:spacing w:after="120" w:line="240" w:lineRule="auto"/>
        <w:ind w:firstLine="0"/>
        <w:rPr>
          <w:rFonts w:ascii="Times New Roman" w:eastAsia="Calibri" w:hAnsi="Times New Roman"/>
          <w:szCs w:val="24"/>
        </w:rPr>
      </w:pPr>
      <w:r w:rsidRPr="006C1180">
        <w:rPr>
          <w:rFonts w:ascii="Times New Roman" w:eastAsia="Calibri" w:hAnsi="Times New Roman"/>
          <w:b/>
          <w:bCs/>
          <w:szCs w:val="24"/>
        </w:rPr>
        <w:t>M1 should ASK ABOUT ALL MEASURES</w:t>
      </w:r>
      <w:r w:rsidRPr="006C1180">
        <w:rPr>
          <w:rFonts w:ascii="Times New Roman" w:eastAsia="Calibri" w:hAnsi="Times New Roman"/>
          <w:szCs w:val="24"/>
        </w:rPr>
        <w:t xml:space="preserve"> and then move on </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color w:val="000000"/>
          <w:lang w:eastAsia="zh-CN"/>
        </w:rPr>
      </w:pPr>
      <w:r w:rsidRPr="006C1180">
        <w:rPr>
          <w:rFonts w:ascii="Calibri" w:eastAsia="SimSun" w:hAnsi="Calibri" w:cs="Calibri"/>
          <w:b/>
          <w:bCs/>
          <w:color w:val="000000"/>
          <w:lang w:eastAsia="zh-CN"/>
        </w:rPr>
        <w:t xml:space="preserve">M2. </w:t>
      </w:r>
      <w:r w:rsidRPr="006C1180">
        <w:rPr>
          <w:rFonts w:ascii="Calibri" w:eastAsia="SimSun" w:hAnsi="Calibri" w:cs="Calibri"/>
          <w:color w:val="000000"/>
          <w:lang w:eastAsia="zh-CN"/>
        </w:rPr>
        <w:t>Which of the following describes how you approached this project?</w:t>
      </w:r>
    </w:p>
    <w:p w:rsidR="006C1180" w:rsidRPr="006C1180" w:rsidRDefault="006C1180" w:rsidP="008A2FA5">
      <w:pPr>
        <w:spacing w:after="120" w:line="276" w:lineRule="auto"/>
        <w:rPr>
          <w:rFonts w:ascii="Calibri" w:eastAsia="Calibri" w:hAnsi="Calibri" w:cs="Calibri"/>
          <w:color w:val="000000"/>
          <w:szCs w:val="24"/>
          <w:lang w:eastAsia="zh-CN"/>
        </w:rPr>
      </w:pPr>
    </w:p>
    <w:p w:rsidR="006C1180" w:rsidRPr="006C1180" w:rsidRDefault="006C1180" w:rsidP="008A2FA5">
      <w:pPr>
        <w:numPr>
          <w:ilvl w:val="0"/>
          <w:numId w:val="67"/>
        </w:numPr>
        <w:spacing w:after="120" w:line="276" w:lineRule="auto"/>
        <w:contextualSpacing/>
        <w:rPr>
          <w:rFonts w:ascii="Calibri" w:eastAsia="Calibri" w:hAnsi="Calibri" w:cs="Calibri"/>
          <w:i/>
          <w:iCs/>
          <w:szCs w:val="24"/>
          <w:lang w:eastAsia="zh-CN"/>
        </w:rPr>
      </w:pPr>
      <w:r w:rsidRPr="006C1180">
        <w:rPr>
          <w:rFonts w:ascii="Calibri" w:eastAsia="Calibri" w:hAnsi="Calibri" w:cs="Calibri"/>
          <w:szCs w:val="24"/>
          <w:lang w:eastAsia="zh-CN"/>
        </w:rPr>
        <w:lastRenderedPageBreak/>
        <w:t xml:space="preserve">You thought of all the measures installed as a PACKAGE for which you made ONE purchasing decision </w:t>
      </w:r>
      <w:r w:rsidRPr="006C1180">
        <w:rPr>
          <w:rFonts w:ascii="Calibri" w:eastAsia="Calibri" w:hAnsi="Calibri" w:cs="Calibri"/>
          <w:i/>
          <w:iCs/>
          <w:szCs w:val="24"/>
          <w:lang w:eastAsia="zh-CN"/>
        </w:rPr>
        <w:t>[go to QT1]</w:t>
      </w:r>
    </w:p>
    <w:p w:rsidR="006C1180" w:rsidRPr="006C1180" w:rsidRDefault="006C1180" w:rsidP="008A2FA5">
      <w:pPr>
        <w:numPr>
          <w:ilvl w:val="0"/>
          <w:numId w:val="67"/>
        </w:numPr>
        <w:spacing w:after="120" w:line="276" w:lineRule="auto"/>
        <w:contextualSpacing/>
        <w:rPr>
          <w:rFonts w:ascii="Calibri" w:eastAsia="Calibri" w:hAnsi="Calibri" w:cs="Calibri"/>
          <w:i/>
          <w:iCs/>
          <w:szCs w:val="24"/>
          <w:lang w:eastAsia="zh-CN"/>
        </w:rPr>
      </w:pPr>
      <w:r w:rsidRPr="006C1180">
        <w:rPr>
          <w:rFonts w:ascii="Calibri" w:eastAsia="Calibri" w:hAnsi="Calibri" w:cs="Calibri"/>
          <w:szCs w:val="24"/>
          <w:lang w:eastAsia="zh-CN"/>
        </w:rPr>
        <w:t xml:space="preserve">You considered each measure individually </w:t>
      </w:r>
      <w:r w:rsidRPr="006C1180">
        <w:rPr>
          <w:rFonts w:ascii="Calibri" w:eastAsia="Calibri" w:hAnsi="Calibri" w:cs="Calibri"/>
          <w:i/>
          <w:iCs/>
          <w:szCs w:val="24"/>
          <w:lang w:eastAsia="zh-CN"/>
        </w:rPr>
        <w:t>[go to first applicable measure section, per responses and table in M1]</w:t>
      </w:r>
    </w:p>
    <w:p w:rsidR="006C1180" w:rsidRPr="006C1180" w:rsidRDefault="006C1180" w:rsidP="008A2FA5">
      <w:pPr>
        <w:numPr>
          <w:ilvl w:val="0"/>
          <w:numId w:val="48"/>
        </w:numPr>
        <w:spacing w:after="120" w:line="276" w:lineRule="auto"/>
        <w:ind w:firstLine="0"/>
        <w:contextualSpacing/>
        <w:rPr>
          <w:rFonts w:ascii="Calibri" w:eastAsia="Calibri" w:hAnsi="Calibri" w:cs="Calibri"/>
          <w:i/>
          <w:iCs/>
          <w:szCs w:val="24"/>
          <w:lang w:eastAsia="zh-CN"/>
        </w:rPr>
      </w:pPr>
    </w:p>
    <w:p w:rsidR="006C1180" w:rsidRPr="006C1180" w:rsidRDefault="006C1180" w:rsidP="008A2FA5">
      <w:pPr>
        <w:numPr>
          <w:ilvl w:val="0"/>
          <w:numId w:val="48"/>
        </w:numPr>
        <w:spacing w:after="120" w:line="240" w:lineRule="auto"/>
        <w:ind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 xml:space="preserve">Don’t know </w:t>
      </w:r>
      <w:r w:rsidRPr="006C1180">
        <w:rPr>
          <w:rFonts w:ascii="Calibri" w:eastAsia="Calibri" w:hAnsi="Calibri" w:cs="Calibri"/>
          <w:i/>
          <w:iCs/>
          <w:szCs w:val="24"/>
          <w:lang w:eastAsia="zh-CN"/>
        </w:rPr>
        <w:t>[go to first applicable measure section, per responses and table in M1]</w:t>
      </w:r>
    </w:p>
    <w:p w:rsidR="006C1180" w:rsidRPr="006C1180" w:rsidRDefault="006C1180" w:rsidP="008A2FA5">
      <w:pPr>
        <w:numPr>
          <w:ilvl w:val="0"/>
          <w:numId w:val="48"/>
        </w:numPr>
        <w:spacing w:after="120" w:line="240" w:lineRule="auto"/>
        <w:ind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i/>
          <w:iCs/>
          <w:szCs w:val="24"/>
          <w:lang w:eastAsia="zh-CN"/>
        </w:rPr>
        <w:t>[go to first applicable measure section, per responses and table in M1]</w:t>
      </w:r>
    </w:p>
    <w:p w:rsidR="006C1180" w:rsidRPr="006C1180" w:rsidRDefault="006C1180" w:rsidP="008A2FA5">
      <w:pPr>
        <w:numPr>
          <w:ilvl w:val="0"/>
          <w:numId w:val="48"/>
        </w:numPr>
        <w:spacing w:after="120" w:line="240" w:lineRule="auto"/>
        <w:ind w:firstLine="0"/>
        <w:contextualSpacing/>
        <w:rPr>
          <w:rFonts w:ascii="Calibri" w:eastAsia="Calibri" w:hAnsi="Calibri" w:cs="Calibri"/>
        </w:rPr>
      </w:pPr>
    </w:p>
    <w:p w:rsidR="006C1180" w:rsidRPr="006C1180" w:rsidRDefault="006C1180" w:rsidP="008A2FA5">
      <w:pPr>
        <w:spacing w:after="120" w:line="240" w:lineRule="auto"/>
        <w:rPr>
          <w:rFonts w:ascii="Calibri" w:eastAsia="Calibri" w:hAnsi="Calibri" w:cs="Calibri"/>
          <w:szCs w:val="20"/>
        </w:rPr>
      </w:pPr>
      <w:r w:rsidRPr="006C1180">
        <w:rPr>
          <w:rFonts w:ascii="Calibri" w:eastAsia="Calibri" w:hAnsi="Calibri" w:cs="Calibri"/>
        </w:rPr>
        <w:t xml:space="preserve">[Note: </w:t>
      </w:r>
      <w:r w:rsidRPr="006C1180">
        <w:rPr>
          <w:rFonts w:ascii="Calibri" w:eastAsia="Calibri" w:hAnsi="Calibri" w:cs="Calibri"/>
          <w:szCs w:val="20"/>
        </w:rPr>
        <w:t xml:space="preserve">Discovery – for this and any subsequent instance where we skip to </w:t>
      </w:r>
      <w:r w:rsidRPr="006C1180">
        <w:rPr>
          <w:rFonts w:ascii="Calibri" w:eastAsia="Calibri" w:hAnsi="Calibri" w:cs="Calibri"/>
          <w:b/>
          <w:bCs/>
          <w:szCs w:val="20"/>
        </w:rPr>
        <w:t>the applicable measure section</w:t>
      </w:r>
      <w:r w:rsidRPr="006C1180">
        <w:rPr>
          <w:rFonts w:ascii="Calibri" w:eastAsia="Calibri" w:hAnsi="Calibri" w:cs="Calibri"/>
          <w:szCs w:val="20"/>
        </w:rPr>
        <w:t xml:space="preserve"> please capture in a binary indicator called </w:t>
      </w:r>
      <w:r w:rsidRPr="006C1180">
        <w:rPr>
          <w:rFonts w:ascii="Calibri" w:eastAsia="Calibri" w:hAnsi="Calibri" w:cs="Calibri"/>
          <w:b/>
          <w:bCs/>
          <w:szCs w:val="20"/>
        </w:rPr>
        <w:t>MEASURE</w:t>
      </w:r>
      <w:r w:rsidRPr="006C1180">
        <w:rPr>
          <w:rFonts w:ascii="Calibri" w:eastAsia="Calibri" w:hAnsi="Calibri" w:cs="Calibri"/>
          <w:szCs w:val="20"/>
        </w:rPr>
        <w:t xml:space="preserve">=1. </w:t>
      </w:r>
    </w:p>
    <w:p w:rsidR="006C1180" w:rsidRPr="006C1180" w:rsidRDefault="006C1180" w:rsidP="008A2FA5">
      <w:pPr>
        <w:spacing w:after="120" w:line="240" w:lineRule="auto"/>
        <w:rPr>
          <w:rFonts w:ascii="Calibri" w:eastAsia="Calibri" w:hAnsi="Calibri" w:cs="Calibri"/>
        </w:rPr>
      </w:pPr>
      <w:r w:rsidRPr="006C1180">
        <w:rPr>
          <w:rFonts w:ascii="Calibri" w:eastAsia="Calibri" w:hAnsi="Calibri" w:cs="Calibri"/>
          <w:szCs w:val="20"/>
        </w:rPr>
        <w:t xml:space="preserve">If the respondent is never asked any of the measure by measure questions then </w:t>
      </w:r>
      <w:r w:rsidRPr="006C1180">
        <w:rPr>
          <w:rFonts w:ascii="Calibri" w:eastAsia="Calibri" w:hAnsi="Calibri" w:cs="Calibri"/>
          <w:b/>
          <w:bCs/>
          <w:szCs w:val="20"/>
        </w:rPr>
        <w:t>MEASURE</w:t>
      </w:r>
      <w:r w:rsidRPr="006C1180">
        <w:rPr>
          <w:rFonts w:ascii="Calibri" w:eastAsia="Calibri" w:hAnsi="Calibri" w:cs="Calibri"/>
          <w:szCs w:val="20"/>
        </w:rPr>
        <w:t xml:space="preserve"> stays at its initialized value = 0.]</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lang w:eastAsia="zh-CN"/>
        </w:rPr>
      </w:pPr>
      <w:r w:rsidRPr="006C1180">
        <w:rPr>
          <w:rFonts w:ascii="Cambria" w:eastAsia="SimSun" w:hAnsi="Cambria"/>
          <w:b/>
          <w:bCs/>
          <w:color w:val="4F81BD"/>
          <w:szCs w:val="24"/>
          <w:lang w:eastAsia="zh-CN"/>
        </w:rPr>
        <w:t>OVERALL QUANTITY</w:t>
      </w:r>
    </w:p>
    <w:p w:rsidR="006C1180" w:rsidRPr="006C1180" w:rsidRDefault="006C1180" w:rsidP="008A2FA5">
      <w:pPr>
        <w:spacing w:after="120" w:line="276" w:lineRule="auto"/>
        <w:rPr>
          <w:rFonts w:ascii="Calibri" w:eastAsia="Calibri" w:hAnsi="Calibri" w:cs="Calibri"/>
          <w:szCs w:val="24"/>
          <w:lang w:eastAsia="zh-CN"/>
        </w:rPr>
      </w:pPr>
      <w:r w:rsidRPr="006C1180">
        <w:rPr>
          <w:rFonts w:ascii="Calibri" w:eastAsia="Calibri" w:hAnsi="Calibri" w:cs="Calibri"/>
          <w:b/>
          <w:bCs/>
          <w:szCs w:val="24"/>
          <w:lang w:eastAsia="zh-CN"/>
        </w:rPr>
        <w:t>QT1.</w:t>
      </w:r>
      <w:r w:rsidRPr="006C1180">
        <w:rPr>
          <w:rFonts w:ascii="Calibri" w:eastAsia="Calibri" w:hAnsi="Calibri" w:cs="Calibri"/>
          <w:szCs w:val="24"/>
          <w:lang w:eastAsia="zh-CN"/>
        </w:rPr>
        <w:t xml:space="preserve">  In the absence of the program, would you have installed </w:t>
      </w:r>
      <w:proofErr w:type="gramStart"/>
      <w:r w:rsidRPr="006C1180">
        <w:rPr>
          <w:rFonts w:ascii="Calibri" w:eastAsia="Calibri" w:hAnsi="Calibri" w:cs="Calibri"/>
          <w:szCs w:val="24"/>
          <w:lang w:eastAsia="zh-CN"/>
        </w:rPr>
        <w:t>..</w:t>
      </w:r>
      <w:r w:rsidRPr="006C1180">
        <w:rPr>
          <w:rFonts w:ascii="Calibri" w:eastAsia="Calibri" w:hAnsi="Calibri" w:cs="Calibri"/>
          <w:b/>
          <w:bCs/>
          <w:i/>
          <w:iCs/>
          <w:szCs w:val="24"/>
          <w:lang w:eastAsia="zh-CN"/>
        </w:rPr>
        <w:t>.[</w:t>
      </w:r>
      <w:proofErr w:type="gramEnd"/>
      <w:r w:rsidRPr="006C1180">
        <w:rPr>
          <w:rFonts w:ascii="Calibri" w:eastAsia="Calibri" w:hAnsi="Calibri" w:cs="Calibri"/>
          <w:b/>
          <w:bCs/>
          <w:i/>
          <w:iCs/>
          <w:szCs w:val="24"/>
          <w:lang w:eastAsia="zh-CN"/>
        </w:rPr>
        <w:t>read each response option] …</w:t>
      </w:r>
      <w:r w:rsidRPr="006C1180">
        <w:rPr>
          <w:rFonts w:ascii="Calibri" w:eastAsia="Calibri" w:hAnsi="Calibri" w:cs="Calibri"/>
          <w:szCs w:val="24"/>
          <w:lang w:eastAsia="zh-CN"/>
        </w:rPr>
        <w:t>of the measures?</w:t>
      </w:r>
    </w:p>
    <w:p w:rsidR="006C1180" w:rsidRPr="006C1180" w:rsidRDefault="006C1180" w:rsidP="008A2FA5">
      <w:pPr>
        <w:numPr>
          <w:ilvl w:val="0"/>
          <w:numId w:val="68"/>
        </w:numPr>
        <w:spacing w:after="120" w:line="276" w:lineRule="auto"/>
        <w:contextualSpacing/>
        <w:rPr>
          <w:rFonts w:ascii="Calibri" w:eastAsia="Calibri" w:hAnsi="Calibri" w:cs="Calibri"/>
          <w:i/>
          <w:iCs/>
          <w:szCs w:val="24"/>
          <w:lang w:eastAsia="zh-CN"/>
        </w:rPr>
      </w:pPr>
      <w:r w:rsidRPr="006C1180">
        <w:rPr>
          <w:rFonts w:ascii="Calibri" w:eastAsia="Calibri" w:hAnsi="Calibri" w:cs="Calibri"/>
          <w:szCs w:val="24"/>
          <w:lang w:eastAsia="zh-CN"/>
        </w:rPr>
        <w:t xml:space="preserve">ALL </w:t>
      </w:r>
      <w:r w:rsidRPr="006C1180">
        <w:rPr>
          <w:rFonts w:ascii="Calibri" w:eastAsia="Calibri" w:hAnsi="Calibri" w:cs="Calibri"/>
          <w:b/>
          <w:bCs/>
          <w:i/>
          <w:iCs/>
          <w:szCs w:val="24"/>
          <w:lang w:eastAsia="zh-CN"/>
        </w:rPr>
        <w:t>[go to overall efficiency EF1]</w:t>
      </w:r>
    </w:p>
    <w:p w:rsidR="006C1180" w:rsidRPr="006C1180" w:rsidRDefault="006C1180" w:rsidP="008A2FA5">
      <w:pPr>
        <w:numPr>
          <w:ilvl w:val="0"/>
          <w:numId w:val="68"/>
        </w:numPr>
        <w:spacing w:after="120" w:line="276" w:lineRule="auto"/>
        <w:contextualSpacing/>
        <w:rPr>
          <w:rFonts w:ascii="Calibri" w:eastAsia="Calibri" w:hAnsi="Calibri" w:cs="Calibri"/>
          <w:i/>
          <w:iCs/>
          <w:szCs w:val="24"/>
          <w:lang w:eastAsia="zh-CN"/>
        </w:rPr>
      </w:pPr>
      <w:r w:rsidRPr="006C1180">
        <w:rPr>
          <w:rFonts w:ascii="Calibri" w:eastAsia="Calibri" w:hAnsi="Calibri" w:cs="Calibri"/>
          <w:szCs w:val="24"/>
          <w:lang w:eastAsia="zh-CN"/>
        </w:rPr>
        <w:t xml:space="preserve">SOME </w:t>
      </w:r>
      <w:r w:rsidRPr="006C1180">
        <w:rPr>
          <w:rFonts w:ascii="Calibri" w:eastAsia="Calibri" w:hAnsi="Calibri" w:cs="Calibri"/>
          <w:b/>
          <w:bCs/>
          <w:i/>
          <w:iCs/>
          <w:szCs w:val="24"/>
          <w:lang w:eastAsia="zh-CN"/>
        </w:rPr>
        <w:t>[go to first applicable measure section</w:t>
      </w:r>
      <w:r w:rsidRPr="006C1180">
        <w:rPr>
          <w:rFonts w:ascii="Calibri" w:eastAsia="Calibri" w:hAnsi="Calibri" w:cs="Calibri"/>
          <w:i/>
          <w:iCs/>
          <w:szCs w:val="24"/>
          <w:lang w:eastAsia="zh-CN"/>
        </w:rPr>
        <w:t>]</w:t>
      </w:r>
    </w:p>
    <w:p w:rsidR="006C1180" w:rsidRPr="006C1180" w:rsidRDefault="006C1180" w:rsidP="008A2FA5">
      <w:pPr>
        <w:numPr>
          <w:ilvl w:val="0"/>
          <w:numId w:val="68"/>
        </w:numPr>
        <w:spacing w:after="120" w:line="276" w:lineRule="auto"/>
        <w:contextualSpacing/>
        <w:rPr>
          <w:rFonts w:ascii="Calibri" w:eastAsia="Calibri" w:hAnsi="Calibri" w:cs="Calibri"/>
          <w:i/>
          <w:iCs/>
          <w:szCs w:val="24"/>
          <w:lang w:eastAsia="zh-CN"/>
        </w:rPr>
      </w:pPr>
      <w:r w:rsidRPr="006C1180">
        <w:rPr>
          <w:rFonts w:ascii="Calibri" w:eastAsia="Calibri" w:hAnsi="Calibri" w:cs="Calibri"/>
          <w:szCs w:val="24"/>
          <w:lang w:eastAsia="zh-CN"/>
        </w:rPr>
        <w:t xml:space="preserve">NONE </w:t>
      </w:r>
      <w:r w:rsidRPr="006C1180">
        <w:rPr>
          <w:rFonts w:ascii="Calibri" w:eastAsia="Calibri" w:hAnsi="Calibri" w:cs="Calibri"/>
          <w:b/>
          <w:bCs/>
          <w:i/>
          <w:iCs/>
          <w:szCs w:val="24"/>
          <w:lang w:eastAsia="zh-CN"/>
        </w:rPr>
        <w:t>[go to overall efficiency EF1]</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 xml:space="preserve">Don’t know </w:t>
      </w:r>
      <w:r w:rsidRPr="006C1180">
        <w:rPr>
          <w:rFonts w:ascii="Calibri" w:eastAsia="Calibri" w:hAnsi="Calibri" w:cs="Calibri"/>
          <w:b/>
          <w:bCs/>
          <w:i/>
          <w:iCs/>
          <w:szCs w:val="24"/>
          <w:lang w:eastAsia="zh-CN"/>
        </w:rPr>
        <w:t>[go to first applicable measure section</w:t>
      </w:r>
      <w:r w:rsidRPr="006C1180">
        <w:rPr>
          <w:rFonts w:ascii="Calibri" w:eastAsia="Calibri" w:hAnsi="Calibri" w:cs="Calibri"/>
          <w:i/>
          <w:iCs/>
          <w:szCs w:val="24"/>
          <w:lang w:eastAsia="zh-CN"/>
        </w:rPr>
        <w:t>]</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[go to first applicable measure section</w:t>
      </w:r>
      <w:r w:rsidRPr="006C1180">
        <w:rPr>
          <w:rFonts w:ascii="Calibri" w:eastAsia="Calibri" w:hAnsi="Calibri" w:cs="Calibri"/>
          <w:i/>
          <w:iCs/>
          <w:szCs w:val="24"/>
          <w:lang w:eastAsia="zh-CN"/>
        </w:rPr>
        <w:t>]</w:t>
      </w:r>
    </w:p>
    <w:p w:rsidR="006C1180" w:rsidRPr="006C1180" w:rsidRDefault="006C1180" w:rsidP="008A2FA5">
      <w:pPr>
        <w:spacing w:line="240" w:lineRule="auto"/>
        <w:ind w:left="720"/>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lang w:eastAsia="zh-CN"/>
        </w:rPr>
      </w:pPr>
      <w:r w:rsidRPr="006C1180">
        <w:rPr>
          <w:rFonts w:ascii="Cambria" w:eastAsia="SimSun" w:hAnsi="Cambria"/>
          <w:b/>
          <w:bCs/>
          <w:color w:val="4F81BD"/>
          <w:szCs w:val="24"/>
          <w:lang w:eastAsia="zh-CN"/>
        </w:rPr>
        <w:t>OVERALL EFFICIENCY</w:t>
      </w:r>
    </w:p>
    <w:p w:rsidR="006C1180" w:rsidRPr="006C1180" w:rsidRDefault="006C1180" w:rsidP="008A2FA5">
      <w:pPr>
        <w:spacing w:after="120" w:line="276" w:lineRule="auto"/>
        <w:rPr>
          <w:rFonts w:ascii="Calibri" w:eastAsia="Calibri" w:hAnsi="Calibri" w:cs="Calibri"/>
          <w:szCs w:val="24"/>
          <w:lang w:eastAsia="zh-CN"/>
        </w:rPr>
      </w:pPr>
      <w:r w:rsidRPr="006C1180">
        <w:rPr>
          <w:rFonts w:ascii="Calibri" w:eastAsia="Calibri" w:hAnsi="Calibri" w:cs="Calibri"/>
          <w:szCs w:val="24"/>
          <w:lang w:eastAsia="zh-CN"/>
        </w:rPr>
        <w:t>EF1. In the absence of the program, would you have opted to install insulation and equipment with the same levels of efficiency?</w:t>
      </w:r>
    </w:p>
    <w:p w:rsidR="006C1180" w:rsidRPr="006C1180" w:rsidRDefault="006C1180" w:rsidP="008A2FA5">
      <w:pPr>
        <w:numPr>
          <w:ilvl w:val="0"/>
          <w:numId w:val="66"/>
        </w:numPr>
        <w:spacing w:after="120" w:line="276" w:lineRule="auto"/>
        <w:contextualSpacing/>
        <w:rPr>
          <w:rFonts w:ascii="Calibri" w:eastAsia="Calibri" w:hAnsi="Calibri" w:cs="Calibri"/>
          <w:szCs w:val="24"/>
          <w:lang w:eastAsia="zh-CN"/>
        </w:rPr>
      </w:pPr>
      <w:r w:rsidRPr="006C1180">
        <w:rPr>
          <w:rFonts w:ascii="Calibri" w:eastAsia="Calibri" w:hAnsi="Calibri" w:cs="Calibri"/>
          <w:szCs w:val="24"/>
          <w:lang w:eastAsia="zh-CN"/>
        </w:rPr>
        <w:t>Yes</w:t>
      </w:r>
    </w:p>
    <w:p w:rsidR="006C1180" w:rsidRPr="006C1180" w:rsidRDefault="006C1180" w:rsidP="008A2FA5">
      <w:pPr>
        <w:numPr>
          <w:ilvl w:val="0"/>
          <w:numId w:val="66"/>
        </w:numPr>
        <w:spacing w:after="120" w:line="276" w:lineRule="auto"/>
        <w:contextualSpacing/>
        <w:rPr>
          <w:rFonts w:ascii="Calibri" w:eastAsia="Calibri" w:hAnsi="Calibri" w:cs="Calibri"/>
          <w:szCs w:val="24"/>
          <w:lang w:eastAsia="zh-CN"/>
        </w:rPr>
      </w:pPr>
      <w:r w:rsidRPr="006C1180">
        <w:rPr>
          <w:rFonts w:ascii="Calibri" w:eastAsia="Calibri" w:hAnsi="Calibri" w:cs="Calibri"/>
          <w:szCs w:val="24"/>
          <w:lang w:eastAsia="zh-CN"/>
        </w:rPr>
        <w:t>No</w:t>
      </w:r>
    </w:p>
    <w:p w:rsidR="006C1180" w:rsidRPr="006C1180" w:rsidRDefault="006C1180" w:rsidP="008A2FA5">
      <w:pPr>
        <w:spacing w:after="120" w:line="276" w:lineRule="auto"/>
        <w:rPr>
          <w:rFonts w:ascii="Calibri" w:eastAsia="Calibri" w:hAnsi="Calibri" w:cs="Calibri"/>
          <w:szCs w:val="24"/>
          <w:lang w:eastAsia="zh-CN"/>
        </w:rPr>
      </w:pPr>
      <w:r w:rsidRPr="006C1180">
        <w:rPr>
          <w:rFonts w:ascii="Calibri" w:eastAsia="Calibri" w:hAnsi="Calibri" w:cs="Calibri"/>
          <w:szCs w:val="24"/>
          <w:lang w:eastAsia="zh-CN"/>
        </w:rPr>
        <w:t>-97.</w:t>
      </w:r>
      <w:r w:rsidRPr="006C1180">
        <w:rPr>
          <w:rFonts w:ascii="Calibri" w:eastAsia="Calibri" w:hAnsi="Calibri" w:cs="Calibri"/>
          <w:szCs w:val="24"/>
          <w:lang w:eastAsia="zh-CN"/>
        </w:rPr>
        <w:tab/>
        <w:t>[Don’t know]</w:t>
      </w:r>
      <w:r w:rsidRPr="006C1180">
        <w:rPr>
          <w:rFonts w:ascii="Calibri" w:eastAsia="Calibri" w:hAnsi="Calibri" w:cs="Calibri"/>
          <w:b/>
          <w:bCs/>
          <w:i/>
          <w:iCs/>
          <w:szCs w:val="24"/>
          <w:lang w:eastAsia="zh-CN"/>
        </w:rPr>
        <w:t xml:space="preserve"> [</w:t>
      </w:r>
      <w:proofErr w:type="gramStart"/>
      <w:r w:rsidRPr="006C1180">
        <w:rPr>
          <w:rFonts w:ascii="Calibri" w:eastAsia="Calibri" w:hAnsi="Calibri" w:cs="Calibri"/>
          <w:b/>
          <w:bCs/>
          <w:i/>
          <w:iCs/>
          <w:szCs w:val="24"/>
          <w:lang w:eastAsia="zh-CN"/>
        </w:rPr>
        <w:t>go</w:t>
      </w:r>
      <w:proofErr w:type="gramEnd"/>
      <w:r w:rsidRPr="006C1180">
        <w:rPr>
          <w:rFonts w:ascii="Calibri" w:eastAsia="Calibri" w:hAnsi="Calibri" w:cs="Calibri"/>
          <w:b/>
          <w:bCs/>
          <w:i/>
          <w:iCs/>
          <w:szCs w:val="24"/>
          <w:lang w:eastAsia="zh-CN"/>
        </w:rPr>
        <w:t xml:space="preserve"> to first applicable measure section</w:t>
      </w:r>
      <w:r w:rsidRPr="006C1180">
        <w:rPr>
          <w:rFonts w:ascii="Calibri" w:eastAsia="Calibri" w:hAnsi="Calibri" w:cs="Calibri"/>
          <w:i/>
          <w:iCs/>
          <w:szCs w:val="24"/>
          <w:lang w:eastAsia="zh-CN"/>
        </w:rPr>
        <w:t>]</w:t>
      </w:r>
      <w:r w:rsidRPr="006C1180">
        <w:rPr>
          <w:rFonts w:ascii="Calibri" w:eastAsia="Calibri" w:hAnsi="Calibri" w:cs="Calibri"/>
          <w:szCs w:val="24"/>
          <w:lang w:eastAsia="zh-CN"/>
        </w:rPr>
        <w:tab/>
      </w:r>
    </w:p>
    <w:p w:rsidR="006C1180" w:rsidRPr="006C1180" w:rsidRDefault="006C1180" w:rsidP="008A2FA5">
      <w:pPr>
        <w:spacing w:after="120" w:line="276" w:lineRule="auto"/>
        <w:rPr>
          <w:rFonts w:ascii="Calibri" w:eastAsia="Calibri" w:hAnsi="Calibri" w:cs="Calibri"/>
          <w:szCs w:val="24"/>
          <w:lang w:eastAsia="zh-CN"/>
        </w:rPr>
      </w:pPr>
      <w:r w:rsidRPr="006C1180">
        <w:rPr>
          <w:rFonts w:ascii="Calibri" w:eastAsia="Calibri" w:hAnsi="Calibri" w:cs="Calibri"/>
          <w:szCs w:val="24"/>
          <w:lang w:eastAsia="zh-CN"/>
        </w:rPr>
        <w:t>-98.</w:t>
      </w:r>
      <w:r w:rsidRPr="006C1180">
        <w:rPr>
          <w:rFonts w:ascii="Calibri" w:eastAsia="Calibri" w:hAnsi="Calibri" w:cs="Calibri"/>
          <w:szCs w:val="24"/>
          <w:lang w:eastAsia="zh-CN"/>
        </w:rPr>
        <w:tab/>
        <w:t xml:space="preserve">[Refused]  </w:t>
      </w:r>
      <w:r w:rsidRPr="006C1180">
        <w:rPr>
          <w:rFonts w:ascii="Calibri" w:eastAsia="Calibri" w:hAnsi="Calibri" w:cs="Calibri"/>
          <w:b/>
          <w:bCs/>
          <w:i/>
          <w:iCs/>
          <w:szCs w:val="24"/>
          <w:lang w:eastAsia="zh-CN"/>
        </w:rPr>
        <w:t>[</w:t>
      </w:r>
      <w:proofErr w:type="gramStart"/>
      <w:r w:rsidRPr="006C1180">
        <w:rPr>
          <w:rFonts w:ascii="Calibri" w:eastAsia="Calibri" w:hAnsi="Calibri" w:cs="Calibri"/>
          <w:b/>
          <w:bCs/>
          <w:i/>
          <w:iCs/>
          <w:szCs w:val="24"/>
          <w:lang w:eastAsia="zh-CN"/>
        </w:rPr>
        <w:t>go</w:t>
      </w:r>
      <w:proofErr w:type="gramEnd"/>
      <w:r w:rsidRPr="006C1180">
        <w:rPr>
          <w:rFonts w:ascii="Calibri" w:eastAsia="Calibri" w:hAnsi="Calibri" w:cs="Calibri"/>
          <w:b/>
          <w:bCs/>
          <w:i/>
          <w:iCs/>
          <w:szCs w:val="24"/>
          <w:lang w:eastAsia="zh-CN"/>
        </w:rPr>
        <w:t xml:space="preserve"> to first applicable measure section</w:t>
      </w:r>
      <w:r w:rsidRPr="006C1180">
        <w:rPr>
          <w:rFonts w:ascii="Calibri" w:eastAsia="Calibri" w:hAnsi="Calibri" w:cs="Calibri"/>
          <w:i/>
          <w:iCs/>
          <w:szCs w:val="24"/>
          <w:lang w:eastAsia="zh-CN"/>
        </w:rPr>
        <w:t>]</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lang w:eastAsia="zh-CN"/>
        </w:rPr>
      </w:pPr>
      <w:r w:rsidRPr="006C1180">
        <w:rPr>
          <w:rFonts w:ascii="Cambria" w:eastAsia="SimSun" w:hAnsi="Cambria"/>
          <w:b/>
          <w:bCs/>
          <w:color w:val="4F81BD"/>
          <w:szCs w:val="24"/>
          <w:lang w:eastAsia="zh-CN"/>
        </w:rPr>
        <w:lastRenderedPageBreak/>
        <w:t>OVERALL PROJECT TIMING</w:t>
      </w: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T1.</w:t>
      </w:r>
      <w:r w:rsidRPr="006C1180">
        <w:rPr>
          <w:rFonts w:ascii="Calibri" w:eastAsia="Calibri" w:hAnsi="Calibri" w:cs="Calibri"/>
        </w:rPr>
        <w:t xml:space="preserve"> In the absence of the program, would you have undertaken this project</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r w:rsidRPr="006C1180">
        <w:rPr>
          <w:rFonts w:ascii="Calibri" w:eastAsia="Calibri" w:hAnsi="Calibri" w:cs="Calibri"/>
          <w:b/>
          <w:bCs/>
          <w:i/>
          <w:iCs/>
        </w:rPr>
        <w:t>[SKIP TO T3]</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r w:rsidRPr="006C1180">
        <w:rPr>
          <w:rFonts w:ascii="Calibri" w:eastAsia="Calibri" w:hAnsi="Calibri" w:cs="Calibri"/>
          <w:b/>
          <w:bCs/>
          <w:i/>
          <w:iCs/>
        </w:rPr>
        <w:t>[SKIP to T2_v]</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roofErr w:type="gramStart"/>
      <w:r w:rsidRPr="006C1180">
        <w:rPr>
          <w:rFonts w:ascii="Calibri" w:eastAsia="Calibri" w:hAnsi="Calibri" w:cs="Calibri"/>
          <w:b/>
          <w:bCs/>
          <w:i/>
          <w:iCs/>
          <w:szCs w:val="24"/>
          <w:lang w:eastAsia="zh-CN"/>
        </w:rPr>
        <w:t>go</w:t>
      </w:r>
      <w:proofErr w:type="gramEnd"/>
      <w:r w:rsidRPr="006C1180">
        <w:rPr>
          <w:rFonts w:ascii="Calibri" w:eastAsia="Calibri" w:hAnsi="Calibri" w:cs="Calibri"/>
          <w:b/>
          <w:bCs/>
          <w:i/>
          <w:iCs/>
          <w:szCs w:val="24"/>
          <w:lang w:eastAsia="zh-CN"/>
        </w:rPr>
        <w:t xml:space="preserve"> to first applicable measure section</w:t>
      </w:r>
      <w:r w:rsidRPr="006C1180">
        <w:rPr>
          <w:rFonts w:ascii="Calibri" w:eastAsia="Calibri" w:hAnsi="Calibri" w:cs="Calibri"/>
          <w:i/>
          <w:iCs/>
          <w:szCs w:val="24"/>
          <w:lang w:eastAsia="zh-CN"/>
        </w:rPr>
        <w:t>]</w:t>
      </w: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roofErr w:type="gramStart"/>
      <w:r w:rsidRPr="006C1180">
        <w:rPr>
          <w:rFonts w:ascii="Calibri" w:eastAsia="Calibri" w:hAnsi="Calibri" w:cs="Calibri"/>
          <w:b/>
          <w:bCs/>
          <w:i/>
          <w:iCs/>
          <w:szCs w:val="24"/>
          <w:lang w:eastAsia="zh-CN"/>
        </w:rPr>
        <w:t>go</w:t>
      </w:r>
      <w:proofErr w:type="gramEnd"/>
      <w:r w:rsidRPr="006C1180">
        <w:rPr>
          <w:rFonts w:ascii="Calibri" w:eastAsia="Calibri" w:hAnsi="Calibri" w:cs="Calibri"/>
          <w:b/>
          <w:bCs/>
          <w:i/>
          <w:iCs/>
          <w:szCs w:val="24"/>
          <w:lang w:eastAsia="zh-CN"/>
        </w:rPr>
        <w:t xml:space="preserve"> to first applicable measure section</w:t>
      </w:r>
      <w:r w:rsidRPr="006C1180">
        <w:rPr>
          <w:rFonts w:ascii="Calibri" w:eastAsia="Calibri" w:hAnsi="Calibri" w:cs="Calibri"/>
          <w:i/>
          <w:iCs/>
          <w:szCs w:val="24"/>
          <w:lang w:eastAsia="zh-CN"/>
        </w:rPr>
        <w:t>]</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numPr>
          <w:ilvl w:val="1"/>
          <w:numId w:val="0"/>
        </w:numPr>
        <w:spacing w:after="120" w:line="276" w:lineRule="auto"/>
        <w:rPr>
          <w:rFonts w:ascii="Cambria" w:eastAsia="SimSun" w:hAnsi="Cambria"/>
          <w:b/>
          <w:bCs/>
          <w:color w:val="4F81BD"/>
          <w:spacing w:val="15"/>
          <w:sz w:val="24"/>
          <w:szCs w:val="24"/>
        </w:rPr>
      </w:pPr>
      <w:r w:rsidRPr="006C1180">
        <w:rPr>
          <w:rFonts w:ascii="Cambria" w:eastAsia="SimSun" w:hAnsi="Cambria"/>
          <w:b/>
          <w:bCs/>
          <w:color w:val="4F81BD"/>
          <w:spacing w:val="15"/>
          <w:sz w:val="24"/>
          <w:szCs w:val="24"/>
        </w:rPr>
        <w:t>CONSISTENCY CHECK</w:t>
      </w:r>
    </w:p>
    <w:p w:rsidR="006C1180" w:rsidRPr="006C1180" w:rsidRDefault="006C1180" w:rsidP="008A2FA5">
      <w:pPr>
        <w:spacing w:line="240" w:lineRule="auto"/>
        <w:ind w:right="158"/>
        <w:rPr>
          <w:rFonts w:ascii="Calibri" w:eastAsia="SimSun" w:hAnsi="Calibri" w:cs="Calibri"/>
          <w:lang w:eastAsia="zh-CN"/>
        </w:rPr>
      </w:pPr>
      <w:r w:rsidRPr="006C1180">
        <w:rPr>
          <w:rFonts w:ascii="Calibri" w:eastAsia="SimSun" w:hAnsi="Calibri" w:cs="Calibri"/>
          <w:b/>
          <w:bCs/>
          <w:lang w:eastAsia="zh-CN"/>
        </w:rPr>
        <w:t>T2.</w:t>
      </w:r>
      <w:r w:rsidRPr="006C1180">
        <w:rPr>
          <w:rFonts w:ascii="Calibri" w:eastAsia="SimSun" w:hAnsi="Calibri" w:cs="Calibri"/>
          <w:lang w:eastAsia="zh-CN"/>
        </w:rPr>
        <w:t xml:space="preserve"> How many months </w:t>
      </w:r>
      <w:r w:rsidRPr="006C1180">
        <w:rPr>
          <w:rFonts w:ascii="Calibri" w:eastAsia="SimSun" w:hAnsi="Calibri" w:cs="Calibri"/>
          <w:b/>
          <w:bCs/>
          <w:lang w:eastAsia="zh-CN"/>
        </w:rPr>
        <w:t>earlier</w:t>
      </w:r>
      <w:r w:rsidRPr="006C1180">
        <w:rPr>
          <w:rFonts w:ascii="Calibri" w:eastAsia="SimSun" w:hAnsi="Calibri" w:cs="Calibri"/>
          <w:lang w:eastAsia="zh-CN"/>
        </w:rPr>
        <w:t xml:space="preserve"> </w:t>
      </w:r>
      <w:r w:rsidRPr="006C1180">
        <w:rPr>
          <w:rFonts w:ascii="Calibri" w:eastAsia="SimSun" w:hAnsi="Calibri" w:cs="Calibri"/>
          <w:i/>
          <w:iCs/>
          <w:lang w:eastAsia="zh-CN"/>
        </w:rPr>
        <w:t>(if T1=2)/</w:t>
      </w:r>
      <w:r w:rsidRPr="006C1180">
        <w:rPr>
          <w:rFonts w:ascii="Calibri" w:eastAsia="SimSun" w:hAnsi="Calibri" w:cs="Calibri"/>
          <w:b/>
          <w:bCs/>
          <w:lang w:eastAsia="zh-CN"/>
        </w:rPr>
        <w:t>later</w:t>
      </w:r>
      <w:r w:rsidRPr="006C1180">
        <w:rPr>
          <w:rFonts w:ascii="Calibri" w:eastAsia="SimSun" w:hAnsi="Calibri" w:cs="Calibri"/>
          <w:lang w:eastAsia="zh-CN"/>
        </w:rPr>
        <w:t xml:space="preserve"> </w:t>
      </w:r>
      <w:r w:rsidRPr="006C1180">
        <w:rPr>
          <w:rFonts w:ascii="Calibri" w:eastAsia="SimSun" w:hAnsi="Calibri" w:cs="Calibri"/>
          <w:i/>
          <w:iCs/>
          <w:lang w:eastAsia="zh-CN"/>
        </w:rPr>
        <w:t>(if T1=3)</w:t>
      </w:r>
      <w:r w:rsidRPr="006C1180">
        <w:rPr>
          <w:rFonts w:ascii="Calibri" w:eastAsia="SimSun" w:hAnsi="Calibri" w:cs="Calibri"/>
          <w:lang w:eastAsia="zh-CN"/>
        </w:rPr>
        <w:t xml:space="preserve"> would you have undertaken this project?</w:t>
      </w:r>
    </w:p>
    <w:p w:rsidR="006C1180" w:rsidRPr="006C1180" w:rsidRDefault="006C1180" w:rsidP="008A2FA5">
      <w:pPr>
        <w:spacing w:line="240" w:lineRule="auto"/>
        <w:ind w:right="158"/>
        <w:rPr>
          <w:rFonts w:ascii="Calibri" w:eastAsia="SimSun" w:hAnsi="Calibri" w:cs="Calibri"/>
          <w:lang w:eastAsia="zh-CN"/>
        </w:rPr>
      </w:pPr>
      <w:r w:rsidRPr="006C1180">
        <w:rPr>
          <w:rFonts w:ascii="Calibri" w:eastAsia="SimSun" w:hAnsi="Calibri" w:cs="Calibri"/>
          <w:b/>
          <w:bCs/>
          <w:i/>
          <w:iCs/>
          <w:lang w:eastAsia="zh-CN"/>
        </w:rPr>
        <w:t xml:space="preserve"> [</w:t>
      </w:r>
      <w:r w:rsidRPr="006C1180">
        <w:rPr>
          <w:rFonts w:ascii="Calibri" w:hAnsi="Calibri" w:cs="Calibri"/>
          <w:color w:val="000000"/>
          <w:lang w:eastAsia="zh-CN"/>
        </w:rPr>
        <w:t xml:space="preserve">1 to 48, 97 = </w:t>
      </w:r>
      <w:proofErr w:type="gramStart"/>
      <w:r w:rsidRPr="006C1180">
        <w:rPr>
          <w:rFonts w:ascii="Calibri" w:hAnsi="Calibri" w:cs="Calibri"/>
          <w:color w:val="000000"/>
          <w:lang w:eastAsia="zh-CN"/>
        </w:rPr>
        <w:t>Don’t</w:t>
      </w:r>
      <w:proofErr w:type="gramEnd"/>
      <w:r w:rsidRPr="006C1180">
        <w:rPr>
          <w:rFonts w:ascii="Calibri" w:hAnsi="Calibri" w:cs="Calibri"/>
          <w:color w:val="000000"/>
          <w:lang w:eastAsia="zh-CN"/>
        </w:rPr>
        <w:t xml:space="preserve"> know, 98 = Refused]</w:t>
      </w:r>
    </w:p>
    <w:p w:rsidR="006C1180" w:rsidRPr="006C1180" w:rsidRDefault="006C1180" w:rsidP="008A2FA5">
      <w:pPr>
        <w:spacing w:after="120" w:line="276" w:lineRule="auto"/>
        <w:rPr>
          <w:rFonts w:ascii="Calibri" w:eastAsia="Calibri" w:hAnsi="Calibri" w:cs="Calibri"/>
          <w:lang w:eastAsia="zh-CN"/>
        </w:rPr>
      </w:pPr>
    </w:p>
    <w:p w:rsidR="006C1180" w:rsidRPr="006C1180" w:rsidRDefault="006C1180" w:rsidP="008A2FA5">
      <w:pPr>
        <w:spacing w:line="240" w:lineRule="auto"/>
        <w:ind w:left="720" w:right="158"/>
        <w:rPr>
          <w:rFonts w:ascii="Calibri" w:eastAsia="SimSun" w:hAnsi="Calibri" w:cs="Calibri"/>
          <w:b/>
          <w:bCs/>
          <w:i/>
          <w:iCs/>
          <w:lang w:eastAsia="zh-CN"/>
        </w:rPr>
      </w:pPr>
      <w:r w:rsidRPr="006C1180">
        <w:rPr>
          <w:rFonts w:ascii="Calibri" w:eastAsia="SimSun" w:hAnsi="Calibri" w:cs="Calibri"/>
          <w:b/>
          <w:bCs/>
          <w:i/>
          <w:iCs/>
          <w:lang w:eastAsia="zh-CN"/>
        </w:rPr>
        <w:t>[RECORD RESPONSE]</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lang w:eastAsia="zh-CN"/>
        </w:rPr>
        <w:t>T2_v</w:t>
      </w:r>
      <w:r w:rsidRPr="006C1180">
        <w:rPr>
          <w:rFonts w:ascii="Calibri" w:eastAsia="SimSun" w:hAnsi="Calibri" w:cs="Calibri"/>
          <w:lang w:eastAsia="zh-CN"/>
        </w:rPr>
        <w:t xml:space="preserve">. Why would you have </w:t>
      </w:r>
      <w:r w:rsidRPr="006C1180">
        <w:rPr>
          <w:rFonts w:ascii="Calibri" w:eastAsia="SimSun" w:hAnsi="Calibri" w:cs="Calibri"/>
          <w:b/>
          <w:bCs/>
          <w:lang w:eastAsia="zh-CN"/>
        </w:rPr>
        <w:t>accelerated</w:t>
      </w:r>
      <w:r w:rsidRPr="006C1180">
        <w:rPr>
          <w:rFonts w:ascii="Calibri" w:eastAsia="SimSun" w:hAnsi="Calibri" w:cs="Calibri"/>
          <w:i/>
          <w:iCs/>
          <w:lang w:eastAsia="zh-CN"/>
        </w:rPr>
        <w:t xml:space="preserve"> (if T1=2)</w:t>
      </w:r>
      <w:r w:rsidRPr="006C1180">
        <w:rPr>
          <w:rFonts w:ascii="Calibri" w:eastAsia="SimSun" w:hAnsi="Calibri" w:cs="Calibri"/>
          <w:b/>
          <w:bCs/>
          <w:lang w:eastAsia="zh-CN"/>
        </w:rPr>
        <w:t xml:space="preserve">/delayed </w:t>
      </w:r>
      <w:r w:rsidRPr="006C1180">
        <w:rPr>
          <w:rFonts w:ascii="Calibri" w:eastAsia="SimSun" w:hAnsi="Calibri" w:cs="Calibri"/>
          <w:i/>
          <w:iCs/>
          <w:lang w:eastAsia="zh-CN"/>
        </w:rPr>
        <w:t>(if T1=3/</w:t>
      </w:r>
      <w:r w:rsidRPr="006C1180">
        <w:rPr>
          <w:rFonts w:ascii="Calibri" w:eastAsia="SimSun" w:hAnsi="Calibri" w:cs="Calibri"/>
          <w:b/>
          <w:bCs/>
          <w:lang w:eastAsia="zh-CN"/>
        </w:rPr>
        <w:t>never undertaken</w:t>
      </w:r>
      <w:r w:rsidRPr="006C1180">
        <w:rPr>
          <w:rFonts w:ascii="Calibri" w:eastAsia="SimSun" w:hAnsi="Calibri" w:cs="Calibri"/>
          <w:lang w:eastAsia="zh-CN"/>
        </w:rPr>
        <w:t xml:space="preserve"> </w:t>
      </w:r>
      <w:r w:rsidRPr="006C1180">
        <w:rPr>
          <w:rFonts w:ascii="Calibri" w:eastAsia="SimSun" w:hAnsi="Calibri" w:cs="Calibri"/>
          <w:i/>
          <w:iCs/>
          <w:lang w:eastAsia="zh-CN"/>
        </w:rPr>
        <w:t>(if T1=4)</w:t>
      </w:r>
      <w:r w:rsidRPr="006C1180">
        <w:rPr>
          <w:rFonts w:ascii="Calibri" w:eastAsia="SimSun" w:hAnsi="Calibri" w:cs="Calibri"/>
          <w:lang w:eastAsia="zh-CN"/>
        </w:rPr>
        <w:t xml:space="preserve"> this project? </w:t>
      </w:r>
      <w:r w:rsidRPr="006C1180">
        <w:rPr>
          <w:rFonts w:ascii="Calibri" w:eastAsia="SimSun" w:hAnsi="Calibri" w:cs="Calibri"/>
          <w:b/>
          <w:bCs/>
          <w:i/>
          <w:iCs/>
          <w:lang w:eastAsia="zh-CN"/>
        </w:rPr>
        <w:t>[OPEN END]</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left="720" w:right="158"/>
        <w:rPr>
          <w:rFonts w:ascii="Calibri" w:eastAsia="SimSun" w:hAnsi="Calibri" w:cs="Calibri"/>
          <w:b/>
          <w:bCs/>
          <w:i/>
          <w:iCs/>
          <w:lang w:eastAsia="zh-CN"/>
        </w:rPr>
      </w:pPr>
      <w:r w:rsidRPr="006C1180">
        <w:rPr>
          <w:rFonts w:ascii="Calibri" w:eastAsia="SimSun" w:hAnsi="Calibri" w:cs="Calibri"/>
          <w:b/>
          <w:bCs/>
          <w:i/>
          <w:iCs/>
          <w:lang w:eastAsia="zh-CN"/>
        </w:rPr>
        <w:t xml:space="preserve">[RECORD VERBATIM] </w:t>
      </w:r>
    </w:p>
    <w:p w:rsidR="006C1180" w:rsidRPr="006C1180" w:rsidRDefault="006C1180" w:rsidP="008A2FA5">
      <w:pPr>
        <w:spacing w:line="240" w:lineRule="auto"/>
        <w:ind w:right="158"/>
        <w:rPr>
          <w:rFonts w:ascii="Calibri" w:eastAsia="SimSun" w:hAnsi="Calibri" w:cs="Calibri"/>
          <w:b/>
          <w:bCs/>
          <w:lang w:eastAsia="zh-CN"/>
        </w:rPr>
      </w:pP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lang w:eastAsia="zh-CN"/>
        </w:rPr>
        <w:t>T3.</w:t>
      </w:r>
      <w:r w:rsidRPr="006C1180">
        <w:rPr>
          <w:rFonts w:ascii="Calibri" w:eastAsia="SimSun" w:hAnsi="Calibri" w:cs="Calibri"/>
          <w:lang w:eastAsia="zh-CN"/>
        </w:rPr>
        <w:t xml:space="preserve"> </w:t>
      </w:r>
      <w:r w:rsidRPr="006C1180">
        <w:rPr>
          <w:rFonts w:ascii="Calibri" w:eastAsia="SimSun" w:hAnsi="Calibri" w:cs="Calibri"/>
          <w:i/>
          <w:iCs/>
          <w:lang w:eastAsia="zh-CN"/>
        </w:rPr>
        <w:t>[If T1=1=</w:t>
      </w:r>
      <w:proofErr w:type="gramStart"/>
      <w:r w:rsidRPr="006C1180">
        <w:rPr>
          <w:rFonts w:ascii="Calibri" w:eastAsia="SimSun" w:hAnsi="Calibri" w:cs="Calibri"/>
          <w:i/>
          <w:iCs/>
          <w:lang w:eastAsia="zh-CN"/>
        </w:rPr>
        <w:t>At</w:t>
      </w:r>
      <w:proofErr w:type="gramEnd"/>
      <w:r w:rsidRPr="006C1180">
        <w:rPr>
          <w:rFonts w:ascii="Calibri" w:eastAsia="SimSun" w:hAnsi="Calibri" w:cs="Calibri"/>
          <w:i/>
          <w:iCs/>
          <w:lang w:eastAsia="zh-CN"/>
        </w:rPr>
        <w:t xml:space="preserve"> the same time]</w:t>
      </w:r>
      <w:r w:rsidRPr="006C1180">
        <w:rPr>
          <w:rFonts w:ascii="Calibri" w:eastAsia="SimSun" w:hAnsi="Calibri" w:cs="Calibri"/>
          <w:lang w:eastAsia="zh-CN"/>
        </w:rPr>
        <w:t xml:space="preserve"> How long had you been planning to undertake this project?</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rPr>
          <w:rFonts w:ascii="Calibri" w:eastAsia="SimSun" w:hAnsi="Calibri" w:cs="Calibri"/>
          <w:b/>
          <w:bCs/>
          <w:i/>
          <w:iCs/>
          <w:lang w:eastAsia="zh-CN"/>
        </w:rPr>
      </w:pPr>
      <w:r w:rsidRPr="006C1180">
        <w:rPr>
          <w:rFonts w:ascii="Calibri" w:eastAsia="SimSun" w:hAnsi="Calibri" w:cs="Calibri"/>
          <w:b/>
          <w:bCs/>
          <w:i/>
          <w:iCs/>
          <w:lang w:eastAsia="zh-CN"/>
        </w:rPr>
        <w:t>[RECORD RESPONSE: Number (</w:t>
      </w:r>
      <w:r w:rsidRPr="006C1180">
        <w:rPr>
          <w:rFonts w:ascii="Calibri" w:hAnsi="Calibri" w:cs="Calibri"/>
          <w:color w:val="000000"/>
          <w:lang w:eastAsia="zh-CN"/>
        </w:rPr>
        <w:t xml:space="preserve">1 to 96, -97 = </w:t>
      </w:r>
      <w:proofErr w:type="gramStart"/>
      <w:r w:rsidRPr="006C1180">
        <w:rPr>
          <w:rFonts w:ascii="Calibri" w:hAnsi="Calibri" w:cs="Calibri"/>
          <w:color w:val="000000"/>
          <w:lang w:eastAsia="zh-CN"/>
        </w:rPr>
        <w:t>Don’t</w:t>
      </w:r>
      <w:proofErr w:type="gramEnd"/>
      <w:r w:rsidRPr="006C1180">
        <w:rPr>
          <w:rFonts w:ascii="Calibri" w:hAnsi="Calibri" w:cs="Calibri"/>
          <w:color w:val="000000"/>
          <w:lang w:eastAsia="zh-CN"/>
        </w:rPr>
        <w:t xml:space="preserve"> know, -98 = Refused)</w:t>
      </w:r>
      <w:r w:rsidRPr="006C1180">
        <w:rPr>
          <w:rFonts w:ascii="Calibri" w:eastAsia="SimSun" w:hAnsi="Calibri" w:cs="Calibri"/>
          <w:b/>
          <w:bCs/>
          <w:i/>
          <w:iCs/>
          <w:lang w:eastAsia="zh-CN"/>
        </w:rPr>
        <w:t xml:space="preserve"> and Unit (Weeks, Months, Years,</w:t>
      </w:r>
      <w:r w:rsidRPr="006C1180">
        <w:rPr>
          <w:rFonts w:ascii="Calibri" w:hAnsi="Calibri" w:cs="Calibri"/>
          <w:color w:val="000000"/>
          <w:lang w:eastAsia="zh-CN"/>
        </w:rPr>
        <w:t xml:space="preserve"> -97 = Don’t know, -98 = Refused)</w:t>
      </w:r>
      <w:r w:rsidRPr="006C1180">
        <w:rPr>
          <w:rFonts w:ascii="Calibri" w:eastAsia="SimSun" w:hAnsi="Calibri" w:cs="Calibri"/>
          <w:b/>
          <w:bCs/>
          <w:i/>
          <w:iCs/>
          <w:lang w:eastAsia="zh-CN"/>
        </w:rPr>
        <w:t>]</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right="158"/>
        <w:rPr>
          <w:rFonts w:ascii="Calibri" w:eastAsia="SimSun" w:hAnsi="Calibri" w:cs="Calibri"/>
          <w:lang w:eastAsia="zh-CN"/>
        </w:rPr>
      </w:pPr>
      <w:r w:rsidRPr="006C1180">
        <w:rPr>
          <w:rFonts w:ascii="Calibri" w:eastAsia="SimSun" w:hAnsi="Calibri" w:cs="Calibri"/>
          <w:b/>
          <w:bCs/>
          <w:lang w:eastAsia="zh-CN"/>
        </w:rPr>
        <w:t>T3_1.</w:t>
      </w:r>
      <w:r w:rsidRPr="006C1180">
        <w:rPr>
          <w:rFonts w:ascii="Calibri" w:eastAsia="SimSun" w:hAnsi="Calibri" w:cs="Calibri"/>
          <w:lang w:eastAsia="zh-CN"/>
        </w:rPr>
        <w:t xml:space="preserve"> </w:t>
      </w:r>
      <w:r w:rsidRPr="006C1180">
        <w:rPr>
          <w:rFonts w:ascii="Calibri" w:eastAsia="SimSun" w:hAnsi="Calibri" w:cs="Calibri"/>
          <w:i/>
          <w:iCs/>
          <w:lang w:eastAsia="zh-CN"/>
        </w:rPr>
        <w:t>[If T1=1=</w:t>
      </w:r>
      <w:proofErr w:type="gramStart"/>
      <w:r w:rsidRPr="006C1180">
        <w:rPr>
          <w:rFonts w:ascii="Calibri" w:eastAsia="SimSun" w:hAnsi="Calibri" w:cs="Calibri"/>
          <w:i/>
          <w:iCs/>
          <w:lang w:eastAsia="zh-CN"/>
        </w:rPr>
        <w:t>At</w:t>
      </w:r>
      <w:proofErr w:type="gramEnd"/>
      <w:r w:rsidRPr="006C1180">
        <w:rPr>
          <w:rFonts w:ascii="Calibri" w:eastAsia="SimSun" w:hAnsi="Calibri" w:cs="Calibri"/>
          <w:i/>
          <w:iCs/>
          <w:lang w:eastAsia="zh-CN"/>
        </w:rPr>
        <w:t xml:space="preserve"> the same time]</w:t>
      </w:r>
      <w:r w:rsidRPr="006C1180">
        <w:rPr>
          <w:rFonts w:ascii="Calibri" w:eastAsia="SimSun" w:hAnsi="Calibri" w:cs="Calibri"/>
          <w:lang w:eastAsia="zh-CN"/>
        </w:rPr>
        <w:t xml:space="preserve"> Prior to learning about the program, had you already obtained bids to undertake this project? </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numPr>
          <w:ilvl w:val="0"/>
          <w:numId w:val="47"/>
        </w:numPr>
        <w:spacing w:after="120" w:line="240" w:lineRule="auto"/>
        <w:ind w:right="158" w:hanging="720"/>
        <w:contextualSpacing/>
        <w:rPr>
          <w:rFonts w:ascii="Calibri" w:eastAsia="SimSun" w:hAnsi="Calibri" w:cs="Calibri"/>
          <w:lang w:eastAsia="zh-CN"/>
        </w:rPr>
      </w:pPr>
      <w:r w:rsidRPr="006C1180">
        <w:rPr>
          <w:rFonts w:ascii="Calibri" w:eastAsia="SimSun" w:hAnsi="Calibri" w:cs="Calibri"/>
          <w:lang w:eastAsia="zh-CN"/>
        </w:rPr>
        <w:t xml:space="preserve">Yes </w:t>
      </w:r>
    </w:p>
    <w:p w:rsidR="006C1180" w:rsidRPr="006C1180" w:rsidRDefault="006C1180" w:rsidP="008A2FA5">
      <w:pPr>
        <w:numPr>
          <w:ilvl w:val="0"/>
          <w:numId w:val="47"/>
        </w:numPr>
        <w:spacing w:after="120" w:line="240" w:lineRule="auto"/>
        <w:ind w:right="158" w:hanging="720"/>
        <w:contextualSpacing/>
        <w:rPr>
          <w:rFonts w:ascii="Calibri" w:eastAsia="SimSun" w:hAnsi="Calibri" w:cs="Calibri"/>
          <w:lang w:eastAsia="zh-CN"/>
        </w:rPr>
      </w:pPr>
      <w:r w:rsidRPr="006C1180">
        <w:rPr>
          <w:rFonts w:ascii="Calibri" w:eastAsia="SimSun" w:hAnsi="Calibri" w:cs="Calibri"/>
          <w:lang w:eastAsia="zh-CN"/>
        </w:rPr>
        <w:t xml:space="preserve">No </w:t>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 xml:space="preserve">[Don’t know]  </w:t>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after="120" w:line="276" w:lineRule="auto"/>
        <w:rPr>
          <w:rFonts w:ascii="Calibri" w:eastAsia="Calibri" w:hAnsi="Calibri" w:cs="Calibri"/>
          <w:lang w:eastAsia="zh-CN"/>
        </w:rPr>
      </w:pPr>
    </w:p>
    <w:p w:rsidR="006C1180" w:rsidRPr="006C1180" w:rsidRDefault="006C1180" w:rsidP="008A2FA5">
      <w:pPr>
        <w:spacing w:after="120" w:line="276" w:lineRule="auto"/>
        <w:rPr>
          <w:rFonts w:ascii="Calibri" w:eastAsia="Calibri" w:hAnsi="Calibri" w:cs="Calibri"/>
          <w:b/>
          <w:bCs/>
          <w:i/>
          <w:iCs/>
          <w:color w:val="1F497D"/>
          <w:lang w:eastAsia="zh-CN"/>
        </w:rPr>
      </w:pPr>
      <w:r w:rsidRPr="006C1180">
        <w:rPr>
          <w:rFonts w:ascii="Calibri" w:eastAsia="Calibri" w:hAnsi="Calibri" w:cs="Calibri"/>
          <w:b/>
          <w:bCs/>
          <w:i/>
          <w:iCs/>
          <w:color w:val="1F497D"/>
          <w:lang w:eastAsia="zh-CN"/>
        </w:rPr>
        <w:t xml:space="preserve">[For all respondents with M2=1 and MEASURE=0 </w:t>
      </w:r>
      <w:proofErr w:type="gramStart"/>
      <w:r w:rsidRPr="006C1180">
        <w:rPr>
          <w:rFonts w:ascii="Calibri" w:eastAsia="Calibri" w:hAnsi="Calibri" w:cs="Calibri"/>
          <w:b/>
          <w:bCs/>
          <w:i/>
          <w:iCs/>
          <w:color w:val="1F497D"/>
          <w:lang w:eastAsia="zh-CN"/>
        </w:rPr>
        <w:t>( those</w:t>
      </w:r>
      <w:proofErr w:type="gramEnd"/>
      <w:r w:rsidRPr="006C1180">
        <w:rPr>
          <w:rFonts w:ascii="Calibri" w:eastAsia="Calibri" w:hAnsi="Calibri" w:cs="Calibri"/>
          <w:b/>
          <w:bCs/>
          <w:i/>
          <w:iCs/>
          <w:color w:val="1F497D"/>
          <w:lang w:eastAsia="zh-CN"/>
        </w:rPr>
        <w:t xml:space="preserve"> who have not been skipped to the measure sections thro EF*, T* question responses </w:t>
      </w:r>
      <w:proofErr w:type="spellStart"/>
      <w:r w:rsidRPr="006C1180">
        <w:rPr>
          <w:rFonts w:ascii="Calibri" w:eastAsia="Calibri" w:hAnsi="Calibri" w:cs="Calibri"/>
          <w:b/>
          <w:bCs/>
          <w:i/>
          <w:iCs/>
          <w:color w:val="1F497D"/>
          <w:lang w:eastAsia="zh-CN"/>
        </w:rPr>
        <w:t>etc</w:t>
      </w:r>
      <w:proofErr w:type="spellEnd"/>
      <w:r w:rsidRPr="006C1180">
        <w:rPr>
          <w:rFonts w:ascii="Calibri" w:eastAsia="Calibri" w:hAnsi="Calibri" w:cs="Calibri"/>
          <w:b/>
          <w:bCs/>
          <w:i/>
          <w:iCs/>
          <w:color w:val="1F497D"/>
          <w:lang w:eastAsia="zh-CN"/>
        </w:rPr>
        <w:t>), go to C1 (Information received from contractor) and then proceed to PF1 and ask ALL PF* questions, SEG* questions and HH* questions</w:t>
      </w:r>
    </w:p>
    <w:p w:rsidR="006C1180" w:rsidRPr="006C1180" w:rsidRDefault="006C1180" w:rsidP="008A2FA5">
      <w:pPr>
        <w:spacing w:after="120" w:line="276" w:lineRule="auto"/>
        <w:rPr>
          <w:rFonts w:ascii="Calibri" w:eastAsia="Calibri" w:hAnsi="Calibri" w:cs="Calibri"/>
          <w:b/>
          <w:bCs/>
          <w:i/>
          <w:iCs/>
          <w:color w:val="1F497D"/>
          <w:lang w:eastAsia="zh-CN"/>
        </w:rPr>
      </w:pPr>
      <w:r w:rsidRPr="006C1180">
        <w:rPr>
          <w:rFonts w:ascii="Calibri" w:eastAsia="Calibri" w:hAnsi="Calibri" w:cs="Calibri"/>
          <w:b/>
          <w:bCs/>
          <w:i/>
          <w:iCs/>
          <w:color w:val="1F497D"/>
          <w:lang w:eastAsia="zh-CN"/>
        </w:rPr>
        <w:t>For all respondents with M2=2, Go to first applicable measure section. CHANGE MEASURE to = 1</w:t>
      </w:r>
    </w:p>
    <w:p w:rsidR="006C1180" w:rsidRPr="006C1180" w:rsidRDefault="006C1180" w:rsidP="008A2FA5">
      <w:pPr>
        <w:spacing w:after="120" w:line="276" w:lineRule="auto"/>
        <w:rPr>
          <w:rFonts w:ascii="Calibri" w:eastAsia="Calibri" w:hAnsi="Calibri" w:cs="Calibri"/>
          <w:b/>
          <w:bCs/>
          <w:i/>
          <w:iCs/>
          <w:color w:val="1F497D"/>
          <w:lang w:eastAsia="zh-CN"/>
        </w:rPr>
      </w:pPr>
      <w:r w:rsidRPr="006C1180">
        <w:rPr>
          <w:rFonts w:ascii="Calibri" w:eastAsia="Calibri" w:hAnsi="Calibri" w:cs="Calibri"/>
          <w:b/>
          <w:bCs/>
          <w:i/>
          <w:iCs/>
          <w:color w:val="1F497D"/>
          <w:lang w:eastAsia="zh-CN"/>
        </w:rPr>
        <w:t>]**</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 w:val="26"/>
          <w:szCs w:val="26"/>
          <w:lang w:eastAsia="zh-CN"/>
        </w:rPr>
      </w:pPr>
      <w:r w:rsidRPr="006C1180">
        <w:rPr>
          <w:rFonts w:ascii="Cambria" w:eastAsia="SimSun" w:hAnsi="Cambria"/>
          <w:b/>
          <w:bCs/>
          <w:color w:val="4F81BD"/>
          <w:sz w:val="26"/>
          <w:szCs w:val="26"/>
          <w:lang w:eastAsia="zh-CN"/>
        </w:rPr>
        <w:lastRenderedPageBreak/>
        <w:t>QUANTITY AND EFFICIENCY QUESTIONS - BY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Cs w:val="24"/>
          <w:lang w:eastAsia="zh-CN"/>
        </w:rPr>
      </w:pPr>
      <w:r w:rsidRPr="006C1180">
        <w:rPr>
          <w:rFonts w:ascii="Calibri" w:eastAsia="SimSun" w:hAnsi="Calibri" w:cs="Calibri"/>
          <w:b/>
          <w:bCs/>
          <w:color w:val="4F81BD"/>
          <w:szCs w:val="24"/>
          <w:lang w:eastAsia="zh-CN"/>
        </w:rPr>
        <w:t>INSULATION - (EXCEPT DUCTS)</w:t>
      </w:r>
    </w:p>
    <w:p w:rsidR="006C1180" w:rsidRPr="006C1180" w:rsidRDefault="006C1180" w:rsidP="008A2FA5">
      <w:pPr>
        <w:spacing w:line="240" w:lineRule="auto"/>
        <w:ind w:right="158"/>
        <w:rPr>
          <w:rFonts w:ascii="Calibri" w:eastAsia="Calibri" w:hAnsi="Calibri" w:cs="Calibri"/>
        </w:rPr>
      </w:pPr>
    </w:p>
    <w:p w:rsidR="006C1180" w:rsidRPr="006C1180" w:rsidRDefault="006C1180" w:rsidP="008A2FA5">
      <w:pPr>
        <w:numPr>
          <w:ilvl w:val="0"/>
          <w:numId w:val="81"/>
        </w:numPr>
        <w:spacing w:after="120" w:line="240" w:lineRule="auto"/>
        <w:ind w:right="158"/>
        <w:contextualSpacing/>
        <w:rPr>
          <w:rFonts w:ascii="Calibri" w:eastAsia="Calibri" w:hAnsi="Calibri" w:cs="Calibri"/>
          <w:b/>
          <w:bCs/>
        </w:rPr>
      </w:pPr>
      <w:r w:rsidRPr="006C1180">
        <w:rPr>
          <w:rFonts w:ascii="Calibri" w:eastAsia="Calibri" w:hAnsi="Calibri" w:cs="Calibri"/>
          <w:b/>
          <w:bCs/>
        </w:rPr>
        <w:t>Measure1 - Attic or Ceiling Insulation</w:t>
      </w:r>
    </w:p>
    <w:p w:rsidR="006C1180" w:rsidRPr="006C1180" w:rsidRDefault="006C1180" w:rsidP="008A2FA5">
      <w:pPr>
        <w:numPr>
          <w:ilvl w:val="0"/>
          <w:numId w:val="81"/>
        </w:numPr>
        <w:spacing w:after="120" w:line="240" w:lineRule="auto"/>
        <w:ind w:right="158"/>
        <w:contextualSpacing/>
        <w:rPr>
          <w:rFonts w:ascii="Calibri" w:eastAsia="Calibri" w:hAnsi="Calibri" w:cs="Calibri"/>
          <w:b/>
          <w:bCs/>
        </w:rPr>
      </w:pPr>
      <w:r w:rsidRPr="006C1180">
        <w:rPr>
          <w:rFonts w:ascii="Calibri" w:eastAsia="Calibri" w:hAnsi="Calibri" w:cs="Calibri"/>
          <w:b/>
          <w:bCs/>
        </w:rPr>
        <w:t>Measure2 – Wall Insulation</w:t>
      </w:r>
    </w:p>
    <w:p w:rsidR="006C1180" w:rsidRPr="006C1180" w:rsidRDefault="006C1180" w:rsidP="008A2FA5">
      <w:pPr>
        <w:numPr>
          <w:ilvl w:val="0"/>
          <w:numId w:val="81"/>
        </w:numPr>
        <w:spacing w:after="120" w:line="240" w:lineRule="auto"/>
        <w:ind w:right="158"/>
        <w:contextualSpacing/>
        <w:rPr>
          <w:rFonts w:ascii="Calibri" w:eastAsia="Calibri" w:hAnsi="Calibri" w:cs="Calibri"/>
          <w:b/>
          <w:bCs/>
        </w:rPr>
      </w:pPr>
      <w:r w:rsidRPr="006C1180">
        <w:rPr>
          <w:rFonts w:ascii="Calibri" w:eastAsia="Calibri" w:hAnsi="Calibri" w:cs="Calibri"/>
          <w:b/>
          <w:bCs/>
        </w:rPr>
        <w:t>Measure3 – Floor Insulation</w:t>
      </w:r>
    </w:p>
    <w:p w:rsidR="006C1180" w:rsidRPr="006C1180" w:rsidRDefault="006C1180" w:rsidP="008A2FA5">
      <w:pPr>
        <w:spacing w:line="240" w:lineRule="auto"/>
        <w:ind w:right="158"/>
        <w:rPr>
          <w:rFonts w:ascii="Calibri" w:eastAsia="Calibri" w:hAnsi="Calibri" w:cs="Calibri"/>
        </w:rPr>
      </w:pPr>
    </w:p>
    <w:p w:rsidR="006C1180" w:rsidRPr="006C1180" w:rsidRDefault="006C1180" w:rsidP="008A2FA5">
      <w:pPr>
        <w:spacing w:line="240" w:lineRule="auto"/>
        <w:ind w:right="158"/>
        <w:rPr>
          <w:rFonts w:ascii="Calibri" w:eastAsia="Calibri" w:hAnsi="Calibri" w:cs="Calibri"/>
          <w:i/>
          <w:iCs/>
        </w:rPr>
      </w:pPr>
      <w:r w:rsidRPr="006C1180">
        <w:rPr>
          <w:rFonts w:ascii="Calibri" w:eastAsia="Calibri" w:hAnsi="Calibri" w:cs="Calibri"/>
          <w:i/>
          <w:iCs/>
        </w:rPr>
        <w:t>(Complete the entire INS* series of questions for the first applicable measure and then move on to the next measure and so on.)</w:t>
      </w:r>
    </w:p>
    <w:p w:rsidR="006C1180" w:rsidRPr="006C1180" w:rsidRDefault="006C1180" w:rsidP="008A2FA5">
      <w:pPr>
        <w:spacing w:line="240" w:lineRule="auto"/>
        <w:ind w:right="158"/>
        <w:rPr>
          <w:rFonts w:ascii="Calibri" w:eastAsia="Calibri" w:hAnsi="Calibri" w:cs="Calibri"/>
        </w:rPr>
      </w:pPr>
    </w:p>
    <w:p w:rsidR="006C1180" w:rsidRPr="006C1180" w:rsidRDefault="006C1180" w:rsidP="008A2FA5">
      <w:pPr>
        <w:keepNext/>
        <w:spacing w:line="240" w:lineRule="auto"/>
        <w:ind w:right="158"/>
        <w:rPr>
          <w:rFonts w:ascii="Calibri" w:eastAsia="Calibri" w:hAnsi="Calibri" w:cs="Calibri"/>
        </w:rPr>
      </w:pPr>
      <w:proofErr w:type="gramStart"/>
      <w:r w:rsidRPr="006C1180">
        <w:rPr>
          <w:rFonts w:ascii="Calibri" w:eastAsia="Calibri" w:hAnsi="Calibri" w:cs="Calibri"/>
          <w:b/>
          <w:bCs/>
        </w:rPr>
        <w:t>INS1_#.</w:t>
      </w:r>
      <w:proofErr w:type="gramEnd"/>
      <w:r w:rsidRPr="006C1180">
        <w:rPr>
          <w:rFonts w:ascii="Calibri" w:eastAsia="Calibri" w:hAnsi="Calibri" w:cs="Calibri"/>
        </w:rPr>
        <w:t xml:space="preserve">  In the absence of the program, would you say your likelihood of </w:t>
      </w:r>
      <w:r w:rsidRPr="006C1180">
        <w:rPr>
          <w:rFonts w:ascii="Calibri" w:eastAsia="Calibri" w:hAnsi="Calibri" w:cs="Calibri"/>
          <w:b/>
          <w:bCs/>
        </w:rPr>
        <w:t>hiring a contractor</w:t>
      </w:r>
      <w:r w:rsidRPr="006C1180">
        <w:rPr>
          <w:rFonts w:ascii="Calibri" w:eastAsia="Calibri" w:hAnsi="Calibri" w:cs="Calibri"/>
        </w:rPr>
        <w:t xml:space="preserve"> to install </w:t>
      </w:r>
      <w:r w:rsidRPr="006C1180">
        <w:rPr>
          <w:rFonts w:ascii="Calibri" w:eastAsia="Calibri" w:hAnsi="Calibri" w:cs="Calibri"/>
          <w:b/>
          <w:bCs/>
        </w:rPr>
        <w:t>&lt;MEASURE&gt;</w:t>
      </w:r>
      <w:r w:rsidRPr="006C1180">
        <w:rPr>
          <w:rFonts w:ascii="Calibri" w:eastAsia="Calibri" w:hAnsi="Calibri" w:cs="Calibri"/>
        </w:rPr>
        <w:t xml:space="preserve"> was</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[READ LIST, SINGLE RESPONSE]</w:t>
      </w:r>
    </w:p>
    <w:p w:rsidR="006C1180" w:rsidRPr="006C1180" w:rsidRDefault="006C1180" w:rsidP="008A2FA5">
      <w:pPr>
        <w:spacing w:line="240" w:lineRule="auto"/>
        <w:rPr>
          <w:rFonts w:ascii="Calibri" w:eastAsia="Calibri" w:hAnsi="Calibri" w:cs="Calibri"/>
        </w:rPr>
      </w:pPr>
    </w:p>
    <w:p w:rsidR="006C1180" w:rsidRPr="006C1180" w:rsidRDefault="006C1180" w:rsidP="008A2FA5">
      <w:pPr>
        <w:numPr>
          <w:ilvl w:val="0"/>
          <w:numId w:val="43"/>
        </w:numPr>
        <w:spacing w:after="120" w:line="240" w:lineRule="auto"/>
        <w:contextualSpacing/>
        <w:rPr>
          <w:rFonts w:ascii="Calibri" w:eastAsia="Calibri" w:hAnsi="Calibri" w:cs="Calibri"/>
        </w:rPr>
      </w:pPr>
      <w:r w:rsidRPr="006C1180">
        <w:rPr>
          <w:rFonts w:ascii="Calibri" w:eastAsia="Calibri" w:hAnsi="Calibri" w:cs="Calibri"/>
        </w:rPr>
        <w:t>Very likely</w:t>
      </w:r>
    </w:p>
    <w:p w:rsidR="006C1180" w:rsidRPr="006C1180" w:rsidRDefault="006C1180" w:rsidP="008A2FA5">
      <w:pPr>
        <w:numPr>
          <w:ilvl w:val="0"/>
          <w:numId w:val="43"/>
        </w:numPr>
        <w:spacing w:after="120" w:line="240" w:lineRule="auto"/>
        <w:contextualSpacing/>
        <w:rPr>
          <w:rFonts w:ascii="Calibri" w:eastAsia="Calibri" w:hAnsi="Calibri" w:cs="Calibri"/>
        </w:rPr>
      </w:pPr>
      <w:r w:rsidRPr="006C1180">
        <w:rPr>
          <w:rFonts w:ascii="Calibri" w:eastAsia="Calibri" w:hAnsi="Calibri" w:cs="Calibri"/>
        </w:rPr>
        <w:t xml:space="preserve">Somewhat likely </w:t>
      </w:r>
    </w:p>
    <w:p w:rsidR="006C1180" w:rsidRPr="006C1180" w:rsidRDefault="006C1180" w:rsidP="008A2FA5">
      <w:pPr>
        <w:numPr>
          <w:ilvl w:val="0"/>
          <w:numId w:val="43"/>
        </w:numPr>
        <w:spacing w:after="120" w:line="240" w:lineRule="auto"/>
        <w:contextualSpacing/>
        <w:rPr>
          <w:rFonts w:ascii="Calibri" w:eastAsia="Calibri" w:hAnsi="Calibri" w:cs="Calibri"/>
        </w:rPr>
      </w:pPr>
      <w:r w:rsidRPr="006C1180">
        <w:rPr>
          <w:rFonts w:ascii="Calibri" w:eastAsia="Calibri" w:hAnsi="Calibri" w:cs="Calibri"/>
        </w:rPr>
        <w:t xml:space="preserve">Somewhat unlikely </w:t>
      </w:r>
    </w:p>
    <w:p w:rsidR="006C1180" w:rsidRPr="006C1180" w:rsidRDefault="006C1180" w:rsidP="008A2FA5">
      <w:pPr>
        <w:numPr>
          <w:ilvl w:val="0"/>
          <w:numId w:val="43"/>
        </w:numPr>
        <w:spacing w:after="120" w:line="240" w:lineRule="auto"/>
        <w:contextualSpacing/>
        <w:rPr>
          <w:rFonts w:ascii="Calibri" w:eastAsia="Calibri" w:hAnsi="Calibri" w:cs="Calibri"/>
        </w:rPr>
      </w:pPr>
      <w:r w:rsidRPr="006C1180">
        <w:rPr>
          <w:rFonts w:ascii="Calibri" w:eastAsia="Calibri" w:hAnsi="Calibri" w:cs="Calibri"/>
        </w:rPr>
        <w:t>Very unlikely</w:t>
      </w:r>
    </w:p>
    <w:p w:rsidR="006C1180" w:rsidRPr="006C1180" w:rsidRDefault="006C1180" w:rsidP="008A2FA5">
      <w:pPr>
        <w:keepNext/>
        <w:keepLines/>
        <w:numPr>
          <w:ilvl w:val="0"/>
          <w:numId w:val="48"/>
        </w:numPr>
        <w:spacing w:after="120" w:line="240" w:lineRule="auto"/>
        <w:ind w:left="450" w:hanging="45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keepNext/>
        <w:keepLines/>
        <w:numPr>
          <w:ilvl w:val="0"/>
          <w:numId w:val="48"/>
        </w:numPr>
        <w:spacing w:after="120" w:line="240" w:lineRule="auto"/>
        <w:ind w:left="450" w:hanging="450"/>
        <w:contextualSpacing/>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keepNext/>
        <w:spacing w:line="240" w:lineRule="auto"/>
        <w:ind w:right="158"/>
        <w:rPr>
          <w:rFonts w:ascii="Calibri" w:eastAsia="SimSun" w:hAnsi="Calibri" w:cs="Calibri"/>
          <w:lang w:eastAsia="zh-CN"/>
        </w:rPr>
      </w:pPr>
      <w:proofErr w:type="gramStart"/>
      <w:r w:rsidRPr="006C1180">
        <w:rPr>
          <w:rFonts w:ascii="Calibri" w:eastAsia="SimSun" w:hAnsi="Calibri" w:cs="Calibri"/>
          <w:b/>
          <w:bCs/>
          <w:lang w:eastAsia="zh-CN"/>
        </w:rPr>
        <w:t>INS2_#.</w:t>
      </w:r>
      <w:proofErr w:type="gramEnd"/>
      <w:r w:rsidRPr="006C1180">
        <w:rPr>
          <w:rFonts w:ascii="Calibri" w:eastAsia="SimSun" w:hAnsi="Calibri" w:cs="Calibri"/>
          <w:lang w:eastAsia="zh-CN"/>
        </w:rPr>
        <w:t xml:space="preserve"> </w:t>
      </w:r>
      <w:r w:rsidRPr="006C1180">
        <w:rPr>
          <w:rFonts w:ascii="Calibri" w:eastAsia="Calibri" w:hAnsi="Calibri" w:cs="Calibri"/>
        </w:rPr>
        <w:t>In the absence of the program, w</w:t>
      </w:r>
      <w:r w:rsidRPr="006C1180">
        <w:rPr>
          <w:rFonts w:ascii="Calibri" w:eastAsia="SimSun" w:hAnsi="Calibri" w:cs="Calibri"/>
          <w:lang w:eastAsia="zh-CN"/>
        </w:rPr>
        <w:t xml:space="preserve">ould you say your likelihood of installing </w:t>
      </w:r>
      <w:r w:rsidRPr="006C1180">
        <w:rPr>
          <w:rFonts w:ascii="Calibri" w:eastAsia="SimSun" w:hAnsi="Calibri" w:cs="Calibri"/>
          <w:b/>
          <w:bCs/>
          <w:lang w:eastAsia="zh-CN"/>
        </w:rPr>
        <w:t>&lt;MEASURE&gt;</w:t>
      </w:r>
      <w:r w:rsidRPr="006C1180">
        <w:rPr>
          <w:rFonts w:ascii="Calibri" w:eastAsia="SimSun" w:hAnsi="Calibri" w:cs="Calibri"/>
          <w:lang w:eastAsia="zh-CN"/>
        </w:rPr>
        <w:t xml:space="preserve"> was…? </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spacing w:line="240" w:lineRule="auto"/>
        <w:ind w:left="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spacing w:line="240" w:lineRule="auto"/>
        <w:ind w:left="720" w:right="158"/>
        <w:rPr>
          <w:rFonts w:ascii="Calibri" w:eastAsia="SimSun" w:hAnsi="Calibri" w:cs="Calibri"/>
          <w:b/>
          <w:bCs/>
          <w:i/>
          <w:iCs/>
          <w:lang w:eastAsia="zh-CN"/>
        </w:rPr>
      </w:pPr>
      <w:r w:rsidRPr="006C1180">
        <w:rPr>
          <w:rFonts w:ascii="Calibri" w:eastAsia="Calibri" w:hAnsi="Calibri" w:cs="Calibri"/>
        </w:rPr>
        <w:t>4.</w:t>
      </w:r>
      <w:r w:rsidRPr="006C1180">
        <w:rPr>
          <w:rFonts w:ascii="Calibri" w:eastAsia="Calibri" w:hAnsi="Calibri" w:cs="Calibri"/>
        </w:rPr>
        <w:tab/>
        <w:t xml:space="preserve">Or very unlikely </w:t>
      </w:r>
    </w:p>
    <w:p w:rsidR="006C1180" w:rsidRPr="006C1180" w:rsidRDefault="006C1180" w:rsidP="008A2FA5">
      <w:pPr>
        <w:numPr>
          <w:ilvl w:val="0"/>
          <w:numId w:val="48"/>
        </w:numPr>
        <w:spacing w:after="120" w:line="240" w:lineRule="auto"/>
        <w:ind w:left="1080" w:firstLine="0"/>
        <w:contextualSpacing/>
        <w:rPr>
          <w:rFonts w:ascii="Calibri" w:eastAsia="Calibri" w:hAnsi="Calibri" w:cs="Calibri"/>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line="240" w:lineRule="auto"/>
        <w:ind w:right="158"/>
        <w:rPr>
          <w:rFonts w:ascii="Calibri" w:eastAsia="SimSun" w:hAnsi="Calibri" w:cs="Calibri"/>
          <w:b/>
          <w:bCs/>
          <w:i/>
          <w:iCs/>
          <w:lang w:eastAsia="zh-CN"/>
        </w:rPr>
      </w:pP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INSULATION (EXCEPT DUCTS) - QUANTITY</w:t>
      </w:r>
    </w:p>
    <w:p w:rsidR="006C1180" w:rsidRPr="006C1180" w:rsidRDefault="006C1180" w:rsidP="008A2FA5">
      <w:pPr>
        <w:spacing w:line="240" w:lineRule="auto"/>
        <w:ind w:right="158"/>
        <w:rPr>
          <w:rFonts w:ascii="Calibri" w:eastAsia="SimSun" w:hAnsi="Calibri" w:cs="Calibri"/>
          <w:lang w:eastAsia="zh-CN"/>
        </w:rPr>
      </w:pPr>
      <w:proofErr w:type="gramStart"/>
      <w:r w:rsidRPr="006C1180">
        <w:rPr>
          <w:rFonts w:ascii="Calibri" w:eastAsia="SimSun" w:hAnsi="Calibri" w:cs="Calibri"/>
          <w:b/>
          <w:bCs/>
          <w:lang w:eastAsia="zh-CN"/>
        </w:rPr>
        <w:t>INS3_#.</w:t>
      </w:r>
      <w:proofErr w:type="gramEnd"/>
      <w:r w:rsidRPr="006C1180">
        <w:rPr>
          <w:rFonts w:ascii="Calibri" w:eastAsia="SimSun" w:hAnsi="Calibri" w:cs="Calibri"/>
          <w:b/>
          <w:bCs/>
          <w:lang w:eastAsia="zh-CN"/>
        </w:rPr>
        <w:t xml:space="preserve">  </w:t>
      </w:r>
      <w:r w:rsidRPr="006C1180">
        <w:rPr>
          <w:rFonts w:ascii="Calibri" w:eastAsia="SimSun" w:hAnsi="Calibri" w:cs="Calibri"/>
          <w:lang w:eastAsia="zh-CN"/>
        </w:rPr>
        <w:t xml:space="preserve">In the absence of the program, would you have installed </w:t>
      </w:r>
      <w:r w:rsidRPr="006C1180">
        <w:rPr>
          <w:rFonts w:ascii="Calibri" w:eastAsia="SimSun" w:hAnsi="Calibri" w:cs="Calibri"/>
          <w:b/>
          <w:bCs/>
          <w:lang w:eastAsia="zh-CN"/>
        </w:rPr>
        <w:t>more or less</w:t>
      </w:r>
      <w:r w:rsidRPr="006C1180">
        <w:rPr>
          <w:rFonts w:ascii="Calibri" w:eastAsia="SimSun" w:hAnsi="Calibri" w:cs="Calibri"/>
          <w:lang w:eastAsia="zh-CN"/>
        </w:rPr>
        <w:t xml:space="preserve"> </w:t>
      </w:r>
      <w:r w:rsidRPr="006C1180">
        <w:rPr>
          <w:rFonts w:ascii="Calibri" w:eastAsia="SimSun" w:hAnsi="Calibri" w:cs="Calibri"/>
          <w:b/>
          <w:bCs/>
          <w:lang w:eastAsia="zh-CN"/>
        </w:rPr>
        <w:t>&lt;MEASURE&gt;</w:t>
      </w:r>
      <w:r w:rsidRPr="006C1180">
        <w:rPr>
          <w:rFonts w:ascii="Calibri" w:eastAsia="SimSun" w:hAnsi="Calibri" w:cs="Calibri"/>
          <w:lang w:eastAsia="zh-CN"/>
        </w:rPr>
        <w:t xml:space="preserve">? Would you have … </w:t>
      </w:r>
      <w:r w:rsidRPr="006C1180">
        <w:rPr>
          <w:rFonts w:ascii="Calibri" w:eastAsia="SimSun" w:hAnsi="Calibri" w:cs="Calibri"/>
          <w:b/>
          <w:bCs/>
          <w:i/>
          <w:iCs/>
          <w:lang w:eastAsia="zh-CN"/>
        </w:rPr>
        <w:t xml:space="preserve">[READ LIST, SINGLE </w:t>
      </w:r>
      <w:proofErr w:type="gramStart"/>
      <w:r w:rsidRPr="006C1180">
        <w:rPr>
          <w:rFonts w:ascii="Calibri" w:eastAsia="SimSun" w:hAnsi="Calibri" w:cs="Calibri"/>
          <w:b/>
          <w:bCs/>
          <w:i/>
          <w:iCs/>
          <w:lang w:eastAsia="zh-CN"/>
        </w:rPr>
        <w:t>RESPONSE</w:t>
      </w:r>
      <w:proofErr w:type="gramEnd"/>
      <w:r w:rsidRPr="006C1180">
        <w:rPr>
          <w:rFonts w:ascii="Calibri" w:eastAsia="SimSun" w:hAnsi="Calibri" w:cs="Calibri"/>
          <w:b/>
          <w:bCs/>
          <w:i/>
          <w:iCs/>
          <w:lang w:eastAsia="zh-CN"/>
        </w:rPr>
        <w:t>]</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numPr>
          <w:ilvl w:val="0"/>
          <w:numId w:val="48"/>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Covered LESS area/square feet</w:t>
      </w:r>
    </w:p>
    <w:p w:rsidR="006C1180" w:rsidRPr="006C1180" w:rsidRDefault="006C1180" w:rsidP="008A2FA5">
      <w:pPr>
        <w:numPr>
          <w:ilvl w:val="0"/>
          <w:numId w:val="48"/>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 xml:space="preserve">Covered the SAME area </w:t>
      </w:r>
    </w:p>
    <w:p w:rsidR="006C1180" w:rsidRPr="006C1180" w:rsidRDefault="006C1180" w:rsidP="008A2FA5">
      <w:pPr>
        <w:numPr>
          <w:ilvl w:val="0"/>
          <w:numId w:val="48"/>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 xml:space="preserve">Covered MORE or </w:t>
      </w:r>
    </w:p>
    <w:p w:rsidR="006C1180" w:rsidRPr="006C1180" w:rsidRDefault="006C1180" w:rsidP="008A2FA5">
      <w:pPr>
        <w:numPr>
          <w:ilvl w:val="0"/>
          <w:numId w:val="48"/>
        </w:numPr>
        <w:spacing w:after="120" w:line="240" w:lineRule="auto"/>
        <w:ind w:left="360" w:right="158"/>
        <w:contextualSpacing/>
        <w:rPr>
          <w:rFonts w:ascii="Calibri" w:eastAsia="SimSun" w:hAnsi="Calibri" w:cs="Calibri"/>
          <w:i/>
          <w:iCs/>
          <w:lang w:eastAsia="zh-CN"/>
        </w:rPr>
      </w:pPr>
      <w:r w:rsidRPr="006C1180">
        <w:rPr>
          <w:rFonts w:ascii="Calibri" w:eastAsia="SimSun" w:hAnsi="Calibri" w:cs="Calibri"/>
          <w:lang w:eastAsia="zh-CN"/>
        </w:rPr>
        <w:t xml:space="preserve">Would NOT have installed </w:t>
      </w:r>
      <w:r w:rsidRPr="006C1180">
        <w:rPr>
          <w:rFonts w:ascii="Calibri" w:eastAsia="SimSun" w:hAnsi="Calibri" w:cs="Calibri"/>
          <w:b/>
          <w:bCs/>
          <w:lang w:eastAsia="zh-CN"/>
        </w:rPr>
        <w:t>&lt;MEASURE&gt;</w:t>
      </w:r>
      <w:r w:rsidRPr="006C1180">
        <w:rPr>
          <w:rFonts w:ascii="Calibri" w:eastAsia="SimSun" w:hAnsi="Calibri" w:cs="Calibri"/>
          <w:lang w:eastAsia="zh-CN"/>
        </w:rPr>
        <w:t xml:space="preserve">? </w:t>
      </w:r>
      <w:r w:rsidRPr="006C1180">
        <w:rPr>
          <w:rFonts w:ascii="Calibri" w:eastAsia="SimSun" w:hAnsi="Calibri" w:cs="Calibri"/>
          <w:b/>
          <w:bCs/>
          <w:i/>
          <w:iCs/>
          <w:lang w:eastAsia="zh-CN"/>
        </w:rPr>
        <w:sym w:font="Wingdings" w:char="F0E8"/>
      </w:r>
      <w:r w:rsidRPr="006C1180">
        <w:rPr>
          <w:rFonts w:ascii="Calibri" w:eastAsia="SimSun" w:hAnsi="Calibri" w:cs="Calibri"/>
          <w:b/>
          <w:bCs/>
          <w:i/>
          <w:iCs/>
          <w:lang w:eastAsia="zh-CN"/>
        </w:rPr>
        <w:t>[ SKIP TO NEXT APPLICABLE MEASURE]</w:t>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lastRenderedPageBreak/>
        <w:t>INSULATION (EXCEPT DUCTS) -EFFICIENCY</w:t>
      </w: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lang w:eastAsia="zh-CN"/>
        </w:rPr>
        <w:t xml:space="preserve">Insulation is rated as an “R-Value”, where the higher the R-value, the better the insulation's effectiveness </w:t>
      </w:r>
      <w:r w:rsidRPr="006C1180">
        <w:rPr>
          <w:rFonts w:ascii="Calibri" w:eastAsia="SimSun" w:hAnsi="Calibri" w:cs="Calibri"/>
          <w:b/>
          <w:bCs/>
          <w:i/>
          <w:iCs/>
          <w:lang w:eastAsia="zh-CN"/>
        </w:rPr>
        <w:t>[READ ONLY ONCE - FOR FIRST APPLICABLE MEASURE WITHIN INSULATION]</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keepNext/>
        <w:spacing w:line="240" w:lineRule="auto"/>
        <w:ind w:right="158"/>
        <w:rPr>
          <w:rFonts w:ascii="Calibri" w:eastAsia="SimSun" w:hAnsi="Calibri" w:cs="Calibri"/>
          <w:b/>
          <w:bCs/>
          <w:i/>
          <w:iCs/>
          <w:lang w:eastAsia="zh-CN"/>
        </w:rPr>
      </w:pPr>
      <w:proofErr w:type="gramStart"/>
      <w:r w:rsidRPr="006C1180">
        <w:rPr>
          <w:rFonts w:ascii="Calibri" w:eastAsia="SimSun" w:hAnsi="Calibri" w:cs="Calibri"/>
          <w:b/>
          <w:bCs/>
          <w:lang w:eastAsia="zh-CN"/>
        </w:rPr>
        <w:t>INS4_#.</w:t>
      </w:r>
      <w:proofErr w:type="gramEnd"/>
      <w:r w:rsidRPr="006C1180">
        <w:rPr>
          <w:rFonts w:ascii="Calibri" w:eastAsia="SimSun" w:hAnsi="Calibri" w:cs="Calibri"/>
          <w:lang w:eastAsia="zh-CN"/>
        </w:rPr>
        <w:t xml:space="preserve"> In the absence of the program, how different would your installed R-Value have been? For </w:t>
      </w:r>
      <w:r w:rsidRPr="006C1180">
        <w:rPr>
          <w:rFonts w:ascii="Calibri" w:eastAsia="SimSun" w:hAnsi="Calibri" w:cs="Calibri"/>
          <w:b/>
          <w:bCs/>
          <w:lang w:eastAsia="zh-CN"/>
        </w:rPr>
        <w:t>&lt;MEASURE&gt;,</w:t>
      </w:r>
      <w:r w:rsidRPr="006C1180">
        <w:rPr>
          <w:rFonts w:ascii="Calibri" w:eastAsia="SimSun" w:hAnsi="Calibri" w:cs="Calibri"/>
          <w:lang w:eastAsia="zh-CN"/>
        </w:rPr>
        <w:t xml:space="preserve"> would you have installed</w:t>
      </w:r>
      <w:proofErr w:type="gramStart"/>
      <w:r w:rsidRPr="006C1180">
        <w:rPr>
          <w:rFonts w:ascii="Calibri" w:eastAsia="SimSun" w:hAnsi="Calibri" w:cs="Calibri"/>
          <w:lang w:eastAsia="zh-CN"/>
        </w:rPr>
        <w:t>…</w:t>
      </w:r>
      <w:r w:rsidRPr="006C1180">
        <w:rPr>
          <w:rFonts w:ascii="Calibri" w:eastAsia="SimSun" w:hAnsi="Calibri" w:cs="Calibri"/>
          <w:b/>
          <w:bCs/>
          <w:i/>
          <w:iCs/>
          <w:lang w:eastAsia="zh-CN"/>
        </w:rPr>
        <w:t>[</w:t>
      </w:r>
      <w:proofErr w:type="gramEnd"/>
      <w:r w:rsidRPr="006C1180">
        <w:rPr>
          <w:rFonts w:ascii="Calibri" w:eastAsia="SimSun" w:hAnsi="Calibri" w:cs="Calibri"/>
          <w:b/>
          <w:bCs/>
          <w:i/>
          <w:iCs/>
          <w:lang w:eastAsia="zh-CN"/>
        </w:rPr>
        <w:t>READ LIST, SINGLE RESPONSE]</w:t>
      </w:r>
    </w:p>
    <w:p w:rsidR="006C1180" w:rsidRPr="006C1180" w:rsidRDefault="006C1180" w:rsidP="008A2FA5">
      <w:pPr>
        <w:keepNext/>
        <w:spacing w:line="240" w:lineRule="auto"/>
        <w:ind w:right="158"/>
        <w:rPr>
          <w:rFonts w:ascii="Calibri" w:eastAsia="SimSun" w:hAnsi="Calibri" w:cs="Calibri"/>
          <w:b/>
          <w:bCs/>
          <w:i/>
          <w:iCs/>
          <w:lang w:eastAsia="zh-CN"/>
        </w:rPr>
      </w:pPr>
      <w:r w:rsidRPr="006C1180">
        <w:rPr>
          <w:rFonts w:ascii="Calibri" w:eastAsia="SimSun" w:hAnsi="Calibri" w:cs="Calibri"/>
          <w:b/>
          <w:bCs/>
          <w:i/>
          <w:iCs/>
          <w:lang w:eastAsia="zh-CN"/>
        </w:rPr>
        <w:t>01</w:t>
      </w:r>
    </w:p>
    <w:p w:rsidR="006C1180" w:rsidRPr="006C1180" w:rsidRDefault="006C1180" w:rsidP="008A2FA5">
      <w:pPr>
        <w:keepNext/>
        <w:numPr>
          <w:ilvl w:val="0"/>
          <w:numId w:val="49"/>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 xml:space="preserve"> A lower R value  </w:t>
      </w:r>
    </w:p>
    <w:p w:rsidR="006C1180" w:rsidRPr="006C1180" w:rsidRDefault="006C1180" w:rsidP="008A2FA5">
      <w:pPr>
        <w:keepNext/>
        <w:numPr>
          <w:ilvl w:val="0"/>
          <w:numId w:val="49"/>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 xml:space="preserve">The same R value  </w:t>
      </w:r>
    </w:p>
    <w:p w:rsidR="006C1180" w:rsidRPr="006C1180" w:rsidRDefault="006C1180" w:rsidP="008A2FA5">
      <w:pPr>
        <w:keepNext/>
        <w:numPr>
          <w:ilvl w:val="0"/>
          <w:numId w:val="49"/>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 xml:space="preserve">A higher R value </w:t>
      </w:r>
    </w:p>
    <w:p w:rsidR="006C1180" w:rsidRPr="006C1180" w:rsidRDefault="006C1180" w:rsidP="008A2FA5">
      <w:pPr>
        <w:numPr>
          <w:ilvl w:val="0"/>
          <w:numId w:val="48"/>
        </w:numPr>
        <w:spacing w:after="120" w:line="240" w:lineRule="auto"/>
        <w:ind w:left="360" w:right="158"/>
        <w:contextualSpacing/>
        <w:rPr>
          <w:rFonts w:ascii="Calibri" w:eastAsia="SimSun" w:hAnsi="Calibri" w:cs="Calibri"/>
          <w:b/>
          <w:bCs/>
          <w:i/>
          <w:iCs/>
          <w:lang w:eastAsia="zh-CN"/>
        </w:rPr>
      </w:pPr>
      <w:r w:rsidRPr="006C1180">
        <w:rPr>
          <w:rFonts w:ascii="Calibri" w:eastAsia="SimSun" w:hAnsi="Calibri" w:cs="Calibri"/>
          <w:lang w:eastAsia="zh-CN"/>
        </w:rPr>
        <w:t xml:space="preserve">Would not have installed any insulation </w:t>
      </w:r>
      <w:r w:rsidRPr="006C1180">
        <w:rPr>
          <w:rFonts w:ascii="Calibri" w:eastAsia="SimSun" w:hAnsi="Calibri" w:cs="Calibri"/>
          <w:i/>
          <w:iCs/>
          <w:lang w:eastAsia="zh-CN"/>
        </w:rPr>
        <w:sym w:font="Wingdings" w:char="F0E8"/>
      </w:r>
      <w:r w:rsidRPr="006C1180">
        <w:rPr>
          <w:rFonts w:ascii="Calibri" w:eastAsia="SimSun" w:hAnsi="Calibri" w:cs="Calibri"/>
          <w:b/>
          <w:bCs/>
          <w:i/>
          <w:iCs/>
          <w:lang w:eastAsia="zh-CN"/>
        </w:rPr>
        <w:t>[ SKIP TO NEXT APPLICABLE MEASURE]</w:t>
      </w:r>
    </w:p>
    <w:p w:rsidR="006C1180" w:rsidRPr="006C1180" w:rsidRDefault="006C1180" w:rsidP="008A2FA5">
      <w:pPr>
        <w:keepNext/>
        <w:numPr>
          <w:ilvl w:val="0"/>
          <w:numId w:val="48"/>
        </w:numPr>
        <w:spacing w:after="120" w:line="240" w:lineRule="auto"/>
        <w:ind w:left="360" w:right="158" w:firstLine="0"/>
        <w:contextualSpacing/>
        <w:rPr>
          <w:rFonts w:ascii="Calibri" w:eastAsia="SimSun" w:hAnsi="Calibri" w:cs="Calibri"/>
          <w:lang w:eastAsia="zh-CN"/>
        </w:rPr>
      </w:pPr>
    </w:p>
    <w:p w:rsidR="006C1180" w:rsidRPr="006C1180" w:rsidRDefault="006C1180" w:rsidP="008A2FA5">
      <w:pPr>
        <w:keepNext/>
        <w:keepLines/>
        <w:spacing w:line="240" w:lineRule="auto"/>
        <w:ind w:left="360" w:hanging="36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ind w:left="360" w:hanging="36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INSULATION (EXCEPT DUCTS) -TIMING</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keepNext/>
        <w:spacing w:line="240" w:lineRule="auto"/>
        <w:ind w:right="158"/>
        <w:rPr>
          <w:rFonts w:ascii="Calibri" w:eastAsia="Calibri" w:hAnsi="Calibri" w:cs="Calibri"/>
          <w:b/>
          <w:bCs/>
          <w:i/>
          <w:iCs/>
        </w:rPr>
      </w:pPr>
      <w:proofErr w:type="gramStart"/>
      <w:r w:rsidRPr="006C1180">
        <w:rPr>
          <w:rFonts w:ascii="Calibri" w:eastAsia="Calibri" w:hAnsi="Calibri" w:cs="Calibri"/>
          <w:b/>
          <w:bCs/>
        </w:rPr>
        <w:t>INS5_#.</w:t>
      </w:r>
      <w:proofErr w:type="gramEnd"/>
      <w:r w:rsidRPr="006C1180">
        <w:rPr>
          <w:rFonts w:ascii="Calibri" w:eastAsia="Calibri" w:hAnsi="Calibri" w:cs="Calibri"/>
        </w:rPr>
        <w:t xml:space="preserve"> In the absence of the program, would you have installed &lt;MEASURE&gt;</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spacing w:after="120" w:line="276" w:lineRule="auto"/>
        <w:rPr>
          <w:rFonts w:ascii="Calibri" w:eastAsia="Calibri" w:hAnsi="Calibri" w:cs="Calibri"/>
        </w:rPr>
      </w:pPr>
      <w:r w:rsidRPr="006C1180">
        <w:rPr>
          <w:rFonts w:ascii="Calibri" w:eastAsia="SimSun" w:hAnsi="Calibri" w:cs="Calibri"/>
          <w:b/>
          <w:bCs/>
          <w:i/>
          <w:iCs/>
          <w:lang w:eastAsia="zh-CN"/>
        </w:rPr>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Cs w:val="24"/>
        </w:rPr>
      </w:pPr>
      <w:r w:rsidRPr="006C1180">
        <w:rPr>
          <w:rFonts w:ascii="Calibri" w:eastAsia="SimSun" w:hAnsi="Calibri" w:cs="Calibri"/>
          <w:b/>
          <w:bCs/>
          <w:color w:val="4F81BD"/>
          <w:szCs w:val="24"/>
        </w:rPr>
        <w:t xml:space="preserve">WHOLE HOUSE LEAKAGE / AIR SEALING </w:t>
      </w:r>
    </w:p>
    <w:p w:rsidR="006C1180" w:rsidRPr="006C1180" w:rsidRDefault="006C1180" w:rsidP="008A2FA5">
      <w:pPr>
        <w:spacing w:after="120" w:line="276" w:lineRule="auto"/>
        <w:rPr>
          <w:rFonts w:ascii="Calibri" w:eastAsia="Calibri" w:hAnsi="Calibri" w:cs="Calibri"/>
          <w:b/>
          <w:bCs/>
          <w:i/>
          <w:iCs/>
        </w:rPr>
      </w:pPr>
      <w:r w:rsidRPr="006C1180">
        <w:rPr>
          <w:rFonts w:ascii="Calibri" w:eastAsia="Calibri" w:hAnsi="Calibri" w:cs="Calibri"/>
          <w:b/>
          <w:bCs/>
        </w:rPr>
        <w:t xml:space="preserve">AS1. </w:t>
      </w:r>
      <w:r w:rsidRPr="006C1180">
        <w:rPr>
          <w:rFonts w:ascii="Calibri" w:eastAsia="Calibri" w:hAnsi="Calibri" w:cs="Calibri"/>
        </w:rPr>
        <w:t xml:space="preserve">In the absence of the program, would you say the likelihood of air sealing your home was…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numPr>
          <w:ilvl w:val="0"/>
          <w:numId w:val="48"/>
        </w:numPr>
        <w:spacing w:after="120" w:line="240" w:lineRule="auto"/>
        <w:ind w:left="0" w:firstLine="0"/>
        <w:contextualSpacing/>
        <w:rPr>
          <w:rFonts w:ascii="Calibri" w:eastAsia="SimSun" w:hAnsi="Calibri" w:cs="Calibri"/>
          <w:b/>
          <w:bCs/>
          <w:i/>
          <w:iCs/>
          <w:lang w:eastAsia="zh-CN"/>
        </w:rPr>
      </w:pPr>
      <w:r w:rsidRPr="006C1180">
        <w:rPr>
          <w:rFonts w:ascii="Calibri" w:eastAsia="Calibri" w:hAnsi="Calibri" w:cs="Calibri"/>
        </w:rPr>
        <w:t>4.</w:t>
      </w:r>
      <w:r w:rsidRPr="006C1180">
        <w:rPr>
          <w:rFonts w:ascii="Calibri" w:eastAsia="Calibri" w:hAnsi="Calibri" w:cs="Calibri"/>
        </w:rPr>
        <w:tab/>
        <w:t xml:space="preserve">Or very unlikely </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spacing w:line="240" w:lineRule="auto"/>
        <w:ind w:right="158"/>
        <w:rPr>
          <w:rFonts w:ascii="Calibri" w:eastAsia="SimSun" w:hAnsi="Calibri" w:cs="Calibri"/>
          <w:b/>
          <w:bCs/>
          <w:i/>
          <w:iCs/>
          <w:lang w:eastAsia="zh-CN"/>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lastRenderedPageBreak/>
        <w:t>AIR SEALING -TIMING</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AS2.</w:t>
      </w:r>
      <w:r w:rsidRPr="006C1180">
        <w:rPr>
          <w:rFonts w:ascii="Calibri" w:eastAsia="Calibri" w:hAnsi="Calibri" w:cs="Calibri"/>
        </w:rPr>
        <w:t xml:space="preserve"> In the absence of the program, would you have </w:t>
      </w:r>
      <w:r w:rsidRPr="006C1180">
        <w:rPr>
          <w:rFonts w:ascii="Calibri" w:eastAsia="Calibri" w:hAnsi="Calibri" w:cs="Calibri"/>
          <w:b/>
          <w:bCs/>
        </w:rPr>
        <w:t>air sealed your home</w:t>
      </w:r>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spacing w:line="240" w:lineRule="auto"/>
        <w:ind w:right="158"/>
        <w:rPr>
          <w:rFonts w:ascii="Calibri" w:eastAsia="SimSun" w:hAnsi="Calibri" w:cs="Calibri"/>
          <w:b/>
          <w:bCs/>
          <w:i/>
          <w:iCs/>
          <w:lang w:eastAsia="zh-CN"/>
        </w:rPr>
      </w:pPr>
    </w:p>
    <w:p w:rsidR="006C1180" w:rsidRPr="006C1180" w:rsidRDefault="006C1180" w:rsidP="008A2FA5">
      <w:pPr>
        <w:spacing w:after="120" w:line="276" w:lineRule="auto"/>
        <w:rPr>
          <w:rFonts w:ascii="Calibri" w:eastAsia="Calibri" w:hAnsi="Calibri" w:cs="Calibri"/>
        </w:rPr>
      </w:pPr>
      <w:r w:rsidRPr="006C1180">
        <w:rPr>
          <w:rFonts w:ascii="Calibri" w:eastAsia="SimSun" w:hAnsi="Calibri" w:cs="Calibri"/>
          <w:b/>
          <w:bCs/>
          <w:i/>
          <w:iCs/>
          <w:lang w:eastAsia="zh-CN"/>
        </w:rPr>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Cs w:val="24"/>
        </w:rPr>
      </w:pPr>
      <w:r w:rsidRPr="006C1180">
        <w:rPr>
          <w:rFonts w:ascii="Calibri" w:eastAsia="SimSun" w:hAnsi="Calibri" w:cs="Calibri"/>
          <w:b/>
          <w:bCs/>
          <w:color w:val="4F81BD"/>
          <w:szCs w:val="24"/>
        </w:rPr>
        <w:t>HVAC SYSTEM UPGRADE</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right="158"/>
        <w:rPr>
          <w:rFonts w:ascii="Calibri" w:eastAsia="SimSun" w:hAnsi="Calibri" w:cs="Calibri"/>
          <w:lang w:eastAsia="zh-CN"/>
        </w:rPr>
      </w:pPr>
      <w:r w:rsidRPr="006C1180">
        <w:rPr>
          <w:rFonts w:ascii="Calibri" w:eastAsia="SimSun" w:hAnsi="Calibri" w:cs="Calibri"/>
          <w:b/>
          <w:bCs/>
          <w:lang w:eastAsia="zh-CN"/>
        </w:rPr>
        <w:t>HSU1</w:t>
      </w:r>
      <w:r w:rsidRPr="006C1180">
        <w:rPr>
          <w:rFonts w:ascii="Calibri" w:eastAsia="SimSun" w:hAnsi="Calibri" w:cs="Calibri"/>
          <w:lang w:eastAsia="zh-CN"/>
        </w:rPr>
        <w:t xml:space="preserve">. You mentioned you undertook an HVAC systems upgrade.  </w:t>
      </w:r>
    </w:p>
    <w:p w:rsidR="006C1180" w:rsidRPr="006C1180" w:rsidRDefault="006C1180" w:rsidP="008A2FA5">
      <w:pPr>
        <w:spacing w:line="240" w:lineRule="auto"/>
        <w:rPr>
          <w:rFonts w:ascii="Calibri" w:eastAsia="SimSun" w:hAnsi="Calibri" w:cs="Calibri"/>
          <w:lang w:eastAsia="zh-CN"/>
        </w:rPr>
      </w:pPr>
    </w:p>
    <w:p w:rsidR="006C1180" w:rsidRPr="006C1180" w:rsidRDefault="006C1180" w:rsidP="008A2FA5">
      <w:pPr>
        <w:numPr>
          <w:ilvl w:val="0"/>
          <w:numId w:val="69"/>
        </w:numPr>
        <w:spacing w:after="120" w:line="240" w:lineRule="auto"/>
        <w:contextualSpacing/>
        <w:rPr>
          <w:rFonts w:ascii="Calibri" w:eastAsia="SimSun" w:hAnsi="Calibri" w:cs="Calibri"/>
          <w:lang w:eastAsia="zh-CN"/>
        </w:rPr>
      </w:pPr>
      <w:r w:rsidRPr="006C1180">
        <w:rPr>
          <w:rFonts w:ascii="Calibri" w:eastAsia="SimSun" w:hAnsi="Calibri" w:cs="Calibri"/>
          <w:lang w:eastAsia="zh-CN"/>
        </w:rPr>
        <w:t>Did you install a/an</w:t>
      </w:r>
      <w:r w:rsidRPr="006C1180">
        <w:rPr>
          <w:rFonts w:ascii="Calibri" w:eastAsia="SimSun" w:hAnsi="Calibri" w:cs="Calibri"/>
          <w:b/>
          <w:bCs/>
          <w:lang w:eastAsia="zh-CN"/>
        </w:rPr>
        <w:t>…</w:t>
      </w:r>
      <w:proofErr w:type="gramStart"/>
      <w:r w:rsidRPr="006C1180">
        <w:rPr>
          <w:rFonts w:ascii="Calibri" w:eastAsia="SimSun" w:hAnsi="Calibri" w:cs="Calibri"/>
          <w:b/>
          <w:bCs/>
          <w:lang w:eastAsia="zh-CN"/>
        </w:rPr>
        <w:t>.[</w:t>
      </w:r>
      <w:proofErr w:type="gramEnd"/>
      <w:r w:rsidRPr="006C1180">
        <w:rPr>
          <w:rFonts w:ascii="Calibri" w:eastAsia="SimSun" w:hAnsi="Calibri" w:cs="Calibri"/>
          <w:b/>
          <w:bCs/>
          <w:lang w:eastAsia="zh-CN"/>
        </w:rPr>
        <w:t>READ LIST. Multiples accepted]</w:t>
      </w:r>
      <w:r w:rsidRPr="006C1180">
        <w:rPr>
          <w:rFonts w:ascii="Calibri" w:eastAsia="SimSun" w:hAnsi="Calibri" w:cs="Calibri"/>
          <w:lang w:eastAsia="zh-CN"/>
        </w:rPr>
        <w:t xml:space="preserve"> </w:t>
      </w:r>
    </w:p>
    <w:p w:rsidR="006C1180" w:rsidRPr="006C1180" w:rsidRDefault="006C1180" w:rsidP="008A2FA5">
      <w:pPr>
        <w:spacing w:line="240" w:lineRule="auto"/>
        <w:rPr>
          <w:rFonts w:ascii="Calibri" w:eastAsia="SimSun" w:hAnsi="Calibri" w:cs="Calibri"/>
          <w:lang w:eastAsia="zh-CN"/>
        </w:rPr>
      </w:pPr>
    </w:p>
    <w:p w:rsidR="006C1180" w:rsidRPr="006C1180" w:rsidRDefault="006C1180" w:rsidP="008A2FA5">
      <w:pPr>
        <w:numPr>
          <w:ilvl w:val="0"/>
          <w:numId w:val="69"/>
        </w:numPr>
        <w:spacing w:after="120" w:line="240" w:lineRule="auto"/>
        <w:contextualSpacing/>
        <w:rPr>
          <w:rFonts w:ascii="Calibri" w:eastAsia="SimSun" w:hAnsi="Calibri" w:cs="Calibri"/>
          <w:lang w:eastAsia="zh-CN"/>
        </w:rPr>
      </w:pPr>
      <w:r w:rsidRPr="006C1180">
        <w:rPr>
          <w:rFonts w:ascii="Calibri" w:eastAsia="SimSun" w:hAnsi="Calibri" w:cs="Calibri"/>
          <w:b/>
          <w:bCs/>
          <w:i/>
          <w:iCs/>
          <w:lang w:eastAsia="zh-CN"/>
        </w:rPr>
        <w:t xml:space="preserve">[If HUS1a_#=1=Yes] </w:t>
      </w:r>
      <w:r w:rsidRPr="006C1180">
        <w:rPr>
          <w:rFonts w:ascii="Calibri" w:eastAsia="SimSun" w:hAnsi="Calibri" w:cs="Calibri"/>
          <w:lang w:eastAsia="zh-CN"/>
        </w:rPr>
        <w:t>What is the efficiency rating</w:t>
      </w:r>
      <w:r w:rsidRPr="006C1180">
        <w:rPr>
          <w:rFonts w:ascii="Calibri" w:eastAsia="SimSun" w:hAnsi="Calibri" w:cs="Calibri"/>
          <w:b/>
          <w:bCs/>
          <w:lang w:eastAsia="zh-CN"/>
        </w:rPr>
        <w:t>/&lt;EFFICIENCY UNIT&gt;</w:t>
      </w:r>
      <w:r w:rsidRPr="006C1180">
        <w:rPr>
          <w:rFonts w:ascii="Calibri" w:eastAsia="SimSun" w:hAnsi="Calibri" w:cs="Calibri"/>
          <w:lang w:eastAsia="zh-CN"/>
        </w:rPr>
        <w:t xml:space="preserve"> of your new </w:t>
      </w:r>
      <w:r w:rsidRPr="006C1180">
        <w:rPr>
          <w:rFonts w:ascii="Calibri" w:eastAsia="SimSun" w:hAnsi="Calibri" w:cs="Calibri"/>
          <w:b/>
          <w:bCs/>
          <w:lang w:eastAsia="zh-CN"/>
        </w:rPr>
        <w:t>&lt;EQUIPMENT&gt;?</w:t>
      </w:r>
      <w:r w:rsidRPr="006C1180">
        <w:rPr>
          <w:rFonts w:ascii="Calibri" w:eastAsia="SimSun" w:hAnsi="Calibri" w:cs="Calibri"/>
          <w:lang w:eastAsia="zh-CN"/>
        </w:rPr>
        <w:t xml:space="preserve">  </w:t>
      </w:r>
    </w:p>
    <w:p w:rsidR="006C1180" w:rsidRPr="006C1180" w:rsidRDefault="006C1180" w:rsidP="008A2FA5">
      <w:pPr>
        <w:spacing w:line="240" w:lineRule="auto"/>
        <w:rPr>
          <w:rFonts w:ascii="Calibri" w:eastAsia="SimSun" w:hAnsi="Calibri" w:cs="Calibri"/>
          <w:lang w:eastAsia="zh-CN"/>
        </w:rPr>
      </w:pPr>
    </w:p>
    <w:tbl>
      <w:tblPr>
        <w:tblW w:w="8925" w:type="dxa"/>
        <w:tblInd w:w="93" w:type="dxa"/>
        <w:tblLook w:val="04A0" w:firstRow="1" w:lastRow="0" w:firstColumn="1" w:lastColumn="0" w:noHBand="0" w:noVBand="1"/>
      </w:tblPr>
      <w:tblGrid>
        <w:gridCol w:w="375"/>
        <w:gridCol w:w="2070"/>
        <w:gridCol w:w="2700"/>
        <w:gridCol w:w="1440"/>
        <w:gridCol w:w="2340"/>
      </w:tblGrid>
      <w:tr w:rsidR="006C1180" w:rsidRPr="000A32D1" w:rsidTr="006C1180">
        <w:trPr>
          <w:trHeight w:val="406"/>
        </w:trPr>
        <w:tc>
          <w:tcPr>
            <w:tcW w:w="375" w:type="dxa"/>
            <w:tcBorders>
              <w:top w:val="single" w:sz="8" w:space="0" w:color="auto"/>
              <w:left w:val="single" w:sz="8" w:space="0" w:color="auto"/>
              <w:bottom w:val="single" w:sz="8" w:space="0" w:color="auto"/>
              <w:right w:val="single" w:sz="8" w:space="0" w:color="auto"/>
            </w:tcBorders>
          </w:tcPr>
          <w:p w:rsidR="006C1180" w:rsidRPr="000A32D1" w:rsidRDefault="006C1180" w:rsidP="008A2FA5">
            <w:pPr>
              <w:keepNext/>
              <w:spacing w:line="240" w:lineRule="auto"/>
              <w:rPr>
                <w:rFonts w:ascii="Arial" w:hAnsi="Arial" w:cs="Arial"/>
                <w:b/>
                <w:bCs/>
                <w:color w:val="000000"/>
                <w:sz w:val="20"/>
                <w:szCs w:val="20"/>
                <w:lang w:eastAsia="zh-CN"/>
              </w:rPr>
            </w:pPr>
          </w:p>
        </w:tc>
        <w:tc>
          <w:tcPr>
            <w:tcW w:w="207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C1180" w:rsidRPr="000A32D1" w:rsidRDefault="006C1180" w:rsidP="008A2FA5">
            <w:pPr>
              <w:keepNext/>
              <w:spacing w:line="240" w:lineRule="auto"/>
              <w:jc w:val="center"/>
              <w:rPr>
                <w:rFonts w:ascii="Arial" w:hAnsi="Arial" w:cs="Arial"/>
                <w:b/>
                <w:bCs/>
                <w:color w:val="000000"/>
                <w:sz w:val="20"/>
                <w:szCs w:val="20"/>
                <w:lang w:eastAsia="zh-CN"/>
              </w:rPr>
            </w:pPr>
            <w:r w:rsidRPr="000A32D1">
              <w:rPr>
                <w:rFonts w:ascii="Arial" w:hAnsi="Arial" w:cs="Arial"/>
                <w:b/>
                <w:bCs/>
                <w:color w:val="000000"/>
                <w:sz w:val="20"/>
                <w:szCs w:val="20"/>
                <w:lang w:eastAsia="zh-CN"/>
              </w:rPr>
              <w:t>EQUIPMENT</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6C1180" w:rsidRPr="000A32D1" w:rsidRDefault="006C1180" w:rsidP="008A2FA5">
            <w:pPr>
              <w:spacing w:after="120" w:line="240" w:lineRule="auto"/>
              <w:jc w:val="center"/>
              <w:rPr>
                <w:rFonts w:ascii="Arial" w:eastAsia="SimSun" w:hAnsi="Arial" w:cs="Arial"/>
                <w:b/>
                <w:bCs/>
                <w:sz w:val="20"/>
                <w:szCs w:val="20"/>
                <w:lang w:eastAsia="zh-CN"/>
              </w:rPr>
            </w:pPr>
            <w:r w:rsidRPr="000A32D1">
              <w:rPr>
                <w:rFonts w:ascii="Arial" w:eastAsia="SimSun" w:hAnsi="Arial" w:cs="Arial"/>
                <w:b/>
                <w:bCs/>
                <w:sz w:val="20"/>
                <w:szCs w:val="20"/>
                <w:lang w:eastAsia="zh-CN"/>
              </w:rPr>
              <w:t>HSU1a_#</w:t>
            </w:r>
          </w:p>
          <w:p w:rsidR="006C1180" w:rsidRPr="000A32D1" w:rsidRDefault="006C1180" w:rsidP="008A2FA5">
            <w:pPr>
              <w:spacing w:after="120" w:line="240" w:lineRule="auto"/>
              <w:jc w:val="center"/>
              <w:rPr>
                <w:rFonts w:ascii="Arial" w:eastAsia="SimSun" w:hAnsi="Arial" w:cs="Arial"/>
                <w:b/>
                <w:bCs/>
                <w:sz w:val="20"/>
                <w:szCs w:val="20"/>
                <w:lang w:eastAsia="zh-CN"/>
              </w:rPr>
            </w:pPr>
            <w:r w:rsidRPr="000A32D1">
              <w:rPr>
                <w:rFonts w:ascii="Arial" w:eastAsia="SimSun" w:hAnsi="Arial" w:cs="Arial"/>
                <w:b/>
                <w:bCs/>
                <w:sz w:val="20"/>
                <w:szCs w:val="20"/>
                <w:lang w:eastAsia="zh-CN"/>
              </w:rPr>
              <w:t>Installed?</w:t>
            </w:r>
          </w:p>
          <w:p w:rsidR="006C1180" w:rsidRPr="000A32D1" w:rsidRDefault="006C1180" w:rsidP="008A2FA5">
            <w:pPr>
              <w:spacing w:line="240" w:lineRule="auto"/>
              <w:jc w:val="center"/>
              <w:rPr>
                <w:rFonts w:ascii="Arial" w:hAnsi="Arial" w:cs="Arial"/>
                <w:b/>
                <w:bCs/>
                <w:color w:val="000000"/>
                <w:sz w:val="20"/>
                <w:szCs w:val="20"/>
                <w:lang w:eastAsia="zh-CN"/>
              </w:rPr>
            </w:pPr>
            <w:r w:rsidRPr="000A32D1">
              <w:rPr>
                <w:rFonts w:ascii="Arial" w:eastAsia="Calibri" w:hAnsi="Arial" w:cs="Arial"/>
                <w:bCs/>
                <w:i/>
                <w:iCs/>
                <w:sz w:val="20"/>
                <w:szCs w:val="20"/>
              </w:rPr>
              <w:t>1 = YES; 2 = NO; -97 = DON’T KNOW; -98 = REFUSED</w:t>
            </w:r>
          </w:p>
        </w:tc>
        <w:tc>
          <w:tcPr>
            <w:tcW w:w="1440" w:type="dxa"/>
            <w:tcBorders>
              <w:top w:val="single" w:sz="8" w:space="0" w:color="auto"/>
              <w:left w:val="nil"/>
              <w:bottom w:val="single" w:sz="8" w:space="0" w:color="auto"/>
              <w:right w:val="single" w:sz="8" w:space="0" w:color="auto"/>
            </w:tcBorders>
            <w:shd w:val="clear" w:color="auto" w:fill="auto"/>
            <w:vAlign w:val="center"/>
            <w:hideMark/>
          </w:tcPr>
          <w:p w:rsidR="006C1180" w:rsidRPr="000A32D1" w:rsidRDefault="006C1180" w:rsidP="008A2FA5">
            <w:pPr>
              <w:spacing w:line="240" w:lineRule="auto"/>
              <w:jc w:val="center"/>
              <w:rPr>
                <w:rFonts w:ascii="Arial" w:hAnsi="Arial" w:cs="Arial"/>
                <w:b/>
                <w:bCs/>
                <w:color w:val="000000"/>
                <w:sz w:val="20"/>
                <w:szCs w:val="20"/>
                <w:lang w:eastAsia="zh-CN"/>
              </w:rPr>
            </w:pPr>
            <w:r w:rsidRPr="000A32D1">
              <w:rPr>
                <w:rFonts w:ascii="Arial" w:hAnsi="Arial" w:cs="Arial"/>
                <w:b/>
                <w:bCs/>
                <w:color w:val="000000"/>
                <w:sz w:val="20"/>
                <w:szCs w:val="20"/>
                <w:lang w:eastAsia="zh-CN"/>
              </w:rPr>
              <w:t>EFFICIENCY UNIT</w:t>
            </w:r>
          </w:p>
        </w:tc>
        <w:tc>
          <w:tcPr>
            <w:tcW w:w="2340" w:type="dxa"/>
            <w:tcBorders>
              <w:top w:val="single" w:sz="8" w:space="0" w:color="auto"/>
              <w:left w:val="nil"/>
              <w:bottom w:val="single" w:sz="8" w:space="0" w:color="auto"/>
              <w:right w:val="single" w:sz="8" w:space="0" w:color="auto"/>
            </w:tcBorders>
            <w:vAlign w:val="center"/>
          </w:tcPr>
          <w:p w:rsidR="006C1180" w:rsidRPr="000A32D1" w:rsidRDefault="006C1180" w:rsidP="008A2FA5">
            <w:pPr>
              <w:spacing w:line="240" w:lineRule="auto"/>
              <w:jc w:val="center"/>
              <w:rPr>
                <w:rFonts w:ascii="Arial" w:hAnsi="Arial" w:cs="Arial"/>
                <w:b/>
                <w:bCs/>
                <w:color w:val="000000"/>
                <w:sz w:val="20"/>
                <w:szCs w:val="20"/>
                <w:lang w:eastAsia="zh-CN"/>
              </w:rPr>
            </w:pPr>
            <w:r w:rsidRPr="000A32D1">
              <w:rPr>
                <w:rFonts w:ascii="Arial" w:hAnsi="Arial" w:cs="Arial"/>
                <w:b/>
                <w:bCs/>
                <w:color w:val="000000"/>
                <w:sz w:val="20"/>
                <w:szCs w:val="20"/>
                <w:lang w:eastAsia="zh-CN"/>
              </w:rPr>
              <w:t>HSU1b_#</w:t>
            </w:r>
          </w:p>
          <w:p w:rsidR="006C1180" w:rsidRPr="000A32D1" w:rsidRDefault="006C1180" w:rsidP="008A2FA5">
            <w:pPr>
              <w:spacing w:line="240" w:lineRule="auto"/>
              <w:jc w:val="center"/>
              <w:rPr>
                <w:rFonts w:ascii="Arial" w:hAnsi="Arial" w:cs="Arial"/>
                <w:b/>
                <w:bCs/>
                <w:color w:val="000000"/>
                <w:sz w:val="20"/>
                <w:szCs w:val="20"/>
                <w:lang w:eastAsia="zh-CN"/>
              </w:rPr>
            </w:pPr>
            <w:r w:rsidRPr="000A32D1">
              <w:rPr>
                <w:rFonts w:ascii="Arial" w:hAnsi="Arial" w:cs="Arial"/>
                <w:b/>
                <w:bCs/>
                <w:color w:val="000000"/>
                <w:sz w:val="20"/>
                <w:szCs w:val="20"/>
                <w:lang w:eastAsia="zh-CN"/>
              </w:rPr>
              <w:t>Efficiency Rating</w:t>
            </w:r>
          </w:p>
          <w:p w:rsidR="006C1180" w:rsidRPr="000A32D1" w:rsidRDefault="006C1180" w:rsidP="008A2FA5">
            <w:pPr>
              <w:spacing w:line="240" w:lineRule="auto"/>
              <w:jc w:val="center"/>
              <w:rPr>
                <w:rFonts w:ascii="Arial" w:hAnsi="Arial" w:cs="Arial"/>
                <w:b/>
                <w:bCs/>
                <w:color w:val="000000"/>
                <w:sz w:val="20"/>
                <w:szCs w:val="20"/>
                <w:lang w:eastAsia="zh-CN"/>
              </w:rPr>
            </w:pPr>
            <w:r w:rsidRPr="000A32D1">
              <w:rPr>
                <w:rFonts w:ascii="Arial" w:eastAsia="Calibri" w:hAnsi="Arial" w:cs="Arial"/>
                <w:bCs/>
                <w:i/>
                <w:iCs/>
                <w:sz w:val="20"/>
                <w:szCs w:val="20"/>
              </w:rPr>
              <w:t>-97 = DON’T KNOW;</w:t>
            </w:r>
            <w:r w:rsidRPr="000A32D1">
              <w:rPr>
                <w:rFonts w:ascii="Arial" w:eastAsia="Calibri" w:hAnsi="Arial" w:cs="Arial"/>
                <w:bCs/>
                <w:i/>
                <w:iCs/>
                <w:sz w:val="20"/>
                <w:szCs w:val="20"/>
              </w:rPr>
              <w:br/>
              <w:t xml:space="preserve"> -98 = REFUSED</w:t>
            </w:r>
          </w:p>
        </w:tc>
      </w:tr>
      <w:tr w:rsidR="006C1180" w:rsidRPr="000A32D1" w:rsidTr="006C1180">
        <w:trPr>
          <w:trHeight w:val="218"/>
        </w:trPr>
        <w:tc>
          <w:tcPr>
            <w:tcW w:w="375" w:type="dxa"/>
            <w:tcBorders>
              <w:top w:val="nil"/>
              <w:left w:val="single" w:sz="8" w:space="0" w:color="auto"/>
              <w:bottom w:val="single" w:sz="8" w:space="0" w:color="auto"/>
              <w:right w:val="single" w:sz="8" w:space="0" w:color="auto"/>
            </w:tcBorders>
          </w:tcPr>
          <w:p w:rsidR="006C1180" w:rsidRPr="000A32D1" w:rsidRDefault="006C1180" w:rsidP="008A2FA5">
            <w:pPr>
              <w:keepNext/>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2</w:t>
            </w:r>
          </w:p>
        </w:tc>
        <w:tc>
          <w:tcPr>
            <w:tcW w:w="2070" w:type="dxa"/>
            <w:tcBorders>
              <w:top w:val="nil"/>
              <w:left w:val="single" w:sz="8" w:space="0" w:color="auto"/>
              <w:bottom w:val="single" w:sz="8" w:space="0" w:color="auto"/>
              <w:right w:val="single" w:sz="8" w:space="0" w:color="auto"/>
            </w:tcBorders>
            <w:shd w:val="clear" w:color="auto" w:fill="auto"/>
            <w:vAlign w:val="center"/>
            <w:hideMark/>
          </w:tcPr>
          <w:p w:rsidR="006C1180" w:rsidRPr="000A32D1" w:rsidRDefault="006C1180" w:rsidP="008A2FA5">
            <w:pPr>
              <w:keepNext/>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 xml:space="preserve">Furnace </w:t>
            </w:r>
          </w:p>
        </w:tc>
        <w:tc>
          <w:tcPr>
            <w:tcW w:w="2700" w:type="dxa"/>
            <w:tcBorders>
              <w:top w:val="nil"/>
              <w:left w:val="nil"/>
              <w:bottom w:val="single" w:sz="8" w:space="0" w:color="auto"/>
              <w:right w:val="single" w:sz="8" w:space="0" w:color="auto"/>
            </w:tcBorders>
            <w:shd w:val="clear" w:color="auto" w:fill="auto"/>
            <w:vAlign w:val="center"/>
          </w:tcPr>
          <w:p w:rsidR="006C1180" w:rsidRPr="000A32D1" w:rsidRDefault="006C1180" w:rsidP="008A2FA5">
            <w:pPr>
              <w:spacing w:line="240" w:lineRule="auto"/>
              <w:rPr>
                <w:rFonts w:ascii="Arial" w:hAnsi="Arial" w:cs="Arial"/>
                <w:color w:val="000000"/>
                <w:sz w:val="20"/>
                <w:szCs w:val="20"/>
                <w:lang w:eastAsia="zh-CN"/>
              </w:rPr>
            </w:pPr>
          </w:p>
        </w:tc>
        <w:tc>
          <w:tcPr>
            <w:tcW w:w="1440" w:type="dxa"/>
            <w:tcBorders>
              <w:top w:val="nil"/>
              <w:left w:val="nil"/>
              <w:bottom w:val="single" w:sz="8" w:space="0" w:color="auto"/>
              <w:right w:val="single" w:sz="8" w:space="0" w:color="auto"/>
            </w:tcBorders>
            <w:shd w:val="clear" w:color="auto" w:fill="auto"/>
            <w:vAlign w:val="center"/>
            <w:hideMark/>
          </w:tcPr>
          <w:p w:rsidR="006C1180" w:rsidRPr="000A32D1" w:rsidRDefault="006C1180" w:rsidP="008A2FA5">
            <w:pPr>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AFUE</w:t>
            </w:r>
          </w:p>
        </w:tc>
        <w:tc>
          <w:tcPr>
            <w:tcW w:w="2340" w:type="dxa"/>
            <w:tcBorders>
              <w:top w:val="nil"/>
              <w:left w:val="nil"/>
              <w:bottom w:val="single" w:sz="8" w:space="0" w:color="auto"/>
              <w:right w:val="single" w:sz="8" w:space="0" w:color="auto"/>
            </w:tcBorders>
          </w:tcPr>
          <w:p w:rsidR="006C1180" w:rsidRPr="000A32D1" w:rsidRDefault="006C1180" w:rsidP="008A2FA5">
            <w:pPr>
              <w:spacing w:line="240" w:lineRule="auto"/>
              <w:rPr>
                <w:rFonts w:ascii="Arial" w:hAnsi="Arial" w:cs="Arial"/>
                <w:color w:val="000000"/>
                <w:sz w:val="20"/>
                <w:szCs w:val="20"/>
                <w:lang w:eastAsia="zh-CN"/>
              </w:rPr>
            </w:pPr>
          </w:p>
        </w:tc>
      </w:tr>
      <w:tr w:rsidR="006C1180" w:rsidRPr="000A32D1" w:rsidTr="006C1180">
        <w:trPr>
          <w:trHeight w:val="218"/>
        </w:trPr>
        <w:tc>
          <w:tcPr>
            <w:tcW w:w="375" w:type="dxa"/>
            <w:tcBorders>
              <w:top w:val="nil"/>
              <w:left w:val="single" w:sz="8" w:space="0" w:color="auto"/>
              <w:bottom w:val="single" w:sz="8" w:space="0" w:color="auto"/>
              <w:right w:val="single" w:sz="8" w:space="0" w:color="auto"/>
            </w:tcBorders>
          </w:tcPr>
          <w:p w:rsidR="006C1180" w:rsidRPr="000A32D1" w:rsidRDefault="006C1180" w:rsidP="008A2FA5">
            <w:pPr>
              <w:keepNext/>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3</w:t>
            </w:r>
          </w:p>
        </w:tc>
        <w:tc>
          <w:tcPr>
            <w:tcW w:w="2070" w:type="dxa"/>
            <w:tcBorders>
              <w:top w:val="nil"/>
              <w:left w:val="single" w:sz="8" w:space="0" w:color="auto"/>
              <w:bottom w:val="single" w:sz="8" w:space="0" w:color="auto"/>
              <w:right w:val="single" w:sz="8" w:space="0" w:color="auto"/>
            </w:tcBorders>
            <w:shd w:val="clear" w:color="auto" w:fill="auto"/>
            <w:vAlign w:val="center"/>
            <w:hideMark/>
          </w:tcPr>
          <w:p w:rsidR="006C1180" w:rsidRPr="000A32D1" w:rsidRDefault="006C1180" w:rsidP="008A2FA5">
            <w:pPr>
              <w:keepNext/>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Air conditioner</w:t>
            </w:r>
          </w:p>
        </w:tc>
        <w:tc>
          <w:tcPr>
            <w:tcW w:w="2700" w:type="dxa"/>
            <w:tcBorders>
              <w:top w:val="nil"/>
              <w:left w:val="nil"/>
              <w:bottom w:val="single" w:sz="8" w:space="0" w:color="auto"/>
              <w:right w:val="single" w:sz="8" w:space="0" w:color="auto"/>
            </w:tcBorders>
            <w:shd w:val="clear" w:color="auto" w:fill="auto"/>
            <w:vAlign w:val="center"/>
          </w:tcPr>
          <w:p w:rsidR="006C1180" w:rsidRPr="000A32D1" w:rsidRDefault="006C1180" w:rsidP="008A2FA5">
            <w:pPr>
              <w:spacing w:line="240" w:lineRule="auto"/>
              <w:rPr>
                <w:rFonts w:ascii="Arial" w:hAnsi="Arial" w:cs="Arial"/>
                <w:color w:val="000000"/>
                <w:sz w:val="20"/>
                <w:szCs w:val="20"/>
                <w:lang w:eastAsia="zh-CN"/>
              </w:rPr>
            </w:pPr>
          </w:p>
        </w:tc>
        <w:tc>
          <w:tcPr>
            <w:tcW w:w="1440" w:type="dxa"/>
            <w:tcBorders>
              <w:top w:val="nil"/>
              <w:left w:val="nil"/>
              <w:bottom w:val="single" w:sz="8" w:space="0" w:color="auto"/>
              <w:right w:val="single" w:sz="8" w:space="0" w:color="auto"/>
            </w:tcBorders>
            <w:shd w:val="clear" w:color="auto" w:fill="auto"/>
            <w:vAlign w:val="center"/>
            <w:hideMark/>
          </w:tcPr>
          <w:p w:rsidR="006C1180" w:rsidRPr="000A32D1" w:rsidRDefault="006C1180" w:rsidP="008A2FA5">
            <w:pPr>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 xml:space="preserve">SEER </w:t>
            </w:r>
          </w:p>
        </w:tc>
        <w:tc>
          <w:tcPr>
            <w:tcW w:w="2340" w:type="dxa"/>
            <w:tcBorders>
              <w:top w:val="nil"/>
              <w:left w:val="nil"/>
              <w:bottom w:val="single" w:sz="8" w:space="0" w:color="auto"/>
              <w:right w:val="single" w:sz="8" w:space="0" w:color="auto"/>
            </w:tcBorders>
          </w:tcPr>
          <w:p w:rsidR="006C1180" w:rsidRPr="000A32D1" w:rsidRDefault="006C1180" w:rsidP="008A2FA5">
            <w:pPr>
              <w:spacing w:line="240" w:lineRule="auto"/>
              <w:rPr>
                <w:rFonts w:ascii="Arial" w:hAnsi="Arial" w:cs="Arial"/>
                <w:color w:val="000000"/>
                <w:sz w:val="20"/>
                <w:szCs w:val="20"/>
                <w:lang w:eastAsia="zh-CN"/>
              </w:rPr>
            </w:pPr>
          </w:p>
        </w:tc>
      </w:tr>
      <w:tr w:rsidR="006C1180" w:rsidRPr="000A32D1" w:rsidTr="006C1180">
        <w:trPr>
          <w:trHeight w:val="218"/>
        </w:trPr>
        <w:tc>
          <w:tcPr>
            <w:tcW w:w="375" w:type="dxa"/>
            <w:tcBorders>
              <w:top w:val="nil"/>
              <w:left w:val="single" w:sz="8" w:space="0" w:color="auto"/>
              <w:bottom w:val="single" w:sz="8" w:space="0" w:color="auto"/>
              <w:right w:val="single" w:sz="8" w:space="0" w:color="auto"/>
            </w:tcBorders>
          </w:tcPr>
          <w:p w:rsidR="006C1180" w:rsidRPr="000A32D1" w:rsidRDefault="006C1180" w:rsidP="008A2FA5">
            <w:pPr>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1</w:t>
            </w:r>
          </w:p>
        </w:tc>
        <w:tc>
          <w:tcPr>
            <w:tcW w:w="2070" w:type="dxa"/>
            <w:tcBorders>
              <w:top w:val="nil"/>
              <w:left w:val="single" w:sz="8" w:space="0" w:color="auto"/>
              <w:bottom w:val="single" w:sz="8" w:space="0" w:color="auto"/>
              <w:right w:val="single" w:sz="8" w:space="0" w:color="auto"/>
            </w:tcBorders>
            <w:shd w:val="clear" w:color="auto" w:fill="auto"/>
            <w:vAlign w:val="center"/>
            <w:hideMark/>
          </w:tcPr>
          <w:p w:rsidR="006C1180" w:rsidRPr="000A32D1" w:rsidRDefault="006C1180" w:rsidP="008A2FA5">
            <w:pPr>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Heat pump</w:t>
            </w:r>
          </w:p>
        </w:tc>
        <w:tc>
          <w:tcPr>
            <w:tcW w:w="2700" w:type="dxa"/>
            <w:tcBorders>
              <w:top w:val="nil"/>
              <w:left w:val="nil"/>
              <w:bottom w:val="single" w:sz="8" w:space="0" w:color="auto"/>
              <w:right w:val="single" w:sz="8" w:space="0" w:color="auto"/>
            </w:tcBorders>
            <w:shd w:val="clear" w:color="auto" w:fill="auto"/>
            <w:vAlign w:val="center"/>
          </w:tcPr>
          <w:p w:rsidR="006C1180" w:rsidRPr="000A32D1" w:rsidRDefault="006C1180" w:rsidP="008A2FA5">
            <w:pPr>
              <w:spacing w:line="240" w:lineRule="auto"/>
              <w:rPr>
                <w:rFonts w:ascii="Arial" w:hAnsi="Arial" w:cs="Arial"/>
                <w:color w:val="000000"/>
                <w:sz w:val="20"/>
                <w:szCs w:val="20"/>
                <w:lang w:eastAsia="zh-CN"/>
              </w:rPr>
            </w:pPr>
          </w:p>
        </w:tc>
        <w:tc>
          <w:tcPr>
            <w:tcW w:w="1440" w:type="dxa"/>
            <w:tcBorders>
              <w:top w:val="nil"/>
              <w:left w:val="nil"/>
              <w:bottom w:val="single" w:sz="8" w:space="0" w:color="auto"/>
              <w:right w:val="single" w:sz="8" w:space="0" w:color="auto"/>
            </w:tcBorders>
            <w:shd w:val="clear" w:color="auto" w:fill="auto"/>
            <w:vAlign w:val="center"/>
            <w:hideMark/>
          </w:tcPr>
          <w:p w:rsidR="006C1180" w:rsidRPr="000A32D1" w:rsidRDefault="006C1180" w:rsidP="008A2FA5">
            <w:pPr>
              <w:spacing w:line="240" w:lineRule="auto"/>
              <w:rPr>
                <w:rFonts w:ascii="Arial" w:hAnsi="Arial" w:cs="Arial"/>
                <w:color w:val="000000"/>
                <w:sz w:val="20"/>
                <w:szCs w:val="20"/>
                <w:lang w:eastAsia="zh-CN"/>
              </w:rPr>
            </w:pPr>
            <w:r w:rsidRPr="000A32D1">
              <w:rPr>
                <w:rFonts w:ascii="Arial" w:hAnsi="Arial" w:cs="Arial"/>
                <w:color w:val="000000"/>
                <w:sz w:val="20"/>
                <w:szCs w:val="20"/>
                <w:lang w:eastAsia="zh-CN"/>
              </w:rPr>
              <w:t>HSPF</w:t>
            </w:r>
          </w:p>
        </w:tc>
        <w:tc>
          <w:tcPr>
            <w:tcW w:w="2340" w:type="dxa"/>
            <w:tcBorders>
              <w:top w:val="nil"/>
              <w:left w:val="nil"/>
              <w:bottom w:val="single" w:sz="8" w:space="0" w:color="auto"/>
              <w:right w:val="single" w:sz="8" w:space="0" w:color="auto"/>
            </w:tcBorders>
          </w:tcPr>
          <w:p w:rsidR="006C1180" w:rsidRPr="000A32D1" w:rsidRDefault="006C1180" w:rsidP="008A2FA5">
            <w:pPr>
              <w:spacing w:line="240" w:lineRule="auto"/>
              <w:rPr>
                <w:rFonts w:ascii="Arial" w:hAnsi="Arial" w:cs="Arial"/>
                <w:color w:val="000000"/>
                <w:sz w:val="20"/>
                <w:szCs w:val="20"/>
                <w:lang w:eastAsia="zh-CN"/>
              </w:rPr>
            </w:pPr>
          </w:p>
        </w:tc>
      </w:tr>
    </w:tbl>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i/>
          <w:iCs/>
          <w:lang w:eastAsia="zh-CN"/>
        </w:rPr>
        <w:t>[Questions below asked for HSU1a_#=1=Yes</w:t>
      </w: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i/>
          <w:iCs/>
          <w:lang w:eastAsia="zh-CN"/>
        </w:rPr>
        <w:t>Cycle back to next equipment installed once section is complete, as required]</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keepNext/>
        <w:keepLines/>
        <w:ind w:left="180" w:hanging="180"/>
        <w:rPr>
          <w:rFonts w:ascii="Calibri" w:hAnsi="Calibri" w:cs="Calibri"/>
          <w:b/>
          <w:bCs/>
        </w:rPr>
      </w:pPr>
      <w:proofErr w:type="gramStart"/>
      <w:r w:rsidRPr="006C1180">
        <w:rPr>
          <w:rFonts w:ascii="Calibri" w:hAnsi="Calibri" w:cs="Calibri"/>
          <w:b/>
          <w:bCs/>
        </w:rPr>
        <w:t>HSU2_#.</w:t>
      </w:r>
      <w:proofErr w:type="gramEnd"/>
      <w:r w:rsidRPr="006C1180">
        <w:rPr>
          <w:rFonts w:ascii="Calibri" w:hAnsi="Calibri" w:cs="Calibri"/>
          <w:b/>
          <w:bCs/>
        </w:rPr>
        <w:t xml:space="preserve"> </w:t>
      </w:r>
      <w:r w:rsidRPr="006C1180">
        <w:rPr>
          <w:rFonts w:ascii="Calibri" w:hAnsi="Calibri" w:cs="Calibri"/>
        </w:rPr>
        <w:t xml:space="preserve">Was the </w:t>
      </w:r>
      <w:r w:rsidRPr="006C1180">
        <w:rPr>
          <w:rFonts w:ascii="Calibri" w:eastAsia="SimSun" w:hAnsi="Calibri" w:cs="Calibri"/>
          <w:lang w:eastAsia="zh-CN"/>
        </w:rPr>
        <w:t>[</w:t>
      </w:r>
      <w:r w:rsidRPr="006C1180">
        <w:rPr>
          <w:rFonts w:ascii="Calibri" w:eastAsia="SimSun" w:hAnsi="Calibri" w:cs="Calibri"/>
          <w:b/>
          <w:bCs/>
          <w:lang w:eastAsia="zh-CN"/>
        </w:rPr>
        <w:t>EQUIPMENT]</w:t>
      </w:r>
      <w:r w:rsidRPr="006C1180">
        <w:rPr>
          <w:rFonts w:ascii="Calibri" w:hAnsi="Calibri" w:cs="Calibri"/>
          <w:b/>
          <w:bCs/>
        </w:rPr>
        <w:t xml:space="preserve"> </w:t>
      </w:r>
      <w:r w:rsidRPr="006C1180">
        <w:rPr>
          <w:rFonts w:ascii="Calibri" w:hAnsi="Calibri" w:cs="Calibri"/>
        </w:rPr>
        <w:t>that you installed</w:t>
      </w:r>
      <w:proofErr w:type="gramStart"/>
      <w:r w:rsidRPr="006C1180">
        <w:rPr>
          <w:rFonts w:ascii="Calibri" w:hAnsi="Calibri" w:cs="Calibri"/>
        </w:rPr>
        <w:t>…</w:t>
      </w:r>
      <w:proofErr w:type="gramEnd"/>
      <w:r w:rsidRPr="006C1180">
        <w:rPr>
          <w:rFonts w:ascii="Calibri" w:hAnsi="Calibri" w:cs="Calibri"/>
        </w:rPr>
        <w:t xml:space="preserve"> </w:t>
      </w:r>
      <w:r w:rsidRPr="006C1180">
        <w:rPr>
          <w:rFonts w:ascii="Calibri" w:hAnsi="Calibri" w:cs="Calibri"/>
          <w:b/>
          <w:bCs/>
        </w:rPr>
        <w:t>[READ LIST, SINGLE RESPONSE ONLY]</w:t>
      </w:r>
    </w:p>
    <w:p w:rsidR="006C1180" w:rsidRPr="006C1180" w:rsidRDefault="006C1180" w:rsidP="008A2FA5">
      <w:pPr>
        <w:keepNext/>
        <w:keepLines/>
        <w:ind w:left="1260" w:hanging="180"/>
        <w:rPr>
          <w:rFonts w:ascii="Calibri" w:hAnsi="Calibri" w:cs="Calibri"/>
        </w:rPr>
      </w:pPr>
    </w:p>
    <w:p w:rsidR="006C1180" w:rsidRPr="006C1180" w:rsidRDefault="006C1180" w:rsidP="008A2FA5">
      <w:pPr>
        <w:numPr>
          <w:ilvl w:val="0"/>
          <w:numId w:val="37"/>
        </w:numPr>
        <w:spacing w:after="120" w:line="240" w:lineRule="auto"/>
        <w:ind w:left="720" w:hanging="720"/>
        <w:rPr>
          <w:rFonts w:ascii="Calibri" w:hAnsi="Calibri" w:cs="Calibri"/>
        </w:rPr>
      </w:pPr>
      <w:r w:rsidRPr="006C1180">
        <w:rPr>
          <w:rFonts w:ascii="Calibri" w:hAnsi="Calibri" w:cs="Calibri"/>
        </w:rPr>
        <w:t xml:space="preserve">A replacement due to a/an </w:t>
      </w:r>
      <w:r w:rsidRPr="006C1180">
        <w:rPr>
          <w:rFonts w:ascii="Calibri" w:hAnsi="Calibri" w:cs="Calibri"/>
          <w:b/>
          <w:bCs/>
        </w:rPr>
        <w:t>[EQUIPMENT]</w:t>
      </w:r>
      <w:r w:rsidRPr="006C1180">
        <w:rPr>
          <w:rFonts w:ascii="Calibri" w:hAnsi="Calibri" w:cs="Calibri"/>
        </w:rPr>
        <w:t xml:space="preserve"> that had failed or was broken</w:t>
      </w:r>
    </w:p>
    <w:p w:rsidR="006C1180" w:rsidRPr="006C1180" w:rsidRDefault="006C1180" w:rsidP="008A2FA5">
      <w:pPr>
        <w:numPr>
          <w:ilvl w:val="0"/>
          <w:numId w:val="37"/>
        </w:numPr>
        <w:spacing w:after="120" w:line="240" w:lineRule="auto"/>
        <w:ind w:left="720" w:hanging="720"/>
        <w:rPr>
          <w:rFonts w:ascii="Calibri" w:hAnsi="Calibri" w:cs="Calibri"/>
        </w:rPr>
      </w:pPr>
      <w:r w:rsidRPr="006C1180">
        <w:rPr>
          <w:rFonts w:ascii="Calibri" w:hAnsi="Calibri" w:cs="Calibri"/>
        </w:rPr>
        <w:t xml:space="preserve">A replacement due to the </w:t>
      </w:r>
      <w:r w:rsidRPr="006C1180">
        <w:rPr>
          <w:rFonts w:ascii="Calibri" w:hAnsi="Calibri" w:cs="Calibri"/>
          <w:b/>
          <w:bCs/>
        </w:rPr>
        <w:t>[EQUIPMENT]</w:t>
      </w:r>
      <w:r w:rsidRPr="006C1180">
        <w:rPr>
          <w:rFonts w:ascii="Calibri" w:hAnsi="Calibri" w:cs="Calibri"/>
        </w:rPr>
        <w:t xml:space="preserve"> that was not performing well</w:t>
      </w:r>
    </w:p>
    <w:p w:rsidR="006C1180" w:rsidRPr="006C1180" w:rsidRDefault="006C1180" w:rsidP="008A2FA5">
      <w:pPr>
        <w:numPr>
          <w:ilvl w:val="0"/>
          <w:numId w:val="37"/>
        </w:numPr>
        <w:spacing w:after="120" w:line="240" w:lineRule="auto"/>
        <w:ind w:left="720" w:hanging="720"/>
        <w:rPr>
          <w:rFonts w:ascii="Calibri" w:hAnsi="Calibri" w:cs="Calibri"/>
        </w:rPr>
      </w:pPr>
      <w:r w:rsidRPr="006C1180">
        <w:rPr>
          <w:rFonts w:ascii="Calibri" w:hAnsi="Calibri" w:cs="Calibri"/>
        </w:rPr>
        <w:t xml:space="preserve">A replacement to improve </w:t>
      </w:r>
      <w:r w:rsidRPr="006C1180">
        <w:rPr>
          <w:rFonts w:ascii="Calibri" w:hAnsi="Calibri" w:cs="Calibri"/>
          <w:b/>
          <w:bCs/>
        </w:rPr>
        <w:t>[EQUIPMENT]</w:t>
      </w:r>
      <w:r w:rsidRPr="006C1180">
        <w:rPr>
          <w:rFonts w:ascii="Calibri" w:hAnsi="Calibri" w:cs="Calibri"/>
        </w:rPr>
        <w:t xml:space="preserve">  efficiency</w:t>
      </w:r>
    </w:p>
    <w:p w:rsidR="006C1180" w:rsidRPr="006C1180" w:rsidRDefault="006C1180" w:rsidP="008A2FA5">
      <w:pPr>
        <w:numPr>
          <w:ilvl w:val="0"/>
          <w:numId w:val="37"/>
        </w:numPr>
        <w:spacing w:after="120" w:line="240" w:lineRule="auto"/>
        <w:ind w:left="720" w:hanging="720"/>
        <w:rPr>
          <w:rFonts w:ascii="Calibri" w:hAnsi="Calibri" w:cs="Calibri"/>
        </w:rPr>
      </w:pPr>
      <w:r w:rsidRPr="006C1180">
        <w:rPr>
          <w:rFonts w:ascii="Calibri" w:hAnsi="Calibri" w:cs="Calibri"/>
        </w:rPr>
        <w:t xml:space="preserve">A brand new installation where a/an </w:t>
      </w:r>
      <w:r w:rsidRPr="006C1180">
        <w:rPr>
          <w:rFonts w:ascii="Calibri" w:hAnsi="Calibri" w:cs="Calibri"/>
          <w:b/>
          <w:bCs/>
        </w:rPr>
        <w:t>[EQUIPMENT]</w:t>
      </w:r>
      <w:r w:rsidRPr="006C1180">
        <w:rPr>
          <w:rFonts w:ascii="Calibri" w:hAnsi="Calibri" w:cs="Calibri"/>
        </w:rPr>
        <w:t xml:space="preserve"> did not exist previously</w:t>
      </w:r>
    </w:p>
    <w:p w:rsidR="006C1180" w:rsidRPr="006C1180" w:rsidRDefault="006C1180" w:rsidP="008A2FA5">
      <w:pPr>
        <w:numPr>
          <w:ilvl w:val="0"/>
          <w:numId w:val="37"/>
        </w:numPr>
        <w:spacing w:after="120" w:line="240" w:lineRule="auto"/>
        <w:ind w:left="720" w:hanging="720"/>
        <w:rPr>
          <w:rFonts w:ascii="Calibri" w:hAnsi="Calibri" w:cs="Calibri"/>
        </w:rPr>
      </w:pPr>
      <w:r w:rsidRPr="006C1180">
        <w:rPr>
          <w:rFonts w:ascii="Calibri" w:hAnsi="Calibri" w:cs="Calibri"/>
        </w:rPr>
        <w:t xml:space="preserve">A/ An </w:t>
      </w:r>
      <w:r w:rsidRPr="006C1180">
        <w:rPr>
          <w:rFonts w:ascii="Calibri" w:hAnsi="Calibri" w:cs="Calibri"/>
          <w:b/>
          <w:bCs/>
        </w:rPr>
        <w:t>[EQUIPMENT]</w:t>
      </w:r>
      <w:r w:rsidRPr="006C1180">
        <w:rPr>
          <w:rFonts w:ascii="Calibri" w:hAnsi="Calibri" w:cs="Calibri"/>
        </w:rPr>
        <w:t xml:space="preserve"> in addition to an existing one, or</w:t>
      </w:r>
    </w:p>
    <w:p w:rsidR="006C1180" w:rsidRPr="006C1180" w:rsidRDefault="006C1180" w:rsidP="008A2FA5">
      <w:pPr>
        <w:numPr>
          <w:ilvl w:val="0"/>
          <w:numId w:val="37"/>
        </w:numPr>
        <w:spacing w:after="120" w:line="240" w:lineRule="auto"/>
        <w:ind w:left="720" w:hanging="720"/>
        <w:rPr>
          <w:rFonts w:ascii="Calibri" w:hAnsi="Calibri" w:cs="Calibri"/>
        </w:rPr>
      </w:pPr>
      <w:r w:rsidRPr="006C1180">
        <w:rPr>
          <w:rFonts w:ascii="Calibri" w:hAnsi="Calibri" w:cs="Calibri"/>
        </w:rPr>
        <w:lastRenderedPageBreak/>
        <w:t xml:space="preserve">Other ___ </w:t>
      </w:r>
      <w:r w:rsidRPr="006C1180">
        <w:rPr>
          <w:rFonts w:ascii="Calibri" w:hAnsi="Calibri" w:cs="Calibri"/>
          <w:b/>
          <w:bCs/>
        </w:rPr>
        <w:t>[RECORD VERBATIM]</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keepNext/>
        <w:keepLines/>
        <w:rPr>
          <w:rFonts w:ascii="Calibri" w:eastAsia="SimSun" w:hAnsi="Calibri" w:cs="Calibri"/>
          <w:lang w:eastAsia="zh-CN"/>
        </w:rPr>
      </w:pPr>
      <w:proofErr w:type="gramStart"/>
      <w:r w:rsidRPr="006C1180">
        <w:rPr>
          <w:rFonts w:ascii="Calibri" w:eastAsia="SimSun" w:hAnsi="Calibri" w:cs="Calibri"/>
          <w:b/>
          <w:bCs/>
          <w:lang w:eastAsia="zh-CN"/>
        </w:rPr>
        <w:t>HSU3_#.</w:t>
      </w:r>
      <w:proofErr w:type="gramEnd"/>
      <w:r w:rsidRPr="006C1180">
        <w:rPr>
          <w:rFonts w:ascii="Calibri" w:eastAsia="SimSun" w:hAnsi="Calibri" w:cs="Calibri"/>
          <w:lang w:eastAsia="zh-CN"/>
        </w:rPr>
        <w:t xml:space="preserve"> Before getting this </w:t>
      </w:r>
      <w:r w:rsidRPr="006C1180">
        <w:rPr>
          <w:rFonts w:ascii="Calibri" w:eastAsia="SimSun" w:hAnsi="Calibri" w:cs="Calibri"/>
          <w:b/>
          <w:bCs/>
          <w:lang w:eastAsia="zh-CN"/>
        </w:rPr>
        <w:t>[EQUIPMENT]</w:t>
      </w:r>
      <w:r w:rsidRPr="006C1180">
        <w:rPr>
          <w:rFonts w:ascii="Calibri" w:eastAsia="SimSun" w:hAnsi="Calibri" w:cs="Calibri"/>
          <w:lang w:eastAsia="zh-CN"/>
        </w:rPr>
        <w:t xml:space="preserve"> installed did you have a current service agreement with an HVAC contractor for this particular system?</w:t>
      </w:r>
    </w:p>
    <w:p w:rsidR="006C1180" w:rsidRPr="006C1180" w:rsidRDefault="006C1180" w:rsidP="008A2FA5">
      <w:pPr>
        <w:keepNext/>
        <w:keepLines/>
        <w:rPr>
          <w:rFonts w:ascii="Calibri" w:eastAsia="SimSun" w:hAnsi="Calibri" w:cs="Calibri"/>
          <w:lang w:eastAsia="zh-CN"/>
        </w:rPr>
      </w:pPr>
    </w:p>
    <w:p w:rsidR="006C1180" w:rsidRPr="006C1180" w:rsidRDefault="006C1180" w:rsidP="008A2FA5">
      <w:pPr>
        <w:spacing w:line="240" w:lineRule="auto"/>
        <w:rPr>
          <w:rFonts w:ascii="Calibri" w:hAnsi="Calibri" w:cs="Calibri"/>
        </w:rPr>
      </w:pPr>
      <w:r w:rsidRPr="006C1180">
        <w:rPr>
          <w:rFonts w:ascii="Calibri" w:hAnsi="Calibri" w:cs="Calibri"/>
        </w:rPr>
        <w:t>1.</w:t>
      </w:r>
      <w:r w:rsidRPr="006C1180">
        <w:rPr>
          <w:rFonts w:ascii="Calibri" w:hAnsi="Calibri" w:cs="Calibri"/>
        </w:rPr>
        <w:tab/>
        <w:t>Yes</w:t>
      </w:r>
    </w:p>
    <w:p w:rsidR="006C1180" w:rsidRPr="006C1180" w:rsidRDefault="006C1180" w:rsidP="008A2FA5">
      <w:pPr>
        <w:spacing w:line="240" w:lineRule="auto"/>
        <w:rPr>
          <w:rFonts w:ascii="Calibri" w:hAnsi="Calibri" w:cs="Calibri"/>
        </w:rPr>
      </w:pPr>
      <w:r w:rsidRPr="006C1180">
        <w:rPr>
          <w:rFonts w:ascii="Calibri" w:hAnsi="Calibri" w:cs="Calibri"/>
        </w:rPr>
        <w:t>2.</w:t>
      </w:r>
      <w:r w:rsidRPr="006C1180">
        <w:rPr>
          <w:rFonts w:ascii="Calibri" w:hAnsi="Calibri" w:cs="Calibri"/>
        </w:rPr>
        <w:tab/>
        <w:t>No</w:t>
      </w:r>
    </w:p>
    <w:p w:rsidR="006C1180" w:rsidRPr="006C1180" w:rsidRDefault="006C1180" w:rsidP="008A2FA5">
      <w:pPr>
        <w:spacing w:line="240" w:lineRule="auto"/>
        <w:rPr>
          <w:rFonts w:ascii="Calibri" w:hAnsi="Calibri" w:cs="Calibri"/>
        </w:rPr>
      </w:pPr>
      <w:r w:rsidRPr="006C1180">
        <w:rPr>
          <w:rFonts w:ascii="Calibri" w:hAnsi="Calibri" w:cs="Calibri"/>
        </w:rPr>
        <w:t>-97.</w:t>
      </w:r>
      <w:r w:rsidRPr="006C1180">
        <w:rPr>
          <w:rFonts w:ascii="Calibri" w:hAnsi="Calibri" w:cs="Calibri"/>
        </w:rPr>
        <w:tab/>
        <w:t>[Don’t know]</w:t>
      </w:r>
    </w:p>
    <w:p w:rsidR="006C1180" w:rsidRPr="006C1180" w:rsidRDefault="006C1180" w:rsidP="008A2FA5">
      <w:pPr>
        <w:spacing w:line="240" w:lineRule="auto"/>
        <w:rPr>
          <w:rFonts w:ascii="Calibri" w:hAnsi="Calibri" w:cs="Calibri"/>
        </w:rPr>
      </w:pPr>
      <w:r w:rsidRPr="006C1180">
        <w:rPr>
          <w:rFonts w:ascii="Calibri" w:hAnsi="Calibri" w:cs="Calibri"/>
        </w:rPr>
        <w:t>-98.</w:t>
      </w:r>
      <w:r w:rsidRPr="006C1180">
        <w:rPr>
          <w:rFonts w:ascii="Calibri" w:hAnsi="Calibri" w:cs="Calibri"/>
        </w:rPr>
        <w:tab/>
        <w:t>[Refused]</w:t>
      </w:r>
    </w:p>
    <w:p w:rsidR="006C1180" w:rsidRPr="006C1180" w:rsidRDefault="006C1180" w:rsidP="008A2FA5">
      <w:pPr>
        <w:spacing w:after="120" w:line="276" w:lineRule="auto"/>
        <w:rPr>
          <w:rFonts w:ascii="Calibri" w:eastAsia="Calibri" w:hAnsi="Calibri" w:cs="Calibri"/>
          <w:b/>
          <w:bCs/>
        </w:rPr>
      </w:pPr>
    </w:p>
    <w:p w:rsidR="006C1180" w:rsidRPr="006C1180" w:rsidRDefault="006C1180" w:rsidP="008A2FA5">
      <w:pPr>
        <w:keepNext/>
        <w:spacing w:after="120" w:line="276" w:lineRule="auto"/>
        <w:rPr>
          <w:rFonts w:ascii="Calibri" w:eastAsia="Calibri" w:hAnsi="Calibri" w:cs="Calibri"/>
          <w:b/>
          <w:bCs/>
          <w:i/>
          <w:iCs/>
        </w:rPr>
      </w:pPr>
      <w:proofErr w:type="gramStart"/>
      <w:r w:rsidRPr="006C1180">
        <w:rPr>
          <w:rFonts w:ascii="Calibri" w:eastAsia="Calibri" w:hAnsi="Calibri" w:cs="Calibri"/>
          <w:b/>
          <w:bCs/>
        </w:rPr>
        <w:t>HSU4_#.</w:t>
      </w:r>
      <w:proofErr w:type="gramEnd"/>
      <w:r w:rsidRPr="006C1180">
        <w:rPr>
          <w:rFonts w:ascii="Calibri" w:eastAsia="Calibri" w:hAnsi="Calibri" w:cs="Calibri"/>
          <w:b/>
          <w:bCs/>
        </w:rPr>
        <w:t xml:space="preserve"> </w:t>
      </w:r>
      <w:r w:rsidRPr="006C1180">
        <w:rPr>
          <w:rFonts w:ascii="Calibri" w:eastAsia="Calibri" w:hAnsi="Calibri" w:cs="Calibri"/>
        </w:rPr>
        <w:t xml:space="preserve">In the absence of the program, would you say your likelihood of getting this </w:t>
      </w:r>
      <w:r w:rsidRPr="006C1180">
        <w:rPr>
          <w:rFonts w:ascii="Calibri" w:eastAsia="Calibri" w:hAnsi="Calibri" w:cs="Calibri"/>
          <w:b/>
          <w:bCs/>
        </w:rPr>
        <w:t>&lt;EQUIPMENT&gt;</w:t>
      </w:r>
      <w:r w:rsidRPr="006C1180">
        <w:rPr>
          <w:rFonts w:ascii="Calibri" w:eastAsia="Calibri" w:hAnsi="Calibri" w:cs="Calibri"/>
        </w:rPr>
        <w:t xml:space="preserve"> installed was…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rPr>
          <w:rFonts w:ascii="Calibri" w:eastAsia="Calibri" w:hAnsi="Calibri" w:cs="Calibri"/>
        </w:rPr>
      </w:pPr>
    </w:p>
    <w:p w:rsidR="006C1180" w:rsidRPr="006C1180" w:rsidRDefault="006C1180" w:rsidP="008A2FA5">
      <w:pPr>
        <w:keepNext/>
        <w:spacing w:line="240" w:lineRule="auto"/>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keepNext/>
        <w:spacing w:line="240" w:lineRule="auto"/>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keepNext/>
        <w:spacing w:line="240" w:lineRule="auto"/>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keepNext/>
        <w:spacing w:line="240" w:lineRule="auto"/>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Or very unlikely </w:t>
      </w:r>
    </w:p>
    <w:p w:rsidR="006C1180" w:rsidRPr="006C1180" w:rsidRDefault="006C1180" w:rsidP="008A2FA5">
      <w:pPr>
        <w:keepNext/>
        <w:tabs>
          <w:tab w:val="left" w:pos="720"/>
          <w:tab w:val="left" w:pos="1440"/>
          <w:tab w:val="left" w:pos="2160"/>
          <w:tab w:val="left" w:pos="2880"/>
          <w:tab w:val="left" w:pos="3795"/>
        </w:tabs>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spacing w:line="240" w:lineRule="auto"/>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spacing w:line="240" w:lineRule="auto"/>
        <w:rPr>
          <w:rFonts w:ascii="Calibri" w:eastAsia="Calibri" w:hAnsi="Calibri" w:cs="Calibri"/>
          <w:lang w:eastAsia="zh-CN"/>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HVAC SYSTEM UPGRADE (HSU) –EFFICIENCY</w:t>
      </w:r>
    </w:p>
    <w:p w:rsidR="006C1180" w:rsidRPr="006C1180" w:rsidRDefault="006C1180" w:rsidP="008A2FA5">
      <w:pPr>
        <w:spacing w:line="240" w:lineRule="auto"/>
        <w:ind w:right="158"/>
        <w:rPr>
          <w:rFonts w:ascii="Calibri" w:eastAsia="SimSun" w:hAnsi="Calibri" w:cs="Calibri"/>
          <w:b/>
          <w:bCs/>
          <w:lang w:eastAsia="zh-CN"/>
        </w:rPr>
      </w:pPr>
      <w:proofErr w:type="gramStart"/>
      <w:r w:rsidRPr="006C1180">
        <w:rPr>
          <w:rFonts w:ascii="Calibri" w:eastAsia="SimSun" w:hAnsi="Calibri" w:cs="Calibri"/>
          <w:b/>
          <w:bCs/>
          <w:lang w:eastAsia="zh-CN"/>
        </w:rPr>
        <w:t>HSU5_#.</w:t>
      </w:r>
      <w:proofErr w:type="gramEnd"/>
      <w:r w:rsidRPr="006C1180">
        <w:rPr>
          <w:rFonts w:ascii="Calibri" w:eastAsia="SimSun" w:hAnsi="Calibri" w:cs="Calibri"/>
          <w:b/>
          <w:bCs/>
          <w:lang w:eastAsia="zh-CN"/>
        </w:rPr>
        <w:t xml:space="preserve">  </w:t>
      </w:r>
      <w:r w:rsidRPr="006C1180">
        <w:rPr>
          <w:rFonts w:ascii="Calibri" w:eastAsia="SimSun" w:hAnsi="Calibri" w:cs="Calibri"/>
          <w:lang w:eastAsia="zh-CN"/>
        </w:rPr>
        <w:t xml:space="preserve">In the absence of the program, would you have installed…? </w:t>
      </w:r>
      <w:proofErr w:type="gramStart"/>
      <w:r w:rsidRPr="006C1180">
        <w:rPr>
          <w:rFonts w:ascii="Calibri" w:eastAsia="SimSun" w:hAnsi="Calibri" w:cs="Calibri"/>
          <w:b/>
          <w:bCs/>
          <w:lang w:eastAsia="zh-CN"/>
        </w:rPr>
        <w:t>…[</w:t>
      </w:r>
      <w:proofErr w:type="gramEnd"/>
      <w:r w:rsidRPr="006C1180">
        <w:rPr>
          <w:rFonts w:ascii="Calibri" w:eastAsia="SimSun" w:hAnsi="Calibri" w:cs="Calibri"/>
          <w:b/>
          <w:bCs/>
          <w:lang w:eastAsia="zh-CN"/>
        </w:rPr>
        <w:t>READ LIST, SINGLE RESPONSE ONLY]</w:t>
      </w:r>
    </w:p>
    <w:p w:rsidR="006C1180" w:rsidRPr="006C1180" w:rsidRDefault="006C1180" w:rsidP="008A2FA5">
      <w:pPr>
        <w:spacing w:after="120" w:line="276" w:lineRule="auto"/>
        <w:rPr>
          <w:rFonts w:ascii="Calibri" w:eastAsia="Calibri" w:hAnsi="Calibri" w:cs="Calibri"/>
          <w:szCs w:val="24"/>
          <w:lang w:eastAsia="zh-CN"/>
        </w:rPr>
      </w:pPr>
    </w:p>
    <w:p w:rsidR="006C1180" w:rsidRPr="006C1180" w:rsidRDefault="006C1180" w:rsidP="008A2FA5">
      <w:pPr>
        <w:keepNext/>
        <w:numPr>
          <w:ilvl w:val="0"/>
          <w:numId w:val="50"/>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lastRenderedPageBreak/>
        <w:t xml:space="preserve">the standard efficiency </w:t>
      </w:r>
      <w:r w:rsidRPr="006C1180">
        <w:rPr>
          <w:rFonts w:ascii="Calibri" w:eastAsia="SimSun" w:hAnsi="Calibri" w:cs="Calibri"/>
          <w:b/>
          <w:bCs/>
          <w:lang w:eastAsia="zh-CN"/>
        </w:rPr>
        <w:t>&lt;EQUIPMENT&gt;</w:t>
      </w:r>
      <w:r w:rsidRPr="006C1180">
        <w:rPr>
          <w:rFonts w:ascii="Calibri" w:eastAsia="SimSun" w:hAnsi="Calibri" w:cs="Calibri"/>
          <w:lang w:eastAsia="zh-CN"/>
        </w:rPr>
        <w:t>/to code requirements</w:t>
      </w:r>
    </w:p>
    <w:p w:rsidR="006C1180" w:rsidRPr="006C1180" w:rsidRDefault="006C1180" w:rsidP="008A2FA5">
      <w:pPr>
        <w:keepNext/>
        <w:numPr>
          <w:ilvl w:val="0"/>
          <w:numId w:val="50"/>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the same efficiency</w:t>
      </w:r>
    </w:p>
    <w:p w:rsidR="006C1180" w:rsidRPr="006C1180" w:rsidRDefault="006C1180" w:rsidP="008A2FA5">
      <w:pPr>
        <w:keepNext/>
        <w:numPr>
          <w:ilvl w:val="0"/>
          <w:numId w:val="50"/>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a lower efficiency than what you installed but higher than standard</w:t>
      </w:r>
    </w:p>
    <w:p w:rsidR="006C1180" w:rsidRPr="006C1180" w:rsidRDefault="006C1180" w:rsidP="008A2FA5">
      <w:pPr>
        <w:keepNext/>
        <w:numPr>
          <w:ilvl w:val="0"/>
          <w:numId w:val="50"/>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higher efficiency than what you installed</w:t>
      </w:r>
    </w:p>
    <w:p w:rsidR="006C1180" w:rsidRPr="006C1180" w:rsidRDefault="006C1180" w:rsidP="008A2FA5">
      <w:pPr>
        <w:keepNext/>
        <w:numPr>
          <w:ilvl w:val="0"/>
          <w:numId w:val="50"/>
        </w:numPr>
        <w:spacing w:after="120" w:line="240" w:lineRule="auto"/>
        <w:ind w:left="360" w:right="158"/>
        <w:contextualSpacing/>
        <w:rPr>
          <w:rFonts w:ascii="Calibri" w:eastAsia="SimSun" w:hAnsi="Calibri" w:cs="Calibri"/>
          <w:lang w:eastAsia="zh-CN"/>
        </w:rPr>
      </w:pPr>
      <w:r w:rsidRPr="006C1180">
        <w:rPr>
          <w:rFonts w:ascii="Calibri" w:eastAsia="SimSun" w:hAnsi="Calibri" w:cs="Calibri"/>
          <w:lang w:eastAsia="zh-CN"/>
        </w:rPr>
        <w:t xml:space="preserve">Would not have installed a/an </w:t>
      </w:r>
      <w:r w:rsidRPr="006C1180">
        <w:rPr>
          <w:rFonts w:ascii="Calibri" w:eastAsia="SimSun" w:hAnsi="Calibri" w:cs="Calibri"/>
          <w:b/>
          <w:bCs/>
          <w:lang w:eastAsia="zh-CN"/>
        </w:rPr>
        <w:t xml:space="preserve">&lt;EQUIPMENT&gt; </w:t>
      </w:r>
      <w:r w:rsidRPr="006C1180">
        <w:rPr>
          <w:rFonts w:ascii="Calibri" w:eastAsia="SimSun" w:hAnsi="Calibri" w:cs="Calibri"/>
          <w:i/>
          <w:iCs/>
          <w:lang w:eastAsia="zh-CN"/>
        </w:rPr>
        <w:sym w:font="Wingdings" w:char="F0E8"/>
      </w:r>
      <w:r w:rsidRPr="006C1180">
        <w:rPr>
          <w:rFonts w:ascii="Calibri" w:eastAsia="SimSun" w:hAnsi="Calibri" w:cs="Calibri"/>
          <w:b/>
          <w:bCs/>
          <w:i/>
          <w:iCs/>
          <w:lang w:eastAsia="zh-CN"/>
        </w:rPr>
        <w:t>[ SKIP TO NEXT APPLICABLE MEASURE]</w:t>
      </w:r>
    </w:p>
    <w:p w:rsidR="006C1180" w:rsidRPr="006C1180" w:rsidRDefault="006C1180" w:rsidP="008A2FA5">
      <w:pPr>
        <w:keepNext/>
        <w:keepLines/>
        <w:spacing w:line="240" w:lineRule="auto"/>
        <w:ind w:left="360" w:hanging="36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ind w:left="360" w:hanging="360"/>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HVAC SYSTEM UPGRADE (HSU) –TIMING</w:t>
      </w:r>
    </w:p>
    <w:p w:rsidR="006C1180" w:rsidRPr="006C1180" w:rsidRDefault="006C1180" w:rsidP="008A2FA5">
      <w:pPr>
        <w:keepNext/>
        <w:spacing w:line="240" w:lineRule="auto"/>
        <w:ind w:right="158"/>
        <w:rPr>
          <w:rFonts w:ascii="Calibri" w:eastAsia="Calibri" w:hAnsi="Calibri" w:cs="Calibri"/>
          <w:b/>
          <w:bCs/>
          <w:i/>
          <w:iCs/>
        </w:rPr>
      </w:pPr>
      <w:proofErr w:type="gramStart"/>
      <w:r w:rsidRPr="006C1180">
        <w:rPr>
          <w:rFonts w:ascii="Calibri" w:eastAsia="Calibri" w:hAnsi="Calibri" w:cs="Calibri"/>
          <w:b/>
          <w:bCs/>
        </w:rPr>
        <w:t>HSU6_#.</w:t>
      </w:r>
      <w:proofErr w:type="gramEnd"/>
      <w:r w:rsidRPr="006C1180">
        <w:rPr>
          <w:rFonts w:ascii="Calibri" w:eastAsia="Calibri" w:hAnsi="Calibri" w:cs="Calibri"/>
        </w:rPr>
        <w:t xml:space="preserve"> In the absence of the program, would you have installed </w:t>
      </w:r>
      <w:r w:rsidRPr="006C1180">
        <w:rPr>
          <w:rFonts w:ascii="Calibri" w:eastAsia="Calibri" w:hAnsi="Calibri" w:cs="Calibri"/>
          <w:b/>
          <w:bCs/>
        </w:rPr>
        <w:t>a/an &lt;EQUIPMENT&gt;</w:t>
      </w:r>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spacing w:after="120" w:line="276" w:lineRule="auto"/>
        <w:rPr>
          <w:rFonts w:ascii="Calibri" w:eastAsia="Calibri" w:hAnsi="Calibri" w:cs="Calibri"/>
          <w:szCs w:val="24"/>
          <w:lang w:eastAsia="zh-CN"/>
        </w:rPr>
      </w:pPr>
    </w:p>
    <w:p w:rsidR="006C1180" w:rsidRPr="006C1180" w:rsidRDefault="006C1180" w:rsidP="008A2FA5">
      <w:pPr>
        <w:spacing w:after="120" w:line="276" w:lineRule="auto"/>
        <w:rPr>
          <w:rFonts w:ascii="Calibri" w:eastAsia="Calibri" w:hAnsi="Calibri" w:cs="Calibri"/>
          <w:szCs w:val="24"/>
          <w:lang w:eastAsia="zh-CN"/>
        </w:rPr>
      </w:pPr>
      <w:r w:rsidRPr="006C1180">
        <w:rPr>
          <w:rFonts w:ascii="Calibri" w:eastAsia="SimSun" w:hAnsi="Calibri" w:cs="Calibri"/>
          <w:b/>
          <w:bCs/>
          <w:i/>
          <w:iCs/>
          <w:lang w:eastAsia="zh-CN"/>
        </w:rPr>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HVAC DUCT LEAKAGE REDUCTION</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6C1180">
        <w:rPr>
          <w:rFonts w:ascii="Cambria" w:eastAsia="SimSun" w:hAnsi="Cambria"/>
          <w:b/>
          <w:bCs/>
          <w:color w:val="4F81BD"/>
          <w:szCs w:val="24"/>
        </w:rPr>
        <w:t>WARM-UP</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rPr>
        <w:t xml:space="preserve">HDLR1. </w:t>
      </w:r>
      <w:r w:rsidRPr="006C1180">
        <w:rPr>
          <w:rFonts w:ascii="Calibri" w:eastAsia="Calibri" w:hAnsi="Calibri" w:cs="Calibri"/>
        </w:rPr>
        <w:t xml:space="preserve">Where is the majority of the duct system located in your home? </w:t>
      </w:r>
    </w:p>
    <w:p w:rsidR="006C1180" w:rsidRPr="006C1180" w:rsidRDefault="006C1180" w:rsidP="008A2FA5">
      <w:pPr>
        <w:spacing w:after="120" w:line="276" w:lineRule="auto"/>
        <w:rPr>
          <w:rFonts w:ascii="Calibri" w:eastAsia="Calibri" w:hAnsi="Calibri" w:cs="Calibri"/>
          <w:i/>
          <w:iCs/>
        </w:rPr>
      </w:pPr>
      <w:r w:rsidRPr="006C1180">
        <w:rPr>
          <w:rFonts w:ascii="Calibri" w:eastAsia="Calibri" w:hAnsi="Calibri" w:cs="Calibri"/>
          <w:b/>
          <w:bCs/>
          <w:i/>
          <w:iCs/>
        </w:rPr>
        <w:t>[IF NECESSARY</w:t>
      </w:r>
      <w:r w:rsidRPr="006C1180">
        <w:rPr>
          <w:rFonts w:ascii="Calibri" w:eastAsia="Calibri" w:hAnsi="Calibri" w:cs="Calibri"/>
          <w:i/>
          <w:iCs/>
        </w:rPr>
        <w:t xml:space="preserve">: </w:t>
      </w:r>
      <w:r w:rsidRPr="006C1180">
        <w:rPr>
          <w:rFonts w:ascii="Calibri" w:eastAsia="Calibri" w:hAnsi="Calibri" w:cs="Calibri"/>
        </w:rPr>
        <w:t>A location could be the first story ceiling, a wall, attic, floor or crawlspace.]</w:t>
      </w:r>
    </w:p>
    <w:p w:rsidR="006C1180" w:rsidRPr="006C1180" w:rsidRDefault="006C1180" w:rsidP="008A2FA5">
      <w:pPr>
        <w:ind w:left="720"/>
        <w:rPr>
          <w:rFonts w:ascii="Calibri" w:eastAsia="Calibri" w:hAnsi="Calibri" w:cs="Calibri"/>
          <w:b/>
          <w:bCs/>
          <w:i/>
          <w:iCs/>
        </w:rPr>
      </w:pPr>
      <w:r w:rsidRPr="006C1180">
        <w:rPr>
          <w:rFonts w:ascii="Calibri" w:eastAsia="Calibri" w:hAnsi="Calibri" w:cs="Calibri"/>
          <w:b/>
          <w:bCs/>
          <w:i/>
          <w:iCs/>
        </w:rPr>
        <w:t xml:space="preserve">[RECORD VERBATIM. CODE THIS AS LOCATION_REF1, LOCATION_REF2, </w:t>
      </w:r>
      <w:proofErr w:type="spellStart"/>
      <w:r w:rsidRPr="006C1180">
        <w:rPr>
          <w:rFonts w:ascii="Calibri" w:eastAsia="Calibri" w:hAnsi="Calibri" w:cs="Calibri"/>
          <w:b/>
          <w:bCs/>
          <w:i/>
          <w:iCs/>
        </w:rPr>
        <w:t>etc</w:t>
      </w:r>
      <w:proofErr w:type="spellEnd"/>
      <w:r w:rsidRPr="006C1180">
        <w:rPr>
          <w:rFonts w:ascii="Calibri" w:eastAsia="Calibri" w:hAnsi="Calibri" w:cs="Calibri"/>
          <w:b/>
          <w:bCs/>
          <w:i/>
          <w:iCs/>
        </w:rPr>
        <w:t>]</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lang w:eastAsia="zh-CN"/>
        </w:rPr>
      </w:pPr>
      <w:r w:rsidRPr="006C1180">
        <w:rPr>
          <w:rFonts w:ascii="Cambria" w:eastAsia="SimSun" w:hAnsi="Cambria"/>
          <w:b/>
          <w:bCs/>
          <w:color w:val="4F81BD"/>
          <w:szCs w:val="24"/>
          <w:lang w:eastAsia="zh-CN"/>
        </w:rPr>
        <w:t>CONSISTENCY CHECK</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rPr>
        <w:t xml:space="preserve">HDLR2. </w:t>
      </w:r>
      <w:r w:rsidRPr="006C1180">
        <w:rPr>
          <w:rFonts w:ascii="Calibri" w:eastAsia="Calibri" w:hAnsi="Calibri" w:cs="Calibri"/>
        </w:rPr>
        <w:t>Before having your ducts air sealed, did you</w:t>
      </w:r>
      <w:proofErr w:type="gramStart"/>
      <w:r w:rsidRPr="006C1180">
        <w:rPr>
          <w:rFonts w:ascii="Calibri" w:eastAsia="Calibri" w:hAnsi="Calibri" w:cs="Calibri"/>
        </w:rPr>
        <w:t>…</w:t>
      </w:r>
      <w:r w:rsidRPr="006C1180">
        <w:rPr>
          <w:rFonts w:ascii="Calibri" w:eastAsia="Calibri" w:hAnsi="Calibri" w:cs="Calibri"/>
          <w:b/>
          <w:bCs/>
          <w:i/>
          <w:iCs/>
        </w:rPr>
        <w:t>[</w:t>
      </w:r>
      <w:proofErr w:type="gramEnd"/>
      <w:r w:rsidRPr="006C1180">
        <w:rPr>
          <w:rFonts w:ascii="Calibri" w:eastAsia="Calibri" w:hAnsi="Calibri" w:cs="Calibri"/>
          <w:b/>
          <w:bCs/>
          <w:i/>
          <w:iCs/>
        </w:rPr>
        <w:t>READ LIST, SINGLE RESPONSE]</w:t>
      </w:r>
    </w:p>
    <w:p w:rsidR="006C1180" w:rsidRPr="006C1180" w:rsidRDefault="006C1180" w:rsidP="008A2FA5">
      <w:pPr>
        <w:numPr>
          <w:ilvl w:val="0"/>
          <w:numId w:val="38"/>
        </w:numPr>
        <w:spacing w:after="120" w:line="276" w:lineRule="auto"/>
        <w:rPr>
          <w:rFonts w:ascii="Calibri" w:hAnsi="Calibri" w:cs="Calibri"/>
          <w:i/>
          <w:iCs/>
        </w:rPr>
      </w:pPr>
      <w:r w:rsidRPr="006C1180">
        <w:rPr>
          <w:rFonts w:ascii="Calibri" w:hAnsi="Calibri" w:cs="Calibri"/>
          <w:b/>
          <w:bCs/>
        </w:rPr>
        <w:t>Consider doing it yourself</w:t>
      </w:r>
      <w:r w:rsidRPr="006C1180">
        <w:rPr>
          <w:rFonts w:ascii="Calibri" w:hAnsi="Calibri" w:cs="Calibri"/>
          <w:b/>
          <w:bCs/>
          <w:i/>
          <w:iCs/>
        </w:rPr>
        <w:t>(IF REQUIRED</w:t>
      </w:r>
      <w:r w:rsidRPr="006C1180">
        <w:rPr>
          <w:rFonts w:ascii="Calibri" w:hAnsi="Calibri" w:cs="Calibri"/>
          <w:i/>
          <w:iCs/>
        </w:rPr>
        <w:t>: - such as inspecting the condition, searching for disconnected ducts, searching for leaks or applying mastic tape on your ducts or registers)</w:t>
      </w:r>
    </w:p>
    <w:p w:rsidR="006C1180" w:rsidRPr="006C1180" w:rsidRDefault="006C1180" w:rsidP="008A2FA5">
      <w:pPr>
        <w:numPr>
          <w:ilvl w:val="0"/>
          <w:numId w:val="38"/>
        </w:numPr>
        <w:spacing w:after="120" w:line="276" w:lineRule="auto"/>
        <w:rPr>
          <w:rFonts w:ascii="Calibri" w:hAnsi="Calibri" w:cs="Calibri"/>
          <w:b/>
          <w:bCs/>
          <w:i/>
          <w:iCs/>
        </w:rPr>
      </w:pPr>
      <w:r w:rsidRPr="006C1180">
        <w:rPr>
          <w:rFonts w:ascii="Calibri" w:hAnsi="Calibri" w:cs="Calibri"/>
          <w:b/>
          <w:bCs/>
        </w:rPr>
        <w:t xml:space="preserve">Actually did some part of it yourself </w:t>
      </w:r>
    </w:p>
    <w:p w:rsidR="006C1180" w:rsidRPr="006C1180" w:rsidRDefault="006C1180" w:rsidP="008A2FA5">
      <w:pPr>
        <w:numPr>
          <w:ilvl w:val="0"/>
          <w:numId w:val="38"/>
        </w:numPr>
        <w:spacing w:after="120" w:line="276" w:lineRule="auto"/>
        <w:rPr>
          <w:rFonts w:ascii="Calibri" w:hAnsi="Calibri" w:cs="Calibri"/>
          <w:b/>
          <w:bCs/>
        </w:rPr>
      </w:pPr>
      <w:r w:rsidRPr="006C1180">
        <w:rPr>
          <w:rFonts w:ascii="Calibri" w:hAnsi="Calibri" w:cs="Calibri"/>
          <w:b/>
          <w:bCs/>
        </w:rPr>
        <w:t>Did neither</w:t>
      </w:r>
    </w:p>
    <w:p w:rsidR="006C1180" w:rsidRPr="006C1180" w:rsidRDefault="006C1180" w:rsidP="008A2FA5">
      <w:pPr>
        <w:keepNext/>
        <w:spacing w:line="240" w:lineRule="auto"/>
        <w:rPr>
          <w:rFonts w:ascii="Calibri" w:hAnsi="Calibri" w:cs="Calibri"/>
        </w:rPr>
      </w:pPr>
      <w:r w:rsidRPr="006C1180">
        <w:rPr>
          <w:rFonts w:ascii="Calibri" w:hAnsi="Calibri" w:cs="Calibri"/>
        </w:rPr>
        <w:t>-97</w:t>
      </w:r>
      <w:r w:rsidRPr="006C1180">
        <w:rPr>
          <w:rFonts w:ascii="Calibri" w:hAnsi="Calibri" w:cs="Calibri"/>
        </w:rPr>
        <w:tab/>
        <w:t xml:space="preserve">Don’t know </w:t>
      </w:r>
    </w:p>
    <w:p w:rsidR="006C1180" w:rsidRPr="006C1180" w:rsidRDefault="006C1180" w:rsidP="008A2FA5">
      <w:pPr>
        <w:keepNext/>
        <w:spacing w:line="240" w:lineRule="auto"/>
        <w:rPr>
          <w:rFonts w:ascii="Calibri" w:hAnsi="Calibri" w:cs="Calibri"/>
          <w:lang w:eastAsia="zh-CN"/>
        </w:rPr>
      </w:pPr>
      <w:r w:rsidRPr="006C1180">
        <w:rPr>
          <w:rFonts w:ascii="Calibri" w:hAnsi="Calibri" w:cs="Calibri"/>
        </w:rPr>
        <w:t>-98</w:t>
      </w:r>
      <w:r w:rsidRPr="006C1180">
        <w:rPr>
          <w:rFonts w:ascii="Calibri" w:hAnsi="Calibri" w:cs="Calibri"/>
        </w:rPr>
        <w:tab/>
        <w:t xml:space="preserve">Refused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6C1180">
        <w:rPr>
          <w:rFonts w:ascii="Cambria" w:eastAsia="SimSun" w:hAnsi="Cambria"/>
          <w:b/>
          <w:bCs/>
          <w:color w:val="4F81BD"/>
          <w:szCs w:val="24"/>
        </w:rPr>
        <w:t>FREE_RIDERSHIP</w:t>
      </w:r>
    </w:p>
    <w:p w:rsidR="006C1180" w:rsidRPr="006C1180" w:rsidRDefault="006C1180" w:rsidP="008A2FA5">
      <w:pPr>
        <w:spacing w:after="120" w:line="276" w:lineRule="auto"/>
        <w:rPr>
          <w:rFonts w:ascii="Calibri" w:eastAsia="Calibri" w:hAnsi="Calibri" w:cs="Calibri"/>
          <w:b/>
          <w:bCs/>
          <w:i/>
          <w:iCs/>
        </w:rPr>
      </w:pPr>
      <w:r w:rsidRPr="006C1180">
        <w:rPr>
          <w:rFonts w:ascii="Calibri" w:eastAsia="Calibri" w:hAnsi="Calibri" w:cs="Calibri"/>
          <w:b/>
          <w:bCs/>
        </w:rPr>
        <w:t xml:space="preserve">HDLR3.  </w:t>
      </w:r>
      <w:r w:rsidRPr="006C1180">
        <w:rPr>
          <w:rFonts w:ascii="Calibri" w:eastAsia="Calibri" w:hAnsi="Calibri" w:cs="Calibri"/>
        </w:rPr>
        <w:t xml:space="preserve">In the absence of the program, would you say the likelihood of your </w:t>
      </w:r>
      <w:r w:rsidRPr="006C1180">
        <w:rPr>
          <w:rFonts w:ascii="Calibri" w:eastAsia="Calibri" w:hAnsi="Calibri" w:cs="Calibri"/>
          <w:b/>
          <w:bCs/>
        </w:rPr>
        <w:t>air sealing your ducts</w:t>
      </w:r>
      <w:r w:rsidRPr="006C1180">
        <w:rPr>
          <w:rFonts w:ascii="Calibri" w:eastAsia="Calibri" w:hAnsi="Calibri" w:cs="Calibri"/>
        </w:rPr>
        <w:t xml:space="preserve"> was</w:t>
      </w:r>
      <w:r w:rsidRPr="006C1180">
        <w:rPr>
          <w:rFonts w:ascii="Calibri" w:eastAsia="Calibri" w:hAnsi="Calibri" w:cs="Calibri"/>
          <w:b/>
          <w:bCs/>
          <w:i/>
          <w:iCs/>
        </w:rPr>
        <w:t xml:space="preserve">…  [READ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lastRenderedPageBreak/>
        <w:t>1.</w:t>
      </w:r>
      <w:r w:rsidRPr="006C1180">
        <w:rPr>
          <w:rFonts w:ascii="Calibri" w:eastAsia="Calibri" w:hAnsi="Calibri" w:cs="Calibri"/>
        </w:rPr>
        <w:tab/>
        <w:t>Very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Or very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HDLR –TIMING</w:t>
      </w: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HDLR4.</w:t>
      </w:r>
      <w:r w:rsidRPr="006C1180">
        <w:rPr>
          <w:rFonts w:ascii="Calibri" w:eastAsia="Calibri" w:hAnsi="Calibri" w:cs="Calibri"/>
        </w:rPr>
        <w:t xml:space="preserve"> In the absence of the program, would you have </w:t>
      </w:r>
      <w:r w:rsidRPr="006C1180">
        <w:rPr>
          <w:rFonts w:ascii="Calibri" w:eastAsia="Calibri" w:hAnsi="Calibri" w:cs="Calibri"/>
          <w:b/>
          <w:bCs/>
        </w:rPr>
        <w:t>air sealed your ducts</w:t>
      </w:r>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SimSun" w:hAnsi="Calibri" w:cs="Calibri"/>
          <w:b/>
          <w:bCs/>
          <w:i/>
          <w:iCs/>
          <w:lang w:eastAsia="zh-CN"/>
        </w:rPr>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HVAC DUCT INSULATION</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6C1180">
        <w:rPr>
          <w:rFonts w:ascii="Cambria" w:eastAsia="SimSun" w:hAnsi="Cambria"/>
          <w:b/>
          <w:bCs/>
          <w:color w:val="4F81BD"/>
          <w:szCs w:val="24"/>
        </w:rPr>
        <w:t>FREE_RIDERSHIP</w:t>
      </w:r>
    </w:p>
    <w:p w:rsidR="006C1180" w:rsidRPr="006C1180" w:rsidRDefault="006C1180" w:rsidP="008A2FA5">
      <w:pPr>
        <w:spacing w:after="120" w:line="276" w:lineRule="auto"/>
        <w:rPr>
          <w:rFonts w:ascii="Calibri" w:eastAsia="Calibri" w:hAnsi="Calibri" w:cs="Calibri"/>
          <w:b/>
          <w:bCs/>
          <w:i/>
          <w:iCs/>
        </w:rPr>
      </w:pPr>
      <w:r w:rsidRPr="006C1180">
        <w:rPr>
          <w:rFonts w:ascii="Calibri" w:eastAsia="Calibri" w:hAnsi="Calibri" w:cs="Calibri"/>
          <w:b/>
          <w:bCs/>
        </w:rPr>
        <w:t xml:space="preserve">HDI1.  </w:t>
      </w:r>
      <w:r w:rsidRPr="006C1180">
        <w:rPr>
          <w:rFonts w:ascii="Calibri" w:eastAsia="Calibri" w:hAnsi="Calibri" w:cs="Calibri"/>
        </w:rPr>
        <w:t xml:space="preserve">In the absence of the program, would you say the likelihood of your </w:t>
      </w:r>
      <w:r w:rsidRPr="006C1180">
        <w:rPr>
          <w:rFonts w:ascii="Calibri" w:eastAsia="Calibri" w:hAnsi="Calibri" w:cs="Calibri"/>
          <w:b/>
          <w:bCs/>
        </w:rPr>
        <w:t>insulating your ducts/replacing your ducts</w:t>
      </w:r>
      <w:r w:rsidRPr="006C1180">
        <w:rPr>
          <w:rFonts w:ascii="Calibri" w:eastAsia="Calibri" w:hAnsi="Calibri" w:cs="Calibri"/>
        </w:rPr>
        <w:t xml:space="preserve"> was</w:t>
      </w:r>
      <w:r w:rsidRPr="006C1180">
        <w:rPr>
          <w:rFonts w:ascii="Calibri" w:eastAsia="Calibri" w:hAnsi="Calibri" w:cs="Calibri"/>
          <w:b/>
          <w:bCs/>
          <w:i/>
          <w:iCs/>
        </w:rPr>
        <w:t xml:space="preserve">…  [READ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Or very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lastRenderedPageBreak/>
        <w:t>HDI –TIMING</w:t>
      </w: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HDI2.</w:t>
      </w:r>
      <w:r w:rsidRPr="006C1180">
        <w:rPr>
          <w:rFonts w:ascii="Calibri" w:eastAsia="Calibri" w:hAnsi="Calibri" w:cs="Calibri"/>
        </w:rPr>
        <w:t xml:space="preserve"> In the absence of the program, would you have </w:t>
      </w:r>
      <w:r w:rsidRPr="006C1180">
        <w:rPr>
          <w:rFonts w:ascii="Calibri" w:eastAsia="Calibri" w:hAnsi="Calibri" w:cs="Calibri"/>
          <w:b/>
          <w:bCs/>
        </w:rPr>
        <w:t>insulated your ducts</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 w:val="24"/>
          <w:szCs w:val="21"/>
        </w:rPr>
      </w:pPr>
      <w:r w:rsidRPr="006C1180">
        <w:rPr>
          <w:rFonts w:ascii="Calibri" w:eastAsia="SimSun" w:hAnsi="Calibri" w:cs="Calibri"/>
          <w:b/>
          <w:bCs/>
          <w:i/>
          <w:iCs/>
          <w:color w:val="4F81BD"/>
          <w:szCs w:val="20"/>
          <w:lang w:eastAsia="zh-CN"/>
        </w:rPr>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 w:val="26"/>
          <w:szCs w:val="26"/>
        </w:rPr>
      </w:pPr>
      <w:r w:rsidRPr="006C1180">
        <w:rPr>
          <w:rFonts w:ascii="Cambria" w:eastAsia="SimSun" w:hAnsi="Cambria"/>
          <w:b/>
          <w:bCs/>
          <w:color w:val="4F81BD"/>
          <w:sz w:val="26"/>
          <w:szCs w:val="26"/>
        </w:rPr>
        <w:t>RENEWABLE ENERGY</w:t>
      </w: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rPr>
        <w:t>RE1.</w:t>
      </w:r>
      <w:r w:rsidRPr="006C1180">
        <w:rPr>
          <w:rFonts w:ascii="Calibri" w:eastAsia="Calibri" w:hAnsi="Calibri" w:cs="Calibri"/>
        </w:rPr>
        <w:t xml:space="preserve"> When did you get Solar PV?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5"/>
        </w:numPr>
        <w:spacing w:after="120" w:line="240" w:lineRule="auto"/>
        <w:ind w:left="360"/>
        <w:contextualSpacing/>
        <w:rPr>
          <w:rFonts w:ascii="Calibri" w:eastAsia="Calibri" w:hAnsi="Calibri" w:cs="Calibri"/>
        </w:rPr>
      </w:pPr>
      <w:r w:rsidRPr="006C1180">
        <w:rPr>
          <w:rFonts w:ascii="Calibri" w:eastAsia="Calibri" w:hAnsi="Calibri" w:cs="Calibri"/>
        </w:rPr>
        <w:t>At the same time as the other measures undertaken</w:t>
      </w:r>
    </w:p>
    <w:p w:rsidR="006C1180" w:rsidRPr="006C1180" w:rsidRDefault="006C1180" w:rsidP="008A2FA5">
      <w:pPr>
        <w:numPr>
          <w:ilvl w:val="0"/>
          <w:numId w:val="45"/>
        </w:numPr>
        <w:spacing w:after="120" w:line="240" w:lineRule="auto"/>
        <w:ind w:left="360"/>
        <w:contextualSpacing/>
        <w:rPr>
          <w:rFonts w:ascii="Calibri" w:eastAsia="Calibri" w:hAnsi="Calibri" w:cs="Calibri"/>
        </w:rPr>
      </w:pPr>
      <w:r w:rsidRPr="006C1180">
        <w:rPr>
          <w:rFonts w:ascii="Calibri" w:eastAsia="Calibri" w:hAnsi="Calibri" w:cs="Calibri"/>
        </w:rPr>
        <w:t xml:space="preserve">Earlier </w:t>
      </w:r>
    </w:p>
    <w:p w:rsidR="006C1180" w:rsidRPr="006C1180" w:rsidRDefault="006C1180" w:rsidP="008A2FA5">
      <w:pPr>
        <w:numPr>
          <w:ilvl w:val="0"/>
          <w:numId w:val="45"/>
        </w:numPr>
        <w:spacing w:after="120" w:line="240" w:lineRule="auto"/>
        <w:ind w:left="360"/>
        <w:contextualSpacing/>
        <w:rPr>
          <w:rFonts w:ascii="Calibri" w:eastAsia="Calibri" w:hAnsi="Calibri" w:cs="Calibri"/>
        </w:rPr>
      </w:pPr>
      <w:r w:rsidRPr="006C1180">
        <w:rPr>
          <w:rFonts w:ascii="Calibri" w:eastAsia="Calibri" w:hAnsi="Calibri" w:cs="Calibri"/>
        </w:rPr>
        <w:t>Later</w:t>
      </w:r>
    </w:p>
    <w:p w:rsidR="006C1180" w:rsidRPr="006C1180" w:rsidRDefault="006C1180" w:rsidP="008A2FA5">
      <w:pPr>
        <w:numPr>
          <w:ilvl w:val="0"/>
          <w:numId w:val="48"/>
        </w:numPr>
        <w:spacing w:after="120" w:line="240" w:lineRule="auto"/>
        <w:ind w:left="360" w:firstLine="0"/>
        <w:contextualSpacing/>
        <w:rPr>
          <w:rFonts w:ascii="Calibri" w:eastAsia="Calibri" w:hAnsi="Calibri" w:cs="Calibri"/>
        </w:rPr>
      </w:pP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spacing w:after="120" w:line="276" w:lineRule="auto"/>
        <w:rPr>
          <w:rFonts w:ascii="Calibri" w:eastAsia="Calibri" w:hAnsi="Calibri" w:cs="Calibri"/>
        </w:rPr>
      </w:pPr>
      <w:r w:rsidRPr="006C1180">
        <w:rPr>
          <w:rFonts w:ascii="Calibri" w:eastAsia="Calibri" w:hAnsi="Calibri" w:cs="Calibri"/>
          <w:b/>
          <w:bCs/>
        </w:rPr>
        <w:t>RE2.</w:t>
      </w:r>
      <w:r w:rsidRPr="006C1180">
        <w:rPr>
          <w:rFonts w:ascii="Calibri" w:eastAsia="Calibri" w:hAnsi="Calibri" w:cs="Calibri"/>
        </w:rPr>
        <w:t xml:space="preserve"> Did you participate in the California Solar Initiative? [IF NECESSARY: “It is a program that provides rebates for customers who install solar panels to generate part of their own energy.”]</w:t>
      </w:r>
    </w:p>
    <w:p w:rsidR="006C1180" w:rsidRPr="006C1180" w:rsidRDefault="006C1180" w:rsidP="008A2FA5">
      <w:pPr>
        <w:numPr>
          <w:ilvl w:val="0"/>
          <w:numId w:val="46"/>
        </w:numPr>
        <w:spacing w:after="120" w:line="240" w:lineRule="auto"/>
        <w:contextualSpacing/>
        <w:rPr>
          <w:rFonts w:ascii="Calibri" w:eastAsia="Calibri" w:hAnsi="Calibri" w:cs="Calibri"/>
        </w:rPr>
      </w:pPr>
      <w:r w:rsidRPr="006C1180">
        <w:rPr>
          <w:rFonts w:ascii="Calibri" w:eastAsia="Calibri" w:hAnsi="Calibri" w:cs="Calibri"/>
        </w:rPr>
        <w:t>Yes</w:t>
      </w:r>
    </w:p>
    <w:p w:rsidR="006C1180" w:rsidRPr="006C1180" w:rsidRDefault="006C1180" w:rsidP="008A2FA5">
      <w:pPr>
        <w:numPr>
          <w:ilvl w:val="0"/>
          <w:numId w:val="46"/>
        </w:numPr>
        <w:spacing w:after="120" w:line="240" w:lineRule="auto"/>
        <w:contextualSpacing/>
        <w:rPr>
          <w:rFonts w:ascii="Calibri" w:eastAsia="Calibri" w:hAnsi="Calibri" w:cs="Calibri"/>
        </w:rPr>
      </w:pPr>
      <w:r w:rsidRPr="006C1180">
        <w:rPr>
          <w:rFonts w:ascii="Calibri" w:eastAsia="Calibri" w:hAnsi="Calibri" w:cs="Calibri"/>
        </w:rPr>
        <w:t>No</w:t>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after="120" w:line="240" w:lineRule="auto"/>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 w:val="26"/>
          <w:szCs w:val="26"/>
          <w:lang w:eastAsia="zh-CN"/>
        </w:rPr>
      </w:pPr>
      <w:r w:rsidRPr="006C1180">
        <w:rPr>
          <w:rFonts w:ascii="Cambria" w:eastAsia="SimSun" w:hAnsi="Cambria"/>
          <w:b/>
          <w:bCs/>
          <w:color w:val="4F81BD"/>
          <w:sz w:val="26"/>
          <w:szCs w:val="26"/>
          <w:lang w:eastAsia="zh-CN"/>
        </w:rPr>
        <w:t xml:space="preserve">WATER HEATER </w:t>
      </w:r>
    </w:p>
    <w:p w:rsidR="006C1180" w:rsidRPr="006C1180" w:rsidRDefault="006C1180" w:rsidP="008A2FA5">
      <w:pPr>
        <w:keepNext/>
        <w:spacing w:after="120" w:line="276" w:lineRule="auto"/>
        <w:rPr>
          <w:rFonts w:ascii="Calibri" w:eastAsia="Calibri" w:hAnsi="Calibri" w:cs="Calibri"/>
          <w:b/>
          <w:bCs/>
          <w:i/>
          <w:iCs/>
          <w:lang w:eastAsia="zh-CN"/>
        </w:rPr>
      </w:pPr>
      <w:r w:rsidRPr="006C1180">
        <w:rPr>
          <w:rFonts w:ascii="Calibri" w:eastAsia="Calibri" w:hAnsi="Calibri" w:cs="Calibri"/>
          <w:b/>
          <w:bCs/>
          <w:lang w:eastAsia="zh-CN"/>
        </w:rPr>
        <w:t>WH1</w:t>
      </w:r>
      <w:r w:rsidRPr="006C1180">
        <w:rPr>
          <w:rFonts w:ascii="Calibri" w:eastAsia="Calibri" w:hAnsi="Calibri" w:cs="Calibri"/>
          <w:lang w:eastAsia="zh-CN"/>
        </w:rPr>
        <w:t>.  Please confirm that the water heater you upgraded to was a</w:t>
      </w:r>
      <w:r w:rsidRPr="006C1180">
        <w:rPr>
          <w:rFonts w:ascii="Calibri" w:eastAsia="Calibri" w:hAnsi="Calibri" w:cs="Calibri"/>
          <w:b/>
          <w:bCs/>
          <w:i/>
          <w:iCs/>
          <w:lang w:eastAsia="zh-CN"/>
        </w:rPr>
        <w:t xml:space="preserve">… </w:t>
      </w:r>
    </w:p>
    <w:p w:rsidR="006C1180" w:rsidRPr="006C1180" w:rsidRDefault="006C1180" w:rsidP="008A2FA5">
      <w:pPr>
        <w:keepNext/>
        <w:spacing w:after="120" w:line="276" w:lineRule="auto"/>
        <w:rPr>
          <w:rFonts w:ascii="Calibri" w:eastAsia="Calibri" w:hAnsi="Calibri" w:cs="Calibri"/>
          <w:lang w:eastAsia="zh-CN"/>
        </w:rPr>
      </w:pPr>
      <w:r w:rsidRPr="006C1180">
        <w:rPr>
          <w:rFonts w:ascii="Calibri" w:eastAsia="Calibri" w:hAnsi="Calibri" w:cs="Calibri"/>
          <w:b/>
          <w:bCs/>
          <w:i/>
          <w:iCs/>
          <w:lang w:eastAsia="zh-CN"/>
        </w:rPr>
        <w:t>[READ LIST, RANDOMIZE, SINGLE RESPONSE]</w:t>
      </w:r>
    </w:p>
    <w:p w:rsidR="006C1180" w:rsidRPr="006C1180" w:rsidRDefault="006C1180" w:rsidP="008A2FA5">
      <w:pPr>
        <w:keepNext/>
        <w:numPr>
          <w:ilvl w:val="0"/>
          <w:numId w:val="40"/>
        </w:numPr>
        <w:spacing w:after="120" w:line="240" w:lineRule="auto"/>
        <w:ind w:left="360"/>
        <w:contextualSpacing/>
        <w:rPr>
          <w:rFonts w:ascii="Calibri" w:eastAsia="Calibri" w:hAnsi="Calibri" w:cs="Calibri"/>
          <w:lang w:eastAsia="zh-CN"/>
        </w:rPr>
      </w:pPr>
      <w:r w:rsidRPr="006C1180">
        <w:rPr>
          <w:rFonts w:ascii="Calibri" w:eastAsia="Calibri" w:hAnsi="Calibri" w:cs="Calibri"/>
          <w:lang w:eastAsia="zh-CN"/>
        </w:rPr>
        <w:t xml:space="preserve">New Tank </w:t>
      </w:r>
    </w:p>
    <w:p w:rsidR="006C1180" w:rsidRPr="006C1180" w:rsidRDefault="006C1180" w:rsidP="008A2FA5">
      <w:pPr>
        <w:numPr>
          <w:ilvl w:val="0"/>
          <w:numId w:val="40"/>
        </w:numPr>
        <w:spacing w:after="120" w:line="240" w:lineRule="auto"/>
        <w:ind w:left="360"/>
        <w:contextualSpacing/>
        <w:rPr>
          <w:rFonts w:ascii="Calibri" w:eastAsia="Calibri" w:hAnsi="Calibri" w:cs="Calibri"/>
          <w:lang w:eastAsia="zh-CN"/>
        </w:rPr>
      </w:pPr>
      <w:r w:rsidRPr="006C1180">
        <w:rPr>
          <w:rFonts w:ascii="Calibri" w:eastAsia="Calibri" w:hAnsi="Calibri" w:cs="Calibri"/>
          <w:lang w:eastAsia="zh-CN"/>
        </w:rPr>
        <w:t xml:space="preserve">New </w:t>
      </w:r>
      <w:proofErr w:type="spellStart"/>
      <w:r w:rsidRPr="006C1180">
        <w:rPr>
          <w:rFonts w:ascii="Calibri" w:eastAsia="Calibri" w:hAnsi="Calibri" w:cs="Calibri"/>
          <w:lang w:eastAsia="zh-CN"/>
        </w:rPr>
        <w:t>Tankless</w:t>
      </w:r>
      <w:proofErr w:type="spellEnd"/>
    </w:p>
    <w:p w:rsidR="006C1180" w:rsidRPr="006C1180" w:rsidRDefault="006C1180" w:rsidP="008A2FA5">
      <w:pPr>
        <w:numPr>
          <w:ilvl w:val="0"/>
          <w:numId w:val="40"/>
        </w:numPr>
        <w:spacing w:after="120" w:line="240" w:lineRule="auto"/>
        <w:ind w:left="360"/>
        <w:contextualSpacing/>
        <w:rPr>
          <w:rFonts w:ascii="Calibri" w:eastAsia="Calibri" w:hAnsi="Calibri" w:cs="Calibri"/>
          <w:lang w:eastAsia="zh-CN"/>
        </w:rPr>
      </w:pPr>
      <w:r w:rsidRPr="006C1180">
        <w:rPr>
          <w:rFonts w:ascii="Calibri" w:eastAsia="Calibri" w:hAnsi="Calibri" w:cs="Calibri"/>
          <w:lang w:eastAsia="zh-CN"/>
        </w:rPr>
        <w:t xml:space="preserve">Solar Water Heater </w:t>
      </w:r>
    </w:p>
    <w:p w:rsidR="006C1180" w:rsidRPr="006C1180" w:rsidRDefault="006C1180" w:rsidP="008A2FA5">
      <w:pPr>
        <w:numPr>
          <w:ilvl w:val="0"/>
          <w:numId w:val="40"/>
        </w:numPr>
        <w:spacing w:after="120" w:line="240" w:lineRule="auto"/>
        <w:ind w:left="360"/>
        <w:contextualSpacing/>
        <w:rPr>
          <w:rFonts w:ascii="Calibri" w:eastAsia="Calibri" w:hAnsi="Calibri" w:cs="Calibri"/>
          <w:lang w:eastAsia="zh-CN"/>
        </w:rPr>
      </w:pPr>
      <w:r w:rsidRPr="006C1180">
        <w:rPr>
          <w:rFonts w:ascii="Calibri" w:eastAsia="Calibri" w:hAnsi="Calibri" w:cs="Calibri"/>
          <w:lang w:eastAsia="zh-CN"/>
        </w:rPr>
        <w:t>Other (Specify)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b/>
          <w:bCs/>
          <w:i/>
          <w:iCs/>
          <w:lang w:eastAsia="zh-CN"/>
        </w:rPr>
      </w:pPr>
      <w:r w:rsidRPr="006C1180">
        <w:rPr>
          <w:rFonts w:ascii="Calibri" w:eastAsia="Calibri" w:hAnsi="Calibri" w:cs="Calibri"/>
          <w:lang w:eastAsia="zh-CN"/>
        </w:rPr>
        <w:t xml:space="preserve">-97. Don’t know </w:t>
      </w:r>
      <w:r w:rsidRPr="006C1180">
        <w:rPr>
          <w:rFonts w:ascii="Calibri" w:eastAsia="Calibri" w:hAnsi="Calibri" w:cs="Calibri"/>
          <w:b/>
          <w:bCs/>
          <w:i/>
          <w:iCs/>
          <w:lang w:eastAsia="zh-CN"/>
        </w:rPr>
        <w:sym w:font="Wingdings" w:char="F0E8"/>
      </w:r>
      <w:r w:rsidRPr="006C1180">
        <w:rPr>
          <w:rFonts w:ascii="Calibri" w:eastAsia="Calibri" w:hAnsi="Calibri" w:cs="Calibri"/>
          <w:b/>
          <w:bCs/>
          <w:i/>
          <w:iCs/>
          <w:lang w:eastAsia="zh-CN"/>
        </w:rPr>
        <w:t xml:space="preserve">Skip to next applicable measure </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b/>
          <w:bCs/>
          <w:i/>
          <w:iCs/>
          <w:lang w:eastAsia="zh-CN"/>
        </w:rPr>
      </w:pPr>
      <w:r w:rsidRPr="006C1180">
        <w:rPr>
          <w:rFonts w:ascii="Calibri" w:eastAsia="Calibri" w:hAnsi="Calibri" w:cs="Calibri"/>
          <w:lang w:eastAsia="zh-CN"/>
        </w:rPr>
        <w:t xml:space="preserve">-98. Refused </w:t>
      </w:r>
      <w:r w:rsidRPr="006C1180">
        <w:rPr>
          <w:rFonts w:ascii="Calibri" w:eastAsia="Calibri" w:hAnsi="Calibri" w:cs="Calibri"/>
          <w:lang w:eastAsia="zh-CN"/>
        </w:rPr>
        <w:sym w:font="Wingdings" w:char="F0E8"/>
      </w:r>
      <w:r w:rsidRPr="006C1180">
        <w:rPr>
          <w:rFonts w:ascii="Calibri" w:eastAsia="Calibri" w:hAnsi="Calibri" w:cs="Calibri"/>
          <w:b/>
          <w:bCs/>
          <w:i/>
          <w:iCs/>
          <w:lang w:eastAsia="zh-CN"/>
        </w:rPr>
        <w:t xml:space="preserve">Skip to next applicable measure </w:t>
      </w:r>
    </w:p>
    <w:p w:rsidR="006C1180" w:rsidRPr="006C1180" w:rsidRDefault="006C1180" w:rsidP="008A2FA5">
      <w:pPr>
        <w:spacing w:after="120" w:line="276" w:lineRule="auto"/>
        <w:ind w:left="720"/>
        <w:rPr>
          <w:rFonts w:ascii="Calibri" w:eastAsia="Calibri" w:hAnsi="Calibri" w:cs="Calibri"/>
          <w:lang w:eastAsia="zh-CN"/>
        </w:rPr>
      </w:pPr>
    </w:p>
    <w:p w:rsidR="006C1180" w:rsidRPr="006C1180" w:rsidRDefault="006C1180" w:rsidP="008A2FA5">
      <w:pPr>
        <w:spacing w:after="120" w:line="276" w:lineRule="auto"/>
        <w:rPr>
          <w:rFonts w:ascii="Calibri" w:eastAsia="Calibri" w:hAnsi="Calibri" w:cs="Calibri"/>
          <w:b/>
          <w:bCs/>
          <w:i/>
          <w:iCs/>
        </w:rPr>
      </w:pPr>
      <w:r w:rsidRPr="006C1180">
        <w:rPr>
          <w:rFonts w:ascii="Calibri" w:eastAsia="Calibri" w:hAnsi="Calibri" w:cs="Calibri"/>
          <w:b/>
          <w:bCs/>
        </w:rPr>
        <w:lastRenderedPageBreak/>
        <w:t xml:space="preserve">WH2.  </w:t>
      </w:r>
      <w:r w:rsidRPr="006C1180">
        <w:rPr>
          <w:rFonts w:ascii="Calibri" w:eastAsia="Calibri" w:hAnsi="Calibri" w:cs="Calibri"/>
        </w:rPr>
        <w:t>In the absence of the program, would you say the likelihood of installing this water heater was</w:t>
      </w:r>
      <w:proofErr w:type="gramStart"/>
      <w:r w:rsidRPr="006C1180">
        <w:rPr>
          <w:rFonts w:ascii="Calibri" w:eastAsia="Calibri" w:hAnsi="Calibri" w:cs="Calibri"/>
          <w:b/>
          <w:bCs/>
          <w:i/>
          <w:iCs/>
        </w:rPr>
        <w:t>…</w:t>
      </w:r>
      <w:proofErr w:type="gramEnd"/>
      <w:r w:rsidRPr="006C1180">
        <w:rPr>
          <w:rFonts w:ascii="Calibri" w:eastAsia="Calibri" w:hAnsi="Calibri" w:cs="Calibri"/>
          <w:b/>
          <w:bCs/>
          <w:i/>
          <w:iCs/>
        </w:rPr>
        <w:t xml:space="preserve">  [READ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Or very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6C1180">
        <w:rPr>
          <w:rFonts w:ascii="Cambria" w:eastAsia="SimSun" w:hAnsi="Cambria"/>
          <w:b/>
          <w:bCs/>
          <w:color w:val="4F81BD"/>
          <w:szCs w:val="24"/>
        </w:rPr>
        <w:t>WATER HEATER – EFFICIENCY</w:t>
      </w:r>
    </w:p>
    <w:p w:rsidR="006C1180" w:rsidRPr="006C1180" w:rsidRDefault="006C1180" w:rsidP="008A2FA5">
      <w:pPr>
        <w:keepNext/>
        <w:spacing w:after="120" w:line="276" w:lineRule="auto"/>
        <w:rPr>
          <w:rFonts w:ascii="Calibri" w:eastAsia="Calibri" w:hAnsi="Calibri" w:cs="Calibri"/>
        </w:rPr>
      </w:pPr>
      <w:r w:rsidRPr="006C1180">
        <w:rPr>
          <w:rFonts w:ascii="Calibri" w:eastAsia="Calibri" w:hAnsi="Calibri" w:cs="Calibri"/>
          <w:b/>
          <w:bCs/>
        </w:rPr>
        <w:t>WH3</w:t>
      </w:r>
      <w:r w:rsidRPr="006C1180">
        <w:rPr>
          <w:rFonts w:ascii="Calibri" w:eastAsia="Calibri" w:hAnsi="Calibri" w:cs="Calibri"/>
        </w:rPr>
        <w:t>. In the absence of the program, would you have installed a water heater with an Energy Factor/efficiency that was</w:t>
      </w:r>
      <w:proofErr w:type="gramStart"/>
      <w:r w:rsidRPr="006C1180">
        <w:rPr>
          <w:rFonts w:ascii="Calibri" w:eastAsia="Calibri" w:hAnsi="Calibri" w:cs="Calibri"/>
        </w:rPr>
        <w:t>…</w:t>
      </w:r>
      <w:proofErr w:type="gramEnd"/>
      <w:r w:rsidRPr="006C1180">
        <w:rPr>
          <w:rFonts w:ascii="Calibri" w:eastAsia="Calibri" w:hAnsi="Calibri" w:cs="Calibri"/>
        </w:rPr>
        <w:t xml:space="preserve"> </w:t>
      </w:r>
    </w:p>
    <w:p w:rsidR="006C1180" w:rsidRPr="006C1180" w:rsidRDefault="006C1180" w:rsidP="008A2FA5">
      <w:pPr>
        <w:keepNext/>
        <w:spacing w:after="120" w:line="276" w:lineRule="auto"/>
        <w:rPr>
          <w:rFonts w:ascii="Calibri" w:eastAsia="Calibri" w:hAnsi="Calibri" w:cs="Calibri"/>
          <w:b/>
          <w:bCs/>
          <w:i/>
          <w:iCs/>
        </w:rPr>
      </w:pP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i/>
          <w:iCs/>
          <w:lang w:eastAsia="zh-CN"/>
        </w:rPr>
      </w:pPr>
      <w:r w:rsidRPr="006C1180">
        <w:rPr>
          <w:rFonts w:ascii="Calibri" w:eastAsia="SimSun" w:hAnsi="Calibri" w:cs="Calibri"/>
          <w:i/>
          <w:iCs/>
          <w:lang w:eastAsia="zh-CN"/>
        </w:rPr>
        <w:t xml:space="preserve">[IF REQUIRED: THE WATER HEATER’S EFFICIENCY IS MEASURED AS AN ENERGY FACTOR (EF), WHICH IS USUALLY LISTED BESIDE THE </w:t>
      </w:r>
      <w:r w:rsidRPr="006C1180">
        <w:rPr>
          <w:rFonts w:ascii="Calibri" w:eastAsia="SimSun" w:hAnsi="Calibri" w:cs="Calibri"/>
          <w:b/>
          <w:bCs/>
          <w:i/>
          <w:iCs/>
          <w:lang w:eastAsia="zh-CN"/>
        </w:rPr>
        <w:t>ENERGYGUIDE LABEL</w:t>
      </w:r>
      <w:r w:rsidRPr="006C1180">
        <w:rPr>
          <w:rFonts w:ascii="Calibri" w:eastAsia="SimSun" w:hAnsi="Calibri" w:cs="Calibri"/>
          <w:i/>
          <w:iCs/>
          <w:lang w:eastAsia="zh-CN"/>
        </w:rPr>
        <w:t xml:space="preserve">. </w:t>
      </w:r>
      <w:proofErr w:type="gramStart"/>
      <w:r w:rsidRPr="006C1180">
        <w:rPr>
          <w:rFonts w:ascii="Calibri" w:eastAsia="SimSun" w:hAnsi="Calibri" w:cs="Calibri"/>
          <w:i/>
          <w:iCs/>
          <w:lang w:eastAsia="zh-CN"/>
        </w:rPr>
        <w:t>THE HIGHER THE NUMBER, THE MORE ENERGY EFFICIENT THE WATER HEATER.]</w:t>
      </w:r>
      <w:proofErr w:type="gramEnd"/>
    </w:p>
    <w:p w:rsidR="006C1180" w:rsidRPr="006C1180" w:rsidRDefault="006C1180" w:rsidP="008A2FA5">
      <w:pPr>
        <w:keepNext/>
        <w:spacing w:after="120" w:line="276" w:lineRule="auto"/>
        <w:rPr>
          <w:rFonts w:ascii="Calibri" w:eastAsia="Calibri" w:hAnsi="Calibri" w:cs="Calibri"/>
        </w:rPr>
      </w:pPr>
    </w:p>
    <w:p w:rsidR="006C1180" w:rsidRPr="006C1180" w:rsidRDefault="006C1180" w:rsidP="008A2FA5">
      <w:pPr>
        <w:keepNext/>
        <w:keepLines/>
        <w:numPr>
          <w:ilvl w:val="0"/>
          <w:numId w:val="41"/>
        </w:numPr>
        <w:spacing w:after="120" w:line="240" w:lineRule="auto"/>
        <w:ind w:left="720"/>
        <w:contextualSpacing/>
        <w:rPr>
          <w:rFonts w:ascii="Calibri" w:eastAsia="Calibri" w:hAnsi="Calibri" w:cs="Calibri"/>
        </w:rPr>
      </w:pPr>
      <w:r w:rsidRPr="006C1180">
        <w:rPr>
          <w:rFonts w:ascii="Calibri" w:eastAsia="Calibri" w:hAnsi="Calibri" w:cs="Calibri"/>
        </w:rPr>
        <w:t xml:space="preserve">Lower than installed </w:t>
      </w:r>
    </w:p>
    <w:p w:rsidR="006C1180" w:rsidRPr="006C1180" w:rsidRDefault="006C1180" w:rsidP="008A2FA5">
      <w:pPr>
        <w:keepNext/>
        <w:keepLines/>
        <w:numPr>
          <w:ilvl w:val="0"/>
          <w:numId w:val="41"/>
        </w:numPr>
        <w:spacing w:after="120" w:line="240" w:lineRule="auto"/>
        <w:ind w:left="720"/>
        <w:contextualSpacing/>
        <w:rPr>
          <w:rFonts w:ascii="Calibri" w:eastAsia="Calibri" w:hAnsi="Calibri" w:cs="Calibri"/>
        </w:rPr>
      </w:pPr>
      <w:r w:rsidRPr="006C1180">
        <w:rPr>
          <w:rFonts w:ascii="Calibri" w:eastAsia="Calibri" w:hAnsi="Calibri" w:cs="Calibri"/>
        </w:rPr>
        <w:t xml:space="preserve">Same as installed </w:t>
      </w:r>
    </w:p>
    <w:p w:rsidR="006C1180" w:rsidRPr="006C1180" w:rsidRDefault="006C1180" w:rsidP="008A2FA5">
      <w:pPr>
        <w:keepNext/>
        <w:keepLines/>
        <w:numPr>
          <w:ilvl w:val="0"/>
          <w:numId w:val="41"/>
        </w:numPr>
        <w:spacing w:after="120" w:line="240" w:lineRule="auto"/>
        <w:ind w:left="720"/>
        <w:contextualSpacing/>
        <w:rPr>
          <w:rFonts w:ascii="Calibri" w:eastAsia="Calibri" w:hAnsi="Calibri" w:cs="Calibri"/>
        </w:rPr>
      </w:pPr>
      <w:r w:rsidRPr="006C1180">
        <w:rPr>
          <w:rFonts w:ascii="Calibri" w:eastAsia="Calibri" w:hAnsi="Calibri" w:cs="Calibri"/>
        </w:rPr>
        <w:t xml:space="preserve">Higher than installed </w:t>
      </w:r>
    </w:p>
    <w:p w:rsidR="006C1180" w:rsidRPr="006C1180" w:rsidRDefault="006C1180" w:rsidP="008A2FA5">
      <w:pPr>
        <w:keepNext/>
        <w:keepLines/>
        <w:numPr>
          <w:ilvl w:val="0"/>
          <w:numId w:val="41"/>
        </w:numPr>
        <w:spacing w:after="120" w:line="240" w:lineRule="auto"/>
        <w:ind w:left="720"/>
        <w:contextualSpacing/>
        <w:rPr>
          <w:rFonts w:ascii="Calibri" w:eastAsia="Calibri" w:hAnsi="Calibri" w:cs="Calibri"/>
        </w:rPr>
      </w:pPr>
      <w:r w:rsidRPr="006C1180">
        <w:rPr>
          <w:rFonts w:ascii="Calibri" w:eastAsia="Calibri" w:hAnsi="Calibri" w:cs="Calibri"/>
        </w:rPr>
        <w:t xml:space="preserve">Would not have installed </w:t>
      </w:r>
      <w:r w:rsidRPr="006C1180">
        <w:rPr>
          <w:rFonts w:ascii="Calibri" w:eastAsia="SimSun" w:hAnsi="Calibri" w:cs="Calibri"/>
          <w:b/>
          <w:bCs/>
          <w:i/>
          <w:iCs/>
          <w:lang w:eastAsia="zh-CN"/>
        </w:rPr>
        <w:t>[SKIP TO NEXT APPLICABLE MEASURE]</w:t>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keepNext/>
        <w:keepLines/>
        <w:spacing w:line="240" w:lineRule="auto"/>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 xml:space="preserve">[Refused]  </w:t>
      </w:r>
    </w:p>
    <w:p w:rsidR="006C1180" w:rsidRPr="006C1180" w:rsidRDefault="006C1180" w:rsidP="008A2FA5">
      <w:pPr>
        <w:spacing w:line="240" w:lineRule="auto"/>
        <w:ind w:right="158"/>
        <w:rPr>
          <w:rFonts w:ascii="Calibri" w:eastAsia="SimSun" w:hAnsi="Calibri" w:cs="Calibri"/>
          <w:lang w:eastAsia="zh-CN"/>
        </w:rPr>
      </w:pPr>
    </w:p>
    <w:p w:rsidR="006C1180" w:rsidRPr="006C1180" w:rsidRDefault="006C1180" w:rsidP="008A2FA5">
      <w:pPr>
        <w:numPr>
          <w:ilvl w:val="1"/>
          <w:numId w:val="0"/>
        </w:numPr>
        <w:spacing w:after="120" w:line="276" w:lineRule="auto"/>
        <w:rPr>
          <w:rFonts w:ascii="Cambria" w:eastAsia="SimSun" w:hAnsi="Cambria"/>
          <w:i/>
          <w:iCs/>
          <w:color w:val="4F81BD"/>
          <w:spacing w:val="15"/>
          <w:sz w:val="24"/>
          <w:szCs w:val="24"/>
          <w:lang w:eastAsia="zh-CN"/>
        </w:rPr>
      </w:pPr>
      <w:r w:rsidRPr="006C1180">
        <w:rPr>
          <w:rFonts w:ascii="Cambria" w:eastAsia="SimSun" w:hAnsi="Cambria"/>
          <w:i/>
          <w:iCs/>
          <w:color w:val="4F81BD"/>
          <w:spacing w:val="15"/>
          <w:sz w:val="24"/>
          <w:szCs w:val="24"/>
          <w:lang w:eastAsia="zh-CN"/>
        </w:rPr>
        <w:t>CONSISTENCY CHECK</w:t>
      </w:r>
    </w:p>
    <w:p w:rsidR="006C1180" w:rsidRPr="006C1180" w:rsidRDefault="006C1180" w:rsidP="008A2FA5">
      <w:pPr>
        <w:spacing w:line="240" w:lineRule="auto"/>
        <w:ind w:right="158"/>
        <w:rPr>
          <w:rFonts w:ascii="Calibri" w:eastAsia="SimSun" w:hAnsi="Calibri" w:cs="Calibri"/>
          <w:lang w:eastAsia="zh-CN"/>
        </w:rPr>
      </w:pPr>
      <w:r w:rsidRPr="006C1180">
        <w:rPr>
          <w:rFonts w:ascii="Calibri" w:eastAsia="SimSun" w:hAnsi="Calibri" w:cs="Calibri"/>
          <w:b/>
          <w:bCs/>
          <w:lang w:eastAsia="zh-CN"/>
        </w:rPr>
        <w:t>WH4_1</w:t>
      </w:r>
      <w:r w:rsidRPr="006C1180">
        <w:rPr>
          <w:rFonts w:ascii="Calibri" w:eastAsia="SimSun" w:hAnsi="Calibri" w:cs="Calibri"/>
          <w:lang w:eastAsia="zh-CN"/>
        </w:rPr>
        <w:t xml:space="preserve">. What is the Energy Factor/EF of your water heater? </w:t>
      </w: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i/>
          <w:iCs/>
          <w:lang w:eastAsia="zh-CN"/>
        </w:rPr>
        <w:t>[OPEN END. DON’T KNOW/REFUSED ACCEPTABLE]</w:t>
      </w:r>
    </w:p>
    <w:p w:rsidR="006C1180" w:rsidRPr="006C1180" w:rsidRDefault="006C1180" w:rsidP="008A2FA5">
      <w:pPr>
        <w:spacing w:line="240" w:lineRule="auto"/>
        <w:ind w:right="158"/>
        <w:rPr>
          <w:rFonts w:ascii="Calibri" w:eastAsia="SimSun" w:hAnsi="Calibri" w:cs="Calibri"/>
          <w:b/>
          <w:bCs/>
          <w:i/>
          <w:iCs/>
          <w:lang w:eastAsia="zh-CN"/>
        </w:rPr>
      </w:pPr>
      <w:r w:rsidRPr="006C1180">
        <w:rPr>
          <w:rFonts w:ascii="Calibri" w:eastAsia="SimSun" w:hAnsi="Calibri" w:cs="Calibri"/>
          <w:b/>
          <w:bCs/>
          <w:i/>
          <w:iCs/>
          <w:lang w:eastAsia="zh-CN"/>
        </w:rPr>
        <w:t xml:space="preserve">[RECORD VERBATIM] </w:t>
      </w:r>
    </w:p>
    <w:p w:rsidR="006C1180" w:rsidRPr="006C1180" w:rsidRDefault="006C1180" w:rsidP="008A2FA5">
      <w:pPr>
        <w:spacing w:after="120" w:line="276" w:lineRule="auto"/>
        <w:rPr>
          <w:rFonts w:ascii="Calibri" w:eastAsia="Calibri" w:hAnsi="Calibri" w:cs="Calibri"/>
          <w:lang w:eastAsia="zh-CN"/>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WH–TIMING</w:t>
      </w: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WH5.</w:t>
      </w:r>
      <w:r w:rsidRPr="006C1180">
        <w:rPr>
          <w:rFonts w:ascii="Calibri" w:eastAsia="Calibri" w:hAnsi="Calibri" w:cs="Calibri"/>
        </w:rPr>
        <w:t xml:space="preserve">  In the absence of the program, would you have installed </w:t>
      </w:r>
      <w:r w:rsidRPr="006C1180">
        <w:rPr>
          <w:rFonts w:ascii="Calibri" w:eastAsia="Calibri" w:hAnsi="Calibri" w:cs="Calibri"/>
          <w:b/>
          <w:bCs/>
        </w:rPr>
        <w:t>the water heater</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spacing w:after="120" w:line="276" w:lineRule="auto"/>
        <w:rPr>
          <w:rFonts w:ascii="Calibri" w:eastAsia="Calibri" w:hAnsi="Calibri" w:cs="Calibri"/>
          <w:lang w:eastAsia="zh-CN"/>
        </w:rPr>
      </w:pPr>
    </w:p>
    <w:p w:rsidR="006C1180" w:rsidRPr="006C1180" w:rsidRDefault="006C1180" w:rsidP="008A2FA5">
      <w:pPr>
        <w:spacing w:after="120" w:line="276" w:lineRule="auto"/>
        <w:rPr>
          <w:rFonts w:ascii="Calibri" w:eastAsia="Calibri" w:hAnsi="Calibri" w:cs="Calibri"/>
          <w:lang w:eastAsia="zh-CN"/>
        </w:rPr>
      </w:pPr>
      <w:r w:rsidRPr="006C1180">
        <w:rPr>
          <w:rFonts w:ascii="Calibri" w:eastAsia="SimSun" w:hAnsi="Calibri" w:cs="Calibri"/>
          <w:b/>
          <w:bCs/>
          <w:i/>
          <w:iCs/>
          <w:lang w:eastAsia="zh-CN"/>
        </w:rPr>
        <w:lastRenderedPageBreak/>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Cs w:val="24"/>
          <w:lang w:eastAsia="zh-CN"/>
        </w:rPr>
      </w:pPr>
      <w:r w:rsidRPr="006C1180">
        <w:rPr>
          <w:rFonts w:ascii="Calibri" w:eastAsia="SimSun" w:hAnsi="Calibri" w:cs="Calibri"/>
          <w:b/>
          <w:bCs/>
          <w:color w:val="4F81BD"/>
          <w:szCs w:val="24"/>
          <w:lang w:eastAsia="zh-CN"/>
        </w:rPr>
        <w:t xml:space="preserve">HOT WATER DISTRIBUTION </w:t>
      </w:r>
    </w:p>
    <w:p w:rsidR="006C1180" w:rsidRPr="006C1180" w:rsidRDefault="006C1180" w:rsidP="008A2FA5">
      <w:pPr>
        <w:spacing w:after="120" w:line="276" w:lineRule="auto"/>
        <w:rPr>
          <w:rFonts w:ascii="Calibri" w:eastAsia="Calibri" w:hAnsi="Calibri" w:cs="Calibri"/>
          <w:b/>
          <w:bCs/>
          <w:i/>
          <w:iCs/>
          <w:lang w:eastAsia="zh-CN"/>
        </w:rPr>
      </w:pPr>
      <w:r w:rsidRPr="006C1180">
        <w:rPr>
          <w:rFonts w:ascii="Calibri" w:eastAsia="Calibri" w:hAnsi="Calibri" w:cs="Calibri"/>
          <w:b/>
          <w:bCs/>
          <w:lang w:eastAsia="zh-CN"/>
        </w:rPr>
        <w:t>HWD1</w:t>
      </w:r>
      <w:r w:rsidRPr="006C1180">
        <w:rPr>
          <w:rFonts w:ascii="Calibri" w:eastAsia="Calibri" w:hAnsi="Calibri" w:cs="Calibri"/>
          <w:lang w:eastAsia="zh-CN"/>
        </w:rPr>
        <w:t xml:space="preserve">. Please confirm that the Hot Water Pipe Distribution system upgrade was… </w:t>
      </w:r>
      <w:r w:rsidRPr="006C1180">
        <w:rPr>
          <w:rFonts w:ascii="Calibri" w:eastAsia="Calibri" w:hAnsi="Calibri" w:cs="Calibri"/>
          <w:b/>
          <w:bCs/>
          <w:i/>
          <w:iCs/>
          <w:lang w:eastAsia="zh-CN"/>
        </w:rPr>
        <w:t>[READ LIST, ACCEPT MULTIPLES]</w:t>
      </w:r>
    </w:p>
    <w:p w:rsidR="006C1180" w:rsidRPr="006C1180" w:rsidRDefault="006C1180" w:rsidP="008A2FA5">
      <w:pPr>
        <w:numPr>
          <w:ilvl w:val="0"/>
          <w:numId w:val="42"/>
        </w:numPr>
        <w:spacing w:after="120" w:line="240" w:lineRule="auto"/>
        <w:ind w:left="0" w:firstLine="0"/>
        <w:rPr>
          <w:rFonts w:ascii="Calibri" w:eastAsia="Calibri" w:hAnsi="Calibri" w:cs="Calibri"/>
          <w:lang w:eastAsia="zh-CN"/>
        </w:rPr>
      </w:pPr>
      <w:r w:rsidRPr="006C1180">
        <w:rPr>
          <w:rFonts w:ascii="Calibri" w:eastAsia="Calibri" w:hAnsi="Calibri" w:cs="Calibri"/>
          <w:lang w:eastAsia="zh-CN"/>
        </w:rPr>
        <w:t>Insulation on hot water pipes</w:t>
      </w:r>
    </w:p>
    <w:p w:rsidR="006C1180" w:rsidRPr="006C1180" w:rsidRDefault="006C1180" w:rsidP="008A2FA5">
      <w:pPr>
        <w:numPr>
          <w:ilvl w:val="0"/>
          <w:numId w:val="42"/>
        </w:numPr>
        <w:spacing w:after="120" w:line="240" w:lineRule="auto"/>
        <w:ind w:left="0" w:firstLine="0"/>
        <w:rPr>
          <w:rFonts w:ascii="Calibri" w:eastAsia="Calibri" w:hAnsi="Calibri" w:cs="Calibri"/>
          <w:lang w:eastAsia="zh-CN"/>
        </w:rPr>
      </w:pPr>
      <w:r w:rsidRPr="006C1180">
        <w:rPr>
          <w:rFonts w:ascii="Calibri" w:eastAsia="Calibri" w:hAnsi="Calibri" w:cs="Calibri"/>
          <w:lang w:eastAsia="zh-CN"/>
        </w:rPr>
        <w:t>New piping that included insulation</w:t>
      </w:r>
    </w:p>
    <w:p w:rsidR="006C1180" w:rsidRPr="006C1180" w:rsidRDefault="006C1180" w:rsidP="008A2FA5">
      <w:pPr>
        <w:numPr>
          <w:ilvl w:val="0"/>
          <w:numId w:val="42"/>
        </w:numPr>
        <w:spacing w:after="120" w:line="240" w:lineRule="auto"/>
        <w:ind w:left="0" w:firstLine="0"/>
        <w:rPr>
          <w:rFonts w:ascii="Calibri" w:eastAsia="Calibri" w:hAnsi="Calibri" w:cs="Calibri"/>
          <w:lang w:eastAsia="zh-CN"/>
        </w:rPr>
      </w:pPr>
      <w:r w:rsidRPr="006C1180">
        <w:rPr>
          <w:rFonts w:ascii="Calibri" w:eastAsia="Calibri" w:hAnsi="Calibri" w:cs="Calibri"/>
        </w:rPr>
        <w:t>Demand-initiated recirculation systems</w:t>
      </w:r>
    </w:p>
    <w:p w:rsidR="006C1180" w:rsidRPr="006C1180" w:rsidRDefault="006C1180" w:rsidP="008A2FA5">
      <w:pPr>
        <w:numPr>
          <w:ilvl w:val="0"/>
          <w:numId w:val="48"/>
        </w:numPr>
        <w:spacing w:after="120" w:line="240" w:lineRule="auto"/>
        <w:ind w:left="0" w:firstLine="0"/>
        <w:rPr>
          <w:rFonts w:ascii="Calibri" w:eastAsia="Calibri" w:hAnsi="Calibri" w:cs="Calibri"/>
          <w:lang w:eastAsia="zh-CN"/>
        </w:rPr>
      </w:pPr>
      <w:r w:rsidRPr="006C1180">
        <w:rPr>
          <w:rFonts w:ascii="Calibri" w:eastAsia="Calibri" w:hAnsi="Calibri" w:cs="Calibri"/>
          <w:lang w:eastAsia="zh-CN"/>
        </w:rPr>
        <w:t>-97. Don’t know (Skip to next measure undertaken)</w:t>
      </w:r>
    </w:p>
    <w:p w:rsidR="006C1180" w:rsidRPr="006C1180" w:rsidRDefault="006C1180" w:rsidP="008A2FA5">
      <w:pPr>
        <w:numPr>
          <w:ilvl w:val="0"/>
          <w:numId w:val="48"/>
        </w:numPr>
        <w:spacing w:after="120" w:line="240" w:lineRule="auto"/>
        <w:ind w:left="0" w:firstLine="0"/>
        <w:rPr>
          <w:rFonts w:ascii="Calibri" w:eastAsia="Calibri" w:hAnsi="Calibri" w:cs="Calibri"/>
          <w:lang w:eastAsia="zh-CN"/>
        </w:rPr>
      </w:pPr>
      <w:r w:rsidRPr="006C1180">
        <w:rPr>
          <w:rFonts w:ascii="Calibri" w:eastAsia="Calibri" w:hAnsi="Calibri" w:cs="Calibri"/>
          <w:lang w:eastAsia="zh-CN"/>
        </w:rPr>
        <w:t>-98. Refused (Skip to next measure undertaken)</w:t>
      </w:r>
    </w:p>
    <w:p w:rsidR="006C1180" w:rsidRPr="006C1180" w:rsidRDefault="006C1180" w:rsidP="008A2FA5">
      <w:pPr>
        <w:spacing w:line="240" w:lineRule="auto"/>
        <w:rPr>
          <w:rFonts w:ascii="Calibri" w:eastAsia="Calibri" w:hAnsi="Calibri" w:cs="Calibri"/>
          <w:lang w:eastAsia="zh-CN"/>
        </w:rPr>
      </w:pPr>
    </w:p>
    <w:p w:rsidR="006C1180" w:rsidRPr="006C1180" w:rsidRDefault="006C1180" w:rsidP="008A2FA5">
      <w:pPr>
        <w:spacing w:after="120" w:line="276" w:lineRule="auto"/>
        <w:rPr>
          <w:rFonts w:ascii="Calibri" w:eastAsia="Calibri" w:hAnsi="Calibri" w:cs="Calibri"/>
          <w:b/>
          <w:bCs/>
          <w:i/>
          <w:iCs/>
        </w:rPr>
      </w:pPr>
      <w:r w:rsidRPr="006C1180">
        <w:rPr>
          <w:rFonts w:ascii="Calibri" w:eastAsia="Calibri" w:hAnsi="Calibri" w:cs="Calibri"/>
          <w:b/>
          <w:bCs/>
        </w:rPr>
        <w:t xml:space="preserve">HWD2.  </w:t>
      </w:r>
      <w:r w:rsidRPr="006C1180">
        <w:rPr>
          <w:rFonts w:ascii="Calibri" w:eastAsia="Calibri" w:hAnsi="Calibri" w:cs="Calibri"/>
        </w:rPr>
        <w:t>In the absence of the program, would you say the likelihood of upgrading your Hot Water Pipe Distribution System was</w:t>
      </w:r>
      <w:proofErr w:type="gramStart"/>
      <w:r w:rsidRPr="006C1180">
        <w:rPr>
          <w:rFonts w:ascii="Calibri" w:eastAsia="Calibri" w:hAnsi="Calibri" w:cs="Calibri"/>
          <w:b/>
          <w:bCs/>
          <w:i/>
          <w:iCs/>
        </w:rPr>
        <w:t>…</w:t>
      </w:r>
      <w:proofErr w:type="gramEnd"/>
      <w:r w:rsidRPr="006C1180">
        <w:rPr>
          <w:rFonts w:ascii="Calibri" w:eastAsia="Calibri" w:hAnsi="Calibri" w:cs="Calibri"/>
          <w:b/>
          <w:bCs/>
          <w:i/>
          <w:iCs/>
        </w:rPr>
        <w:t xml:space="preserve">  [READ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Or very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HWD –TIMING</w:t>
      </w: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HWD3.</w:t>
      </w:r>
      <w:r w:rsidRPr="006C1180">
        <w:rPr>
          <w:rFonts w:ascii="Calibri" w:eastAsia="Calibri" w:hAnsi="Calibri" w:cs="Calibri"/>
        </w:rPr>
        <w:t xml:space="preserve"> In the absence of the program, would you have </w:t>
      </w:r>
      <w:r w:rsidRPr="006C1180">
        <w:rPr>
          <w:rFonts w:ascii="Calibri" w:eastAsia="Calibri" w:hAnsi="Calibri" w:cs="Calibri"/>
          <w:b/>
          <w:bCs/>
        </w:rPr>
        <w:t>installed a</w:t>
      </w:r>
      <w:r w:rsidRPr="006C1180">
        <w:rPr>
          <w:rFonts w:ascii="Calibri" w:eastAsia="Calibri" w:hAnsi="Calibri" w:cs="Calibri"/>
        </w:rPr>
        <w:t xml:space="preserve"> </w:t>
      </w:r>
      <w:r w:rsidRPr="006C1180">
        <w:rPr>
          <w:rFonts w:ascii="Calibri" w:eastAsia="Calibri" w:hAnsi="Calibri" w:cs="Calibri"/>
          <w:b/>
          <w:bCs/>
        </w:rPr>
        <w:t>Hot Water Pipe Distribution System</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SimSun" w:hAnsi="Calibri" w:cs="Calibri"/>
          <w:b/>
          <w:bCs/>
          <w:i/>
          <w:iCs/>
          <w:lang w:eastAsia="zh-CN"/>
        </w:rPr>
        <w:t>[GO TO NEXT APPLICABLE MEASURE]</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Cs w:val="24"/>
        </w:rPr>
      </w:pPr>
      <w:r w:rsidRPr="006C1180">
        <w:rPr>
          <w:rFonts w:ascii="Calibri" w:eastAsia="SimSun" w:hAnsi="Calibri" w:cs="Calibri"/>
          <w:b/>
          <w:bCs/>
          <w:color w:val="4F81BD"/>
          <w:szCs w:val="24"/>
        </w:rPr>
        <w:t>WINDOW REPLACEMENT</w:t>
      </w:r>
    </w:p>
    <w:p w:rsidR="006C1180" w:rsidRPr="006C1180" w:rsidRDefault="006C1180" w:rsidP="008A2FA5">
      <w:pPr>
        <w:rPr>
          <w:rFonts w:ascii="Calibri" w:hAnsi="Calibri" w:cs="Calibri"/>
        </w:rPr>
      </w:pPr>
      <w:r w:rsidRPr="006C1180">
        <w:rPr>
          <w:rFonts w:ascii="Calibri" w:hAnsi="Calibri" w:cs="Calibri"/>
          <w:b/>
          <w:bCs/>
        </w:rPr>
        <w:t>WIN1.</w:t>
      </w:r>
      <w:r w:rsidRPr="006C1180">
        <w:rPr>
          <w:rFonts w:ascii="Calibri" w:hAnsi="Calibri" w:cs="Calibri"/>
        </w:rPr>
        <w:t xml:space="preserve"> What kind of windows did you get?</w:t>
      </w:r>
    </w:p>
    <w:p w:rsidR="006C1180" w:rsidRPr="006C1180" w:rsidRDefault="006C1180" w:rsidP="008A2FA5">
      <w:pPr>
        <w:rPr>
          <w:rFonts w:ascii="Calibri" w:hAnsi="Calibri" w:cs="Calibri"/>
        </w:rPr>
      </w:pPr>
    </w:p>
    <w:p w:rsidR="006C1180" w:rsidRPr="006C1180" w:rsidRDefault="006C1180" w:rsidP="008A2FA5">
      <w:pPr>
        <w:numPr>
          <w:ilvl w:val="0"/>
          <w:numId w:val="39"/>
        </w:numPr>
        <w:spacing w:after="120" w:line="240" w:lineRule="auto"/>
        <w:ind w:left="360"/>
        <w:rPr>
          <w:rFonts w:ascii="Calibri" w:eastAsia="Calibri" w:hAnsi="Calibri" w:cs="Calibri"/>
        </w:rPr>
      </w:pPr>
      <w:r w:rsidRPr="006C1180">
        <w:rPr>
          <w:rFonts w:ascii="Calibri" w:eastAsia="Calibri" w:hAnsi="Calibri" w:cs="Calibri"/>
        </w:rPr>
        <w:t>Gas filled, Low-E</w:t>
      </w:r>
    </w:p>
    <w:p w:rsidR="006C1180" w:rsidRPr="006C1180" w:rsidRDefault="006C1180" w:rsidP="008A2FA5">
      <w:pPr>
        <w:numPr>
          <w:ilvl w:val="0"/>
          <w:numId w:val="39"/>
        </w:numPr>
        <w:spacing w:after="120" w:line="240" w:lineRule="auto"/>
        <w:ind w:left="360"/>
        <w:rPr>
          <w:rFonts w:ascii="Calibri" w:eastAsia="Calibri" w:hAnsi="Calibri" w:cs="Calibri"/>
        </w:rPr>
      </w:pPr>
      <w:r w:rsidRPr="006C1180">
        <w:rPr>
          <w:rFonts w:ascii="Calibri" w:eastAsia="Calibri" w:hAnsi="Calibri" w:cs="Calibri"/>
        </w:rPr>
        <w:t>Vacuum filled, Low-E</w:t>
      </w:r>
    </w:p>
    <w:p w:rsidR="006C1180" w:rsidRPr="006C1180" w:rsidRDefault="006C1180" w:rsidP="008A2FA5">
      <w:pPr>
        <w:numPr>
          <w:ilvl w:val="0"/>
          <w:numId w:val="39"/>
        </w:numPr>
        <w:spacing w:after="120" w:line="240" w:lineRule="auto"/>
        <w:ind w:left="360"/>
        <w:rPr>
          <w:rFonts w:ascii="Calibri" w:eastAsia="Calibri" w:hAnsi="Calibri" w:cs="Calibri"/>
        </w:rPr>
      </w:pPr>
      <w:r w:rsidRPr="006C1180">
        <w:rPr>
          <w:rFonts w:ascii="Calibri" w:eastAsia="Calibri" w:hAnsi="Calibri" w:cs="Calibri"/>
        </w:rPr>
        <w:t xml:space="preserve">Other [DESCRIBE] [RECORD VERBATIM] </w:t>
      </w:r>
    </w:p>
    <w:p w:rsidR="006C1180" w:rsidRPr="006C1180" w:rsidRDefault="006C1180" w:rsidP="008A2FA5">
      <w:pPr>
        <w:spacing w:line="240" w:lineRule="auto"/>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r>
      <w:r w:rsidRPr="006C1180">
        <w:rPr>
          <w:rFonts w:ascii="Calibri" w:eastAsia="Calibri" w:hAnsi="Calibri" w:cs="Calibri"/>
        </w:rPr>
        <w:tab/>
        <w:t>Don’t know</w:t>
      </w:r>
    </w:p>
    <w:p w:rsidR="006C1180" w:rsidRPr="006C1180" w:rsidRDefault="006C1180" w:rsidP="008A2FA5">
      <w:pPr>
        <w:spacing w:line="240" w:lineRule="auto"/>
        <w:rPr>
          <w:rFonts w:ascii="Calibri" w:eastAsia="Calibri" w:hAnsi="Calibri" w:cs="Calibri"/>
        </w:rPr>
      </w:pPr>
      <w:r w:rsidRPr="006C1180">
        <w:rPr>
          <w:rFonts w:ascii="Calibri" w:eastAsia="Calibri" w:hAnsi="Calibri" w:cs="Calibri"/>
        </w:rPr>
        <w:lastRenderedPageBreak/>
        <w:t>-98.</w:t>
      </w:r>
      <w:r w:rsidRPr="006C1180">
        <w:rPr>
          <w:rFonts w:ascii="Calibri" w:eastAsia="Calibri" w:hAnsi="Calibri" w:cs="Calibri"/>
        </w:rPr>
        <w:tab/>
      </w:r>
      <w:r w:rsidRPr="006C1180">
        <w:rPr>
          <w:rFonts w:ascii="Calibri" w:eastAsia="Calibri" w:hAnsi="Calibri" w:cs="Calibri"/>
        </w:rPr>
        <w:tab/>
        <w:t xml:space="preserve">Refused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spacing w:after="120" w:line="276" w:lineRule="auto"/>
        <w:rPr>
          <w:rFonts w:ascii="Calibri" w:eastAsia="Calibri" w:hAnsi="Calibri" w:cs="Calibri"/>
          <w:b/>
          <w:bCs/>
          <w:i/>
          <w:iCs/>
        </w:rPr>
      </w:pPr>
      <w:r w:rsidRPr="006C1180">
        <w:rPr>
          <w:rFonts w:ascii="Calibri" w:eastAsia="Calibri" w:hAnsi="Calibri" w:cs="Calibri"/>
          <w:b/>
          <w:bCs/>
        </w:rPr>
        <w:t xml:space="preserve">WIN2.  </w:t>
      </w:r>
      <w:r w:rsidRPr="006C1180">
        <w:rPr>
          <w:rFonts w:ascii="Calibri" w:eastAsia="Calibri" w:hAnsi="Calibri" w:cs="Calibri"/>
        </w:rPr>
        <w:t xml:space="preserve">In the absence of the program, would you say the likelihood of your </w:t>
      </w:r>
      <w:r w:rsidRPr="006C1180">
        <w:rPr>
          <w:rFonts w:ascii="Calibri" w:eastAsia="Calibri" w:hAnsi="Calibri" w:cs="Calibri"/>
          <w:b/>
          <w:bCs/>
        </w:rPr>
        <w:t>replacing your windows</w:t>
      </w:r>
      <w:r w:rsidRPr="006C1180">
        <w:rPr>
          <w:rFonts w:ascii="Calibri" w:eastAsia="Calibri" w:hAnsi="Calibri" w:cs="Calibri"/>
        </w:rPr>
        <w:t xml:space="preserve"> was</w:t>
      </w:r>
      <w:proofErr w:type="gramStart"/>
      <w:r w:rsidRPr="006C1180">
        <w:rPr>
          <w:rFonts w:ascii="Calibri" w:eastAsia="Calibri" w:hAnsi="Calibri" w:cs="Calibri"/>
          <w:b/>
          <w:bCs/>
          <w:i/>
          <w:iCs/>
        </w:rPr>
        <w:t>…</w:t>
      </w:r>
      <w:proofErr w:type="gramEnd"/>
      <w:r w:rsidRPr="006C1180">
        <w:rPr>
          <w:rFonts w:ascii="Calibri" w:eastAsia="Calibri" w:hAnsi="Calibri" w:cs="Calibri"/>
          <w:b/>
          <w:bCs/>
          <w:i/>
          <w:iCs/>
        </w:rPr>
        <w:t xml:space="preserve">  [READ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t>Very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Somewhat 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Somewhat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Or very unlikely</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[Don’t know]</w:t>
      </w:r>
    </w:p>
    <w:p w:rsidR="006C1180" w:rsidRPr="006C1180" w:rsidRDefault="006C1180" w:rsidP="008A2FA5">
      <w:pPr>
        <w:numPr>
          <w:ilvl w:val="0"/>
          <w:numId w:val="48"/>
        </w:numPr>
        <w:spacing w:after="120" w:line="240" w:lineRule="auto"/>
        <w:ind w:left="0" w:firstLine="0"/>
        <w:contextualSpacing/>
        <w:rPr>
          <w:rFonts w:ascii="Calibri" w:eastAsia="Calibri" w:hAnsi="Calibri" w:cs="Calibri"/>
        </w:rPr>
      </w:pPr>
      <w:r w:rsidRPr="006C1180">
        <w:rPr>
          <w:rFonts w:ascii="Calibri" w:eastAsia="Calibri" w:hAnsi="Calibri" w:cs="Calibri"/>
        </w:rPr>
        <w:t>-98.</w:t>
      </w:r>
      <w:r w:rsidRPr="006C1180">
        <w:rPr>
          <w:rFonts w:ascii="Calibri" w:eastAsia="Calibri" w:hAnsi="Calibri" w:cs="Calibri"/>
        </w:rPr>
        <w:tab/>
        <w:t>[Refused]</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 w:val="26"/>
          <w:szCs w:val="26"/>
        </w:rPr>
      </w:pP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i/>
          <w:iCs/>
          <w:color w:val="4F81BD"/>
          <w:szCs w:val="24"/>
        </w:rPr>
      </w:pPr>
      <w:r w:rsidRPr="006C1180">
        <w:rPr>
          <w:rFonts w:ascii="Cambria" w:eastAsia="SimSun" w:hAnsi="Cambria"/>
          <w:b/>
          <w:bCs/>
          <w:i/>
          <w:iCs/>
          <w:color w:val="4F81BD"/>
          <w:szCs w:val="24"/>
        </w:rPr>
        <w:t>WIN–TIMING</w:t>
      </w:r>
    </w:p>
    <w:p w:rsidR="006C1180" w:rsidRPr="006C1180" w:rsidRDefault="006C1180" w:rsidP="008A2FA5">
      <w:pPr>
        <w:keepNext/>
        <w:spacing w:line="240" w:lineRule="auto"/>
        <w:ind w:right="158"/>
        <w:rPr>
          <w:rFonts w:ascii="Calibri" w:eastAsia="Calibri" w:hAnsi="Calibri" w:cs="Calibri"/>
          <w:b/>
          <w:bCs/>
          <w:i/>
          <w:iCs/>
        </w:rPr>
      </w:pPr>
      <w:r w:rsidRPr="006C1180">
        <w:rPr>
          <w:rFonts w:ascii="Calibri" w:eastAsia="Calibri" w:hAnsi="Calibri" w:cs="Calibri"/>
          <w:b/>
          <w:bCs/>
        </w:rPr>
        <w:t>WIN3.</w:t>
      </w:r>
      <w:r w:rsidRPr="006C1180">
        <w:rPr>
          <w:rFonts w:ascii="Calibri" w:eastAsia="Calibri" w:hAnsi="Calibri" w:cs="Calibri"/>
        </w:rPr>
        <w:t xml:space="preserve"> In the absence of the program, would you have </w:t>
      </w:r>
      <w:r w:rsidRPr="006C1180">
        <w:rPr>
          <w:rFonts w:ascii="Calibri" w:eastAsia="Calibri" w:hAnsi="Calibri" w:cs="Calibri"/>
          <w:b/>
          <w:bCs/>
        </w:rPr>
        <w:t>replaced your windows</w:t>
      </w:r>
      <w:proofErr w:type="gramStart"/>
      <w:r w:rsidRPr="006C1180">
        <w:rPr>
          <w:rFonts w:ascii="Calibri" w:eastAsia="Calibri" w:hAnsi="Calibri" w:cs="Calibri"/>
        </w:rPr>
        <w:t>…</w:t>
      </w:r>
      <w:proofErr w:type="gramEnd"/>
      <w:r w:rsidRPr="006C1180">
        <w:rPr>
          <w:rFonts w:ascii="Calibri" w:eastAsia="Calibri" w:hAnsi="Calibri" w:cs="Calibri"/>
        </w:rPr>
        <w:t xml:space="preserve"> </w:t>
      </w:r>
      <w:r w:rsidRPr="006C1180">
        <w:rPr>
          <w:rFonts w:ascii="Calibri" w:eastAsia="Calibri" w:hAnsi="Calibri" w:cs="Calibri"/>
          <w:b/>
          <w:bCs/>
          <w:i/>
          <w:iCs/>
        </w:rPr>
        <w:t xml:space="preserve">[READ LIST, </w:t>
      </w:r>
      <w:r w:rsidRPr="006C1180">
        <w:rPr>
          <w:rFonts w:ascii="Calibri" w:eastAsia="Calibri" w:hAnsi="Calibri" w:cs="Calibri"/>
          <w:i/>
          <w:iCs/>
        </w:rPr>
        <w:t>SINGLE RESPONSE</w:t>
      </w:r>
      <w:r w:rsidRPr="006C1180">
        <w:rPr>
          <w:rFonts w:ascii="Calibri" w:eastAsia="Calibri" w:hAnsi="Calibri" w:cs="Calibri"/>
          <w:b/>
          <w:bCs/>
          <w:i/>
          <w:iCs/>
        </w:rPr>
        <w:t>]?</w:t>
      </w:r>
    </w:p>
    <w:p w:rsidR="006C1180" w:rsidRPr="006C1180" w:rsidRDefault="006C1180" w:rsidP="008A2FA5">
      <w:pPr>
        <w:keepNext/>
        <w:spacing w:line="240" w:lineRule="auto"/>
        <w:ind w:right="158"/>
        <w:rPr>
          <w:rFonts w:ascii="Calibri" w:eastAsia="SimSun" w:hAnsi="Calibri" w:cs="Calibri"/>
          <w:lang w:eastAsia="zh-CN"/>
        </w:rPr>
      </w:pP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1.</w:t>
      </w:r>
      <w:r w:rsidRPr="006C1180">
        <w:rPr>
          <w:rFonts w:ascii="Calibri" w:eastAsia="Calibri" w:hAnsi="Calibri" w:cs="Calibri"/>
        </w:rPr>
        <w:tab/>
      </w:r>
      <w:proofErr w:type="gramStart"/>
      <w:r w:rsidRPr="006C1180">
        <w:rPr>
          <w:rFonts w:ascii="Calibri" w:eastAsia="Calibri" w:hAnsi="Calibri" w:cs="Calibri"/>
        </w:rPr>
        <w:t>At</w:t>
      </w:r>
      <w:proofErr w:type="gramEnd"/>
      <w:r w:rsidRPr="006C1180">
        <w:rPr>
          <w:rFonts w:ascii="Calibri" w:eastAsia="Calibri" w:hAnsi="Calibri" w:cs="Calibri"/>
        </w:rPr>
        <w:t xml:space="preserve"> the same time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2.</w:t>
      </w:r>
      <w:r w:rsidRPr="006C1180">
        <w:rPr>
          <w:rFonts w:ascii="Calibri" w:eastAsia="Calibri" w:hAnsi="Calibri" w:cs="Calibri"/>
        </w:rPr>
        <w:tab/>
        <w:t>Earlier</w:t>
      </w:r>
      <w:r w:rsidRPr="006C1180">
        <w:rPr>
          <w:rFonts w:ascii="Calibri" w:eastAsia="Calibri" w:hAnsi="Calibri" w:cs="Calibri"/>
        </w:rPr>
        <w:tab/>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3.</w:t>
      </w:r>
      <w:r w:rsidRPr="006C1180">
        <w:rPr>
          <w:rFonts w:ascii="Calibri" w:eastAsia="Calibri" w:hAnsi="Calibri" w:cs="Calibri"/>
        </w:rPr>
        <w:tab/>
        <w:t xml:space="preserve">Later </w:t>
      </w:r>
    </w:p>
    <w:p w:rsidR="006C1180" w:rsidRPr="006C1180" w:rsidRDefault="006C1180" w:rsidP="008A2FA5">
      <w:pPr>
        <w:keepNext/>
        <w:keepLines/>
        <w:spacing w:line="240" w:lineRule="auto"/>
        <w:ind w:left="720" w:hanging="720"/>
        <w:rPr>
          <w:rFonts w:ascii="Calibri" w:eastAsia="Calibri" w:hAnsi="Calibri" w:cs="Calibri"/>
        </w:rPr>
      </w:pPr>
      <w:r w:rsidRPr="006C1180">
        <w:rPr>
          <w:rFonts w:ascii="Calibri" w:eastAsia="Calibri" w:hAnsi="Calibri" w:cs="Calibri"/>
        </w:rPr>
        <w:t>4.</w:t>
      </w:r>
      <w:r w:rsidRPr="006C1180">
        <w:rPr>
          <w:rFonts w:ascii="Calibri" w:eastAsia="Calibri" w:hAnsi="Calibri" w:cs="Calibri"/>
        </w:rPr>
        <w:tab/>
        <w:t xml:space="preserve">Never </w:t>
      </w:r>
    </w:p>
    <w:p w:rsidR="006C1180" w:rsidRPr="006C1180" w:rsidRDefault="006C1180" w:rsidP="008A2FA5">
      <w:pPr>
        <w:keepNext/>
        <w:keepLines/>
        <w:spacing w:line="240" w:lineRule="auto"/>
        <w:ind w:left="720" w:hanging="720"/>
        <w:rPr>
          <w:rFonts w:ascii="Calibri" w:eastAsia="Calibri" w:hAnsi="Calibri" w:cs="Calibri"/>
          <w:b/>
          <w:bCs/>
          <w:i/>
          <w:iCs/>
          <w:szCs w:val="24"/>
          <w:lang w:eastAsia="zh-CN"/>
        </w:rPr>
      </w:pPr>
      <w:r w:rsidRPr="006C1180">
        <w:rPr>
          <w:rFonts w:ascii="Calibri" w:eastAsia="Calibri" w:hAnsi="Calibri" w:cs="Calibri"/>
        </w:rPr>
        <w:t>-97.</w:t>
      </w:r>
      <w:r w:rsidRPr="006C1180">
        <w:rPr>
          <w:rFonts w:ascii="Calibri" w:eastAsia="Calibri" w:hAnsi="Calibri" w:cs="Calibri"/>
        </w:rPr>
        <w:tab/>
        <w:t>[Don’t know]</w:t>
      </w:r>
      <w:r w:rsidRPr="006C1180">
        <w:rPr>
          <w:rFonts w:ascii="Calibri" w:eastAsia="Calibri" w:hAnsi="Calibri" w:cs="Calibri"/>
        </w:rPr>
        <w:tab/>
      </w:r>
      <w:r w:rsidRPr="006C1180">
        <w:rPr>
          <w:rFonts w:ascii="Calibri" w:eastAsia="Calibri" w:hAnsi="Calibri" w:cs="Calibri"/>
          <w:b/>
          <w:bCs/>
          <w:i/>
          <w:iCs/>
          <w:szCs w:val="24"/>
          <w:lang w:eastAsia="zh-CN"/>
        </w:rPr>
        <w:t xml:space="preserve"> </w:t>
      </w:r>
    </w:p>
    <w:p w:rsidR="006C1180" w:rsidRPr="006C1180" w:rsidRDefault="006C1180" w:rsidP="008A2FA5">
      <w:pPr>
        <w:keepNext/>
        <w:keepLines/>
        <w:spacing w:line="240" w:lineRule="auto"/>
        <w:ind w:left="720" w:hanging="720"/>
        <w:rPr>
          <w:rFonts w:ascii="Calibri" w:eastAsia="Calibri" w:hAnsi="Calibri" w:cs="Calibri"/>
          <w:b/>
          <w:bCs/>
          <w:i/>
          <w:iCs/>
        </w:rPr>
      </w:pPr>
      <w:r w:rsidRPr="006C1180">
        <w:rPr>
          <w:rFonts w:ascii="Calibri" w:eastAsia="Calibri" w:hAnsi="Calibri" w:cs="Calibri"/>
        </w:rPr>
        <w:t>-98.</w:t>
      </w:r>
      <w:r w:rsidRPr="006C1180">
        <w:rPr>
          <w:rFonts w:ascii="Calibri" w:eastAsia="Calibri" w:hAnsi="Calibri" w:cs="Calibri"/>
        </w:rPr>
        <w:tab/>
        <w:t xml:space="preserve">[Refused]  </w:t>
      </w:r>
      <w:r w:rsidRPr="006C1180">
        <w:rPr>
          <w:rFonts w:ascii="Calibri" w:eastAsia="Calibri" w:hAnsi="Calibri" w:cs="Calibri"/>
          <w:b/>
          <w:bCs/>
          <w:i/>
          <w:iCs/>
          <w:szCs w:val="24"/>
          <w:lang w:eastAsia="zh-CN"/>
        </w:rPr>
        <w:t xml:space="preserve"> </w:t>
      </w:r>
    </w:p>
    <w:p w:rsidR="006C1180" w:rsidRPr="006C1180" w:rsidRDefault="006C1180" w:rsidP="008A2FA5">
      <w:pPr>
        <w:spacing w:after="120" w:line="276" w:lineRule="auto"/>
        <w:rPr>
          <w:rFonts w:ascii="Calibri" w:eastAsia="Calibri" w:hAnsi="Calibri" w:cs="Calibri"/>
        </w:rPr>
      </w:pPr>
    </w:p>
    <w:p w:rsidR="006C1180" w:rsidRPr="006C1180" w:rsidRDefault="006C1180" w:rsidP="008A2FA5">
      <w:pPr>
        <w:spacing w:after="120" w:line="276" w:lineRule="auto"/>
        <w:rPr>
          <w:rFonts w:ascii="Calibri" w:eastAsia="Calibri" w:hAnsi="Calibri" w:cs="Calibri"/>
        </w:rPr>
      </w:pPr>
      <w:r w:rsidRPr="006C1180">
        <w:rPr>
          <w:rFonts w:ascii="Calibri" w:eastAsia="SimSun" w:hAnsi="Calibri" w:cs="Calibri"/>
          <w:b/>
          <w:bCs/>
          <w:i/>
          <w:iCs/>
          <w:lang w:eastAsia="zh-CN"/>
        </w:rPr>
        <w:t>[GO TO NEXT SECTION –INFORMATION RECEIVED FROM CONTRACTOR – C1]</w:t>
      </w:r>
    </w:p>
    <w:p w:rsidR="006C1180" w:rsidRPr="006C1180"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6C1180">
        <w:rPr>
          <w:rFonts w:ascii="Cambria" w:eastAsia="SimSun" w:hAnsi="Cambria"/>
          <w:b/>
          <w:bCs/>
          <w:color w:val="4F81BD"/>
          <w:szCs w:val="24"/>
        </w:rPr>
        <w:t xml:space="preserve">INFORMATION RECEIVED FROM CONTRACTOR </w:t>
      </w:r>
    </w:p>
    <w:p w:rsidR="006C1180" w:rsidRPr="006C1180" w:rsidRDefault="006C1180" w:rsidP="008A2FA5">
      <w:pPr>
        <w:numPr>
          <w:ilvl w:val="0"/>
          <w:numId w:val="60"/>
        </w:numPr>
        <w:overflowPunct w:val="0"/>
        <w:autoSpaceDE w:val="0"/>
        <w:autoSpaceDN w:val="0"/>
        <w:adjustRightInd w:val="0"/>
        <w:spacing w:before="240" w:after="120" w:line="290" w:lineRule="atLeast"/>
        <w:textAlignment w:val="baseline"/>
        <w:rPr>
          <w:rFonts w:ascii="Calibri" w:eastAsia="Calibri" w:hAnsi="Calibri" w:cs="Calibri"/>
        </w:rPr>
      </w:pPr>
      <w:r w:rsidRPr="006C1180">
        <w:rPr>
          <w:rFonts w:ascii="Calibri" w:eastAsia="Calibri" w:hAnsi="Calibri" w:cs="Calibri"/>
        </w:rPr>
        <w:t>In discussing plans for your project, did your contractor bring up any of the following issues?</w:t>
      </w:r>
      <w:r w:rsidRPr="006C1180">
        <w:rPr>
          <w:rFonts w:ascii="Calibri" w:eastAsia="Calibri" w:hAnsi="Calibri" w:cs="Calibri"/>
        </w:rPr>
        <w:br/>
      </w:r>
      <w:r w:rsidRPr="006C1180">
        <w:rPr>
          <w:rFonts w:ascii="Calibri" w:eastAsia="Calibri" w:hAnsi="Calibri" w:cs="Calibri"/>
          <w:b/>
        </w:rPr>
        <w:t xml:space="preserve">[READ LIST.  RANDOMIZE. ACCEPT MULTIPLES. OTHER IS ALWAYS LAST]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78"/>
        <w:gridCol w:w="3470"/>
      </w:tblGrid>
      <w:tr w:rsidR="006C1180" w:rsidRPr="000A32D1" w:rsidTr="006C1180">
        <w:tc>
          <w:tcPr>
            <w:tcW w:w="0" w:type="auto"/>
            <w:vAlign w:val="center"/>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b/>
                <w:bCs/>
                <w:sz w:val="20"/>
                <w:szCs w:val="20"/>
              </w:rPr>
            </w:pPr>
            <w:r w:rsidRPr="000A32D1">
              <w:rPr>
                <w:rFonts w:ascii="Arial" w:hAnsi="Arial" w:cs="Arial"/>
                <w:b/>
                <w:bCs/>
                <w:sz w:val="20"/>
                <w:szCs w:val="20"/>
              </w:rPr>
              <w:t>Issue</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b/>
                <w:bCs/>
                <w:sz w:val="20"/>
                <w:szCs w:val="20"/>
              </w:rPr>
            </w:pPr>
            <w:r w:rsidRPr="000A32D1">
              <w:rPr>
                <w:rFonts w:ascii="Arial" w:hAnsi="Arial" w:cs="Arial"/>
                <w:b/>
                <w:i/>
                <w:iCs/>
                <w:sz w:val="20"/>
                <w:szCs w:val="20"/>
              </w:rPr>
              <w:t>1 = YES; 2 = NO; -97 = DON’T KNOW; -98 = REFUSED</w:t>
            </w:r>
          </w:p>
        </w:tc>
      </w:tr>
      <w:tr w:rsidR="006C1180" w:rsidRPr="000A32D1" w:rsidTr="006C1180">
        <w:tc>
          <w:tcPr>
            <w:tcW w:w="0" w:type="auto"/>
          </w:tcPr>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r w:rsidRPr="000A32D1">
              <w:rPr>
                <w:rFonts w:ascii="Arial" w:hAnsi="Arial" w:cs="Arial"/>
                <w:sz w:val="20"/>
                <w:szCs w:val="20"/>
              </w:rPr>
              <w:t>Energy savings on your monthly bill due to the project</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C1_1</w:t>
            </w:r>
          </w:p>
        </w:tc>
      </w:tr>
      <w:tr w:rsidR="006C1180" w:rsidRPr="000A32D1" w:rsidTr="006C1180">
        <w:tc>
          <w:tcPr>
            <w:tcW w:w="0" w:type="auto"/>
          </w:tcPr>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r w:rsidRPr="000A32D1">
              <w:rPr>
                <w:rFonts w:ascii="Arial" w:hAnsi="Arial" w:cs="Arial"/>
                <w:sz w:val="20"/>
                <w:szCs w:val="20"/>
              </w:rPr>
              <w:t>Rebates on equipment purchases and contractor services</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C1_2</w:t>
            </w:r>
          </w:p>
        </w:tc>
      </w:tr>
      <w:tr w:rsidR="006C1180" w:rsidRPr="000A32D1" w:rsidTr="006C1180">
        <w:tc>
          <w:tcPr>
            <w:tcW w:w="0" w:type="auto"/>
          </w:tcPr>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r w:rsidRPr="000A32D1">
              <w:rPr>
                <w:rFonts w:ascii="Arial" w:hAnsi="Arial" w:cs="Arial"/>
                <w:sz w:val="20"/>
                <w:szCs w:val="20"/>
              </w:rPr>
              <w:t>Effect of renovations on comfort, such as eliminating drafts and hot or cold spots in the home</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C1_3</w:t>
            </w:r>
          </w:p>
        </w:tc>
      </w:tr>
      <w:tr w:rsidR="006C1180" w:rsidRPr="000A32D1" w:rsidTr="006C1180">
        <w:tc>
          <w:tcPr>
            <w:tcW w:w="0" w:type="auto"/>
          </w:tcPr>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r w:rsidRPr="000A32D1">
              <w:rPr>
                <w:rFonts w:ascii="Arial" w:hAnsi="Arial" w:cs="Arial"/>
                <w:sz w:val="20"/>
                <w:szCs w:val="20"/>
              </w:rPr>
              <w:t>Effect of renovations on indoor air quality</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C1_4</w:t>
            </w:r>
          </w:p>
        </w:tc>
      </w:tr>
      <w:tr w:rsidR="006C1180" w:rsidRPr="000A32D1" w:rsidTr="006C1180">
        <w:trPr>
          <w:trHeight w:val="620"/>
        </w:trPr>
        <w:tc>
          <w:tcPr>
            <w:tcW w:w="0" w:type="auto"/>
          </w:tcPr>
          <w:p w:rsidR="006C1180" w:rsidRPr="000A32D1" w:rsidRDefault="006C1180" w:rsidP="008A2FA5">
            <w:pPr>
              <w:overflowPunct w:val="0"/>
              <w:autoSpaceDE w:val="0"/>
              <w:autoSpaceDN w:val="0"/>
              <w:adjustRightInd w:val="0"/>
              <w:spacing w:before="240" w:line="240" w:lineRule="auto"/>
              <w:textAlignment w:val="baseline"/>
              <w:rPr>
                <w:rFonts w:ascii="Arial" w:hAnsi="Arial" w:cs="Arial"/>
                <w:sz w:val="20"/>
                <w:szCs w:val="20"/>
              </w:rPr>
            </w:pPr>
            <w:r w:rsidRPr="000A32D1">
              <w:rPr>
                <w:rFonts w:ascii="Arial" w:hAnsi="Arial" w:cs="Arial"/>
                <w:sz w:val="20"/>
                <w:szCs w:val="20"/>
              </w:rPr>
              <w:t>Effect of renovations on safety of heating and cooling equipment</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C1_5</w:t>
            </w:r>
          </w:p>
        </w:tc>
      </w:tr>
      <w:tr w:rsidR="006C1180" w:rsidRPr="000A32D1" w:rsidTr="006C1180">
        <w:trPr>
          <w:trHeight w:val="260"/>
        </w:trPr>
        <w:tc>
          <w:tcPr>
            <w:tcW w:w="0" w:type="auto"/>
          </w:tcPr>
          <w:p w:rsidR="006C1180" w:rsidRPr="000A32D1" w:rsidRDefault="006C1180" w:rsidP="008A2FA5">
            <w:pPr>
              <w:overflowPunct w:val="0"/>
              <w:autoSpaceDE w:val="0"/>
              <w:autoSpaceDN w:val="0"/>
              <w:adjustRightInd w:val="0"/>
              <w:spacing w:before="240" w:line="240" w:lineRule="auto"/>
              <w:textAlignment w:val="baseline"/>
              <w:rPr>
                <w:rFonts w:ascii="Arial" w:hAnsi="Arial" w:cs="Arial"/>
                <w:sz w:val="20"/>
                <w:szCs w:val="20"/>
              </w:rPr>
            </w:pPr>
            <w:r w:rsidRPr="000A32D1">
              <w:rPr>
                <w:rFonts w:ascii="Arial" w:hAnsi="Arial" w:cs="Arial"/>
                <w:sz w:val="20"/>
                <w:szCs w:val="20"/>
              </w:rPr>
              <w:t>Effect of renovations on controlling mold</w:t>
            </w:r>
          </w:p>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p>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C1_6</w:t>
            </w:r>
          </w:p>
        </w:tc>
      </w:tr>
      <w:tr w:rsidR="006C1180" w:rsidRPr="000A32D1" w:rsidTr="006C1180">
        <w:tc>
          <w:tcPr>
            <w:tcW w:w="0" w:type="auto"/>
          </w:tcPr>
          <w:p w:rsidR="006C1180" w:rsidRPr="000A32D1" w:rsidRDefault="006C1180" w:rsidP="008A2FA5">
            <w:pPr>
              <w:overflowPunct w:val="0"/>
              <w:autoSpaceDE w:val="0"/>
              <w:autoSpaceDN w:val="0"/>
              <w:adjustRightInd w:val="0"/>
              <w:spacing w:line="240" w:lineRule="auto"/>
              <w:textAlignment w:val="baseline"/>
              <w:rPr>
                <w:rFonts w:ascii="Arial" w:hAnsi="Arial" w:cs="Arial"/>
                <w:sz w:val="20"/>
                <w:szCs w:val="20"/>
              </w:rPr>
            </w:pPr>
            <w:r w:rsidRPr="000A32D1">
              <w:rPr>
                <w:rFonts w:ascii="Arial" w:hAnsi="Arial" w:cs="Arial"/>
                <w:sz w:val="20"/>
                <w:szCs w:val="20"/>
              </w:rPr>
              <w:t>Other (Specify)</w:t>
            </w:r>
          </w:p>
        </w:tc>
        <w:tc>
          <w:tcPr>
            <w:tcW w:w="0" w:type="auto"/>
          </w:tcPr>
          <w:p w:rsidR="006C1180" w:rsidRPr="000A32D1" w:rsidRDefault="006C1180" w:rsidP="008A2FA5">
            <w:pPr>
              <w:overflowPunct w:val="0"/>
              <w:autoSpaceDE w:val="0"/>
              <w:autoSpaceDN w:val="0"/>
              <w:adjustRightInd w:val="0"/>
              <w:spacing w:line="240" w:lineRule="auto"/>
              <w:jc w:val="center"/>
              <w:textAlignment w:val="baseline"/>
              <w:rPr>
                <w:rFonts w:ascii="Arial" w:hAnsi="Arial" w:cs="Arial"/>
                <w:sz w:val="20"/>
                <w:szCs w:val="20"/>
              </w:rPr>
            </w:pPr>
            <w:r w:rsidRPr="000A32D1">
              <w:rPr>
                <w:rFonts w:ascii="Arial" w:hAnsi="Arial" w:cs="Arial"/>
                <w:sz w:val="20"/>
                <w:szCs w:val="20"/>
              </w:rPr>
              <w:t xml:space="preserve">C1_7, C1_other  </w:t>
            </w:r>
          </w:p>
        </w:tc>
      </w:tr>
    </w:tbl>
    <w:p w:rsidR="006C1180" w:rsidRPr="006C1180" w:rsidRDefault="006C1180" w:rsidP="000A32D1">
      <w:pPr>
        <w:spacing w:after="120" w:line="240" w:lineRule="auto"/>
        <w:rPr>
          <w:rFonts w:ascii="Cambria" w:eastAsia="SimSun" w:hAnsi="Cambria"/>
          <w:b/>
          <w:bCs/>
          <w:color w:val="4F81BD"/>
          <w:sz w:val="26"/>
          <w:szCs w:val="26"/>
        </w:rPr>
      </w:pPr>
      <w:r w:rsidRPr="006C1180">
        <w:rPr>
          <w:rFonts w:ascii="Times New Roman" w:eastAsia="Calibri" w:hAnsi="Times New Roman"/>
          <w:szCs w:val="24"/>
        </w:rPr>
        <w:br w:type="page"/>
      </w:r>
      <w:r w:rsidRPr="006C1180">
        <w:rPr>
          <w:rFonts w:ascii="Cambria" w:eastAsia="SimSun" w:hAnsi="Cambria"/>
          <w:b/>
          <w:bCs/>
          <w:color w:val="4F81BD"/>
          <w:sz w:val="26"/>
          <w:szCs w:val="26"/>
        </w:rPr>
        <w:lastRenderedPageBreak/>
        <w:t>PROJECT FINANCES (3 MIN)</w:t>
      </w:r>
    </w:p>
    <w:p w:rsidR="006C1180" w:rsidRPr="006C1180" w:rsidRDefault="006C1180" w:rsidP="008A2FA5">
      <w:pPr>
        <w:keepNext/>
        <w:numPr>
          <w:ilvl w:val="0"/>
          <w:numId w:val="72"/>
        </w:numPr>
        <w:overflowPunct w:val="0"/>
        <w:autoSpaceDE w:val="0"/>
        <w:autoSpaceDN w:val="0"/>
        <w:adjustRightInd w:val="0"/>
        <w:spacing w:before="120" w:after="120" w:line="290" w:lineRule="atLeast"/>
        <w:contextualSpacing/>
        <w:textAlignment w:val="baseline"/>
        <w:rPr>
          <w:rFonts w:ascii="Calibri" w:eastAsia="Calibri" w:hAnsi="Calibri" w:cs="Calibri"/>
        </w:rPr>
      </w:pPr>
      <w:r w:rsidRPr="006C1180">
        <w:rPr>
          <w:rFonts w:ascii="Calibri" w:eastAsia="Calibri" w:hAnsi="Calibri" w:cs="Calibri"/>
        </w:rPr>
        <w:t xml:space="preserve">As you may recall, you received incentives from Energy Upgrade California to cover some of your improvement costs, but you also had to pay some of those costs.  Please tell me if you used financing to pay for any portion of the improvements you made through the program? </w:t>
      </w:r>
      <w:r w:rsidRPr="006C1180">
        <w:rPr>
          <w:rFonts w:ascii="Calibri" w:eastAsia="Calibri" w:hAnsi="Calibri" w:cs="Calibri"/>
          <w:b/>
          <w:color w:val="00B050"/>
          <w:szCs w:val="20"/>
        </w:rPr>
        <w:t>[IF NEEDED: Financing could include a credit card, taking out a loan, getting financing through your contractor, refinancing your home mortgage, and other situations where you borrow the money and repay it over time.]</w:t>
      </w:r>
    </w:p>
    <w:p w:rsidR="006C1180" w:rsidRPr="006C1180" w:rsidRDefault="006C1180" w:rsidP="008A2FA5">
      <w:pPr>
        <w:keepNext/>
        <w:numPr>
          <w:ilvl w:val="0"/>
          <w:numId w:val="57"/>
        </w:numPr>
        <w:overflowPunct w:val="0"/>
        <w:autoSpaceDE w:val="0"/>
        <w:autoSpaceDN w:val="0"/>
        <w:adjustRightInd w:val="0"/>
        <w:spacing w:after="120" w:line="240" w:lineRule="auto"/>
        <w:textAlignment w:val="baseline"/>
        <w:rPr>
          <w:rFonts w:ascii="Calibri" w:eastAsia="Calibri" w:hAnsi="Calibri" w:cs="Calibri"/>
        </w:rPr>
      </w:pPr>
      <w:r w:rsidRPr="006C1180">
        <w:rPr>
          <w:rFonts w:ascii="Calibri" w:eastAsia="Calibri" w:hAnsi="Calibri" w:cs="Calibri"/>
        </w:rPr>
        <w:t>Yes</w:t>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GO TO PF2, if MEASURE=0</w:t>
      </w:r>
      <w:r w:rsidRPr="006C1180">
        <w:rPr>
          <w:rFonts w:ascii="Calibri" w:eastAsia="Calibri" w:hAnsi="Calibri" w:cs="Calibri"/>
          <w:b/>
          <w:vertAlign w:val="superscript"/>
        </w:rPr>
        <w:footnoteReference w:id="18"/>
      </w:r>
      <w:r w:rsidRPr="006C1180">
        <w:rPr>
          <w:rFonts w:ascii="Calibri" w:eastAsia="Calibri" w:hAnsi="Calibri" w:cs="Calibri"/>
          <w:b/>
        </w:rPr>
        <w:t xml:space="preserve">, </w:t>
      </w:r>
    </w:p>
    <w:p w:rsidR="006C1180" w:rsidRPr="006C1180" w:rsidRDefault="006C1180" w:rsidP="008A2FA5">
      <w:pPr>
        <w:keepNext/>
        <w:overflowPunct w:val="0"/>
        <w:autoSpaceDE w:val="0"/>
        <w:autoSpaceDN w:val="0"/>
        <w:adjustRightInd w:val="0"/>
        <w:spacing w:line="240" w:lineRule="auto"/>
        <w:ind w:left="1800"/>
        <w:textAlignment w:val="baseline"/>
        <w:rPr>
          <w:rFonts w:ascii="Calibri" w:eastAsia="Calibri" w:hAnsi="Calibri" w:cs="Calibri"/>
        </w:rPr>
      </w:pP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proofErr w:type="gramStart"/>
      <w:r w:rsidRPr="006C1180">
        <w:rPr>
          <w:rFonts w:ascii="Calibri" w:eastAsia="Calibri" w:hAnsi="Calibri" w:cs="Calibri"/>
          <w:b/>
        </w:rPr>
        <w:t>skip</w:t>
      </w:r>
      <w:proofErr w:type="gramEnd"/>
      <w:r w:rsidRPr="006C1180">
        <w:rPr>
          <w:rFonts w:ascii="Calibri" w:eastAsia="Calibri" w:hAnsi="Calibri" w:cs="Calibri"/>
          <w:b/>
        </w:rPr>
        <w:t xml:space="preserve"> to HH1, if MEASURE=1]</w:t>
      </w:r>
    </w:p>
    <w:p w:rsidR="006C1180" w:rsidRPr="006C1180" w:rsidRDefault="006C1180" w:rsidP="008A2FA5">
      <w:pPr>
        <w:keepNext/>
        <w:numPr>
          <w:ilvl w:val="0"/>
          <w:numId w:val="57"/>
        </w:numPr>
        <w:tabs>
          <w:tab w:val="left" w:pos="720"/>
        </w:tabs>
        <w:overflowPunct w:val="0"/>
        <w:autoSpaceDE w:val="0"/>
        <w:autoSpaceDN w:val="0"/>
        <w:adjustRightInd w:val="0"/>
        <w:spacing w:after="120" w:line="240" w:lineRule="auto"/>
        <w:textAlignment w:val="baseline"/>
        <w:rPr>
          <w:rFonts w:ascii="Calibri" w:eastAsia="Calibri" w:hAnsi="Calibri" w:cs="Calibri"/>
        </w:rPr>
      </w:pPr>
      <w:r w:rsidRPr="006C1180">
        <w:rPr>
          <w:rFonts w:ascii="Calibri" w:eastAsia="Calibri" w:hAnsi="Calibri" w:cs="Calibri"/>
        </w:rPr>
        <w:t>No</w:t>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Skip to HH1</w:t>
      </w:r>
    </w:p>
    <w:p w:rsidR="006C1180" w:rsidRPr="006C1180" w:rsidRDefault="006C1180" w:rsidP="008A2FA5">
      <w:pPr>
        <w:keepNext/>
        <w:tabs>
          <w:tab w:val="left" w:pos="720"/>
        </w:tabs>
        <w:overflowPunct w:val="0"/>
        <w:autoSpaceDE w:val="0"/>
        <w:autoSpaceDN w:val="0"/>
        <w:adjustRightInd w:val="0"/>
        <w:spacing w:line="240" w:lineRule="auto"/>
        <w:ind w:left="1080"/>
        <w:textAlignment w:val="baseline"/>
        <w:rPr>
          <w:rFonts w:ascii="Calibri" w:eastAsia="Calibri" w:hAnsi="Calibri" w:cs="Calibri"/>
        </w:rPr>
      </w:pPr>
    </w:p>
    <w:p w:rsidR="006C1180" w:rsidRPr="006C1180" w:rsidRDefault="006C1180" w:rsidP="008A2FA5">
      <w:pPr>
        <w:keepNext/>
        <w:tabs>
          <w:tab w:val="right" w:pos="1200"/>
        </w:tabs>
        <w:spacing w:line="240" w:lineRule="auto"/>
        <w:ind w:left="1080" w:firstLine="720"/>
        <w:rPr>
          <w:rFonts w:ascii="Calibri" w:eastAsia="Calibri" w:hAnsi="Calibri" w:cs="Calibri"/>
        </w:rPr>
      </w:pPr>
      <w:r w:rsidRPr="006C1180">
        <w:rPr>
          <w:rFonts w:ascii="Calibri" w:eastAsia="Calibri" w:hAnsi="Calibri" w:cs="Calibri"/>
        </w:rPr>
        <w:t>-97.</w:t>
      </w:r>
      <w:r w:rsidRPr="006C1180">
        <w:rPr>
          <w:rFonts w:ascii="Calibri" w:eastAsia="Calibri" w:hAnsi="Calibri" w:cs="Calibri"/>
        </w:rPr>
        <w:tab/>
        <w:t xml:space="preserve"> Don’t know</w:t>
      </w:r>
      <w:r w:rsidRPr="006C1180">
        <w:rPr>
          <w:rFonts w:ascii="Calibri" w:eastAsia="Calibri" w:hAnsi="Calibri" w:cs="Calibri"/>
        </w:rPr>
        <w:tab/>
      </w:r>
      <w:r w:rsidRPr="006C1180">
        <w:rPr>
          <w:rFonts w:ascii="Calibri" w:eastAsia="Calibri" w:hAnsi="Calibri" w:cs="Calibri"/>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Skip to HH1</w:t>
      </w:r>
    </w:p>
    <w:p w:rsidR="006C1180" w:rsidRPr="006C1180" w:rsidRDefault="006C1180" w:rsidP="008A2FA5">
      <w:pPr>
        <w:tabs>
          <w:tab w:val="right" w:pos="1200"/>
        </w:tabs>
        <w:spacing w:line="240" w:lineRule="auto"/>
        <w:ind w:left="1080" w:firstLine="720"/>
        <w:rPr>
          <w:rFonts w:ascii="Calibri" w:eastAsia="Calibri" w:hAnsi="Calibri" w:cs="Calibri"/>
          <w:b/>
        </w:rPr>
      </w:pPr>
      <w:r w:rsidRPr="006C1180">
        <w:rPr>
          <w:rFonts w:ascii="Calibri" w:eastAsia="Calibri" w:hAnsi="Calibri" w:cs="Calibri"/>
        </w:rPr>
        <w:t>-98.</w:t>
      </w:r>
      <w:r w:rsidRPr="006C1180">
        <w:rPr>
          <w:rFonts w:ascii="Calibri" w:eastAsia="Calibri" w:hAnsi="Calibri" w:cs="Calibri"/>
        </w:rPr>
        <w:tab/>
        <w:t xml:space="preserve"> Refused</w:t>
      </w:r>
      <w:r w:rsidRPr="006C1180">
        <w:rPr>
          <w:rFonts w:ascii="Calibri" w:eastAsia="Calibri" w:hAnsi="Calibri" w:cs="Calibri"/>
          <w:b/>
          <w:bCs/>
        </w:rPr>
        <w:t xml:space="preserve"> </w:t>
      </w:r>
      <w:r w:rsidRPr="006C1180">
        <w:rPr>
          <w:rFonts w:ascii="Calibri" w:eastAsia="Calibri" w:hAnsi="Calibri" w:cs="Calibri"/>
          <w:b/>
          <w:bCs/>
        </w:rPr>
        <w:tab/>
      </w:r>
      <w:r w:rsidRPr="006C1180">
        <w:rPr>
          <w:rFonts w:ascii="Calibri" w:eastAsia="Calibri" w:hAnsi="Calibri" w:cs="Calibri"/>
          <w:b/>
          <w:bCs/>
        </w:rPr>
        <w:tab/>
      </w:r>
      <w:r w:rsidRPr="006C1180">
        <w:rPr>
          <w:rFonts w:ascii="Calibri" w:eastAsia="Calibri" w:hAnsi="Calibri" w:cs="Calibri"/>
        </w:rPr>
        <w:sym w:font="Wingdings" w:char="F0E8"/>
      </w:r>
      <w:r w:rsidRPr="006C1180">
        <w:rPr>
          <w:rFonts w:ascii="Calibri" w:eastAsia="Calibri" w:hAnsi="Calibri" w:cs="Calibri"/>
        </w:rPr>
        <w:t xml:space="preserve"> </w:t>
      </w:r>
      <w:r w:rsidRPr="006C1180">
        <w:rPr>
          <w:rFonts w:ascii="Calibri" w:eastAsia="Calibri" w:hAnsi="Calibri" w:cs="Calibri"/>
          <w:b/>
        </w:rPr>
        <w:t>Skip to HH1</w:t>
      </w:r>
    </w:p>
    <w:p w:rsidR="006C1180" w:rsidRPr="006C1180" w:rsidRDefault="006C1180" w:rsidP="008A2FA5">
      <w:pPr>
        <w:tabs>
          <w:tab w:val="right" w:pos="1200"/>
        </w:tabs>
        <w:spacing w:line="240" w:lineRule="auto"/>
        <w:ind w:left="1080" w:firstLine="720"/>
        <w:rPr>
          <w:rFonts w:ascii="Calibri" w:eastAsia="Calibri" w:hAnsi="Calibri" w:cs="Calibri"/>
          <w:b/>
        </w:rPr>
      </w:pPr>
    </w:p>
    <w:p w:rsidR="006C1180" w:rsidRPr="006C1180" w:rsidRDefault="006C1180" w:rsidP="008A2FA5">
      <w:pPr>
        <w:keepNext/>
        <w:numPr>
          <w:ilvl w:val="0"/>
          <w:numId w:val="72"/>
        </w:numPr>
        <w:overflowPunct w:val="0"/>
        <w:autoSpaceDE w:val="0"/>
        <w:autoSpaceDN w:val="0"/>
        <w:adjustRightInd w:val="0"/>
        <w:spacing w:before="120" w:after="120" w:line="290" w:lineRule="atLeast"/>
        <w:contextualSpacing/>
        <w:textAlignment w:val="baseline"/>
        <w:rPr>
          <w:rFonts w:ascii="Calibri" w:eastAsia="Calibri" w:hAnsi="Calibri" w:cs="Calibri"/>
        </w:rPr>
      </w:pPr>
      <w:r w:rsidRPr="006C1180">
        <w:rPr>
          <w:rFonts w:ascii="Calibri" w:eastAsia="Calibri" w:hAnsi="Calibri" w:cs="Calibri"/>
        </w:rPr>
        <w:t xml:space="preserve">What type of financing did you use?  </w:t>
      </w:r>
      <w:r w:rsidRPr="006C1180">
        <w:rPr>
          <w:rFonts w:ascii="Calibri" w:eastAsia="Calibri" w:hAnsi="Calibri" w:cs="Calibri"/>
          <w:b/>
          <w:i/>
          <w:iCs/>
        </w:rPr>
        <w:t>[ACCEPT MULTIPLES. READ LIST IF NEEDED.]</w:t>
      </w:r>
      <w:r w:rsidRPr="006C1180">
        <w:rPr>
          <w:rFonts w:ascii="Calibri" w:eastAsia="Calibri" w:hAnsi="Calibri" w:cs="Calibri"/>
        </w:rPr>
        <w:t xml:space="preserve"> </w:t>
      </w:r>
    </w:p>
    <w:p w:rsidR="006C1180" w:rsidRPr="006C1180" w:rsidRDefault="006C1180" w:rsidP="008A2FA5">
      <w:pPr>
        <w:keepNext/>
        <w:numPr>
          <w:ilvl w:val="0"/>
          <w:numId w:val="48"/>
        </w:numPr>
        <w:overflowPunct w:val="0"/>
        <w:autoSpaceDE w:val="0"/>
        <w:autoSpaceDN w:val="0"/>
        <w:adjustRightInd w:val="0"/>
        <w:spacing w:before="120" w:after="120" w:line="290" w:lineRule="atLeast"/>
        <w:ind w:left="1440" w:firstLine="0"/>
        <w:contextualSpacing/>
        <w:textAlignment w:val="baseline"/>
        <w:rPr>
          <w:rFonts w:ascii="Calibri" w:eastAsia="Calibri" w:hAnsi="Calibri" w:cs="Calibri"/>
        </w:rPr>
      </w:pPr>
    </w:p>
    <w:p w:rsidR="006C1180" w:rsidRPr="006C1180" w:rsidRDefault="006C1180" w:rsidP="008A2FA5">
      <w:pPr>
        <w:keepNext/>
        <w:numPr>
          <w:ilvl w:val="0"/>
          <w:numId w:val="48"/>
        </w:numPr>
        <w:overflowPunct w:val="0"/>
        <w:autoSpaceDE w:val="0"/>
        <w:autoSpaceDN w:val="0"/>
        <w:adjustRightInd w:val="0"/>
        <w:spacing w:before="120" w:after="120" w:line="290" w:lineRule="atLeast"/>
        <w:ind w:left="1440" w:firstLine="0"/>
        <w:contextualSpacing/>
        <w:textAlignment w:val="baseline"/>
        <w:rPr>
          <w:rFonts w:ascii="Calibri" w:eastAsia="Calibri" w:hAnsi="Calibri" w:cs="Calibri"/>
          <w:b/>
          <w:bCs/>
          <w:i/>
          <w:iCs/>
          <w:color w:val="1F497D"/>
        </w:rPr>
      </w:pPr>
      <w:r w:rsidRPr="006C1180">
        <w:rPr>
          <w:rFonts w:ascii="Calibri" w:eastAsia="Calibri" w:hAnsi="Calibri" w:cs="Calibri"/>
          <w:b/>
          <w:bCs/>
          <w:i/>
          <w:iCs/>
          <w:color w:val="1F497D"/>
        </w:rPr>
        <w:t>1 = YES; 2 = NO; -97 = DON’T KNOW; -98 = REFUSED</w:t>
      </w:r>
      <w:r w:rsidRPr="006C1180">
        <w:rPr>
          <w:rFonts w:ascii="Calibri" w:eastAsia="Calibri" w:hAnsi="Calibri" w:cs="Calibri"/>
          <w:b/>
          <w:bCs/>
          <w:i/>
          <w:iCs/>
          <w:color w:val="1F497D"/>
        </w:rPr>
        <w:tab/>
      </w:r>
    </w:p>
    <w:p w:rsidR="006C1180" w:rsidRPr="006C1180" w:rsidRDefault="006C1180" w:rsidP="008A2FA5">
      <w:pPr>
        <w:keepNext/>
        <w:numPr>
          <w:ilvl w:val="0"/>
          <w:numId w:val="48"/>
        </w:numPr>
        <w:overflowPunct w:val="0"/>
        <w:autoSpaceDE w:val="0"/>
        <w:autoSpaceDN w:val="0"/>
        <w:adjustRightInd w:val="0"/>
        <w:spacing w:before="120" w:after="120" w:line="290" w:lineRule="atLeast"/>
        <w:ind w:left="1440" w:firstLine="0"/>
        <w:contextualSpacing/>
        <w:textAlignment w:val="baseline"/>
        <w:rPr>
          <w:rFonts w:ascii="Calibri" w:eastAsia="Calibri" w:hAnsi="Calibri" w:cs="Calibri"/>
        </w:rPr>
      </w:pP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Credit card</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Personal loan</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Energy Upgrade California affiliated loan or energy loan product</w:t>
      </w:r>
      <w:r w:rsidRPr="006C1180">
        <w:rPr>
          <w:rFonts w:ascii="Calibri" w:eastAsia="Calibri" w:hAnsi="Calibri" w:cs="Calibri"/>
          <w:color w:val="3333FF"/>
          <w:szCs w:val="24"/>
        </w:rPr>
        <w:t xml:space="preserve"> </w:t>
      </w:r>
      <w:r w:rsidRPr="006C1180">
        <w:rPr>
          <w:rFonts w:ascii="Calibri" w:eastAsia="Calibri" w:hAnsi="Calibri" w:cs="Calibri"/>
          <w:b/>
          <w:color w:val="00B050"/>
          <w:szCs w:val="24"/>
        </w:rPr>
        <w:t xml:space="preserve">[EUC lenders include Matadors Credit Union, San Diego Metropolitan Credit Union, </w:t>
      </w:r>
      <w:proofErr w:type="spellStart"/>
      <w:r w:rsidRPr="006C1180">
        <w:rPr>
          <w:rFonts w:ascii="Calibri" w:eastAsia="Calibri" w:hAnsi="Calibri" w:cs="Calibri"/>
          <w:b/>
          <w:color w:val="00B050"/>
          <w:szCs w:val="24"/>
        </w:rPr>
        <w:t>GreenStreet</w:t>
      </w:r>
      <w:proofErr w:type="spellEnd"/>
      <w:r w:rsidRPr="006C1180">
        <w:rPr>
          <w:rFonts w:ascii="Calibri" w:eastAsia="Calibri" w:hAnsi="Calibri" w:cs="Calibri"/>
          <w:b/>
          <w:color w:val="00B050"/>
          <w:szCs w:val="24"/>
        </w:rPr>
        <w:t xml:space="preserve"> Lending (Umpqua Bank), SMUD, CHF Residential Energy Retrofit]</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Home equity line of credit or second mortgage</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proofErr w:type="spellStart"/>
      <w:r w:rsidRPr="006C1180">
        <w:rPr>
          <w:rFonts w:ascii="Calibri" w:eastAsia="Calibri" w:hAnsi="Calibri" w:cs="Calibri"/>
          <w:szCs w:val="24"/>
        </w:rPr>
        <w:t>PowerSaver</w:t>
      </w:r>
      <w:proofErr w:type="spellEnd"/>
      <w:r w:rsidRPr="006C1180">
        <w:rPr>
          <w:rFonts w:ascii="Calibri" w:eastAsia="Calibri" w:hAnsi="Calibri" w:cs="Calibri"/>
          <w:szCs w:val="24"/>
        </w:rPr>
        <w:t xml:space="preserve"> loan </w:t>
      </w:r>
      <w:r w:rsidRPr="006C1180">
        <w:rPr>
          <w:rFonts w:ascii="Calibri" w:eastAsia="Calibri" w:hAnsi="Calibri" w:cs="Calibri"/>
          <w:b/>
          <w:color w:val="00B050"/>
          <w:szCs w:val="24"/>
        </w:rPr>
        <w:t>[Sun West or W.J. Bradley]</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Contractor sponsored or arranged financing</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New first mortgage</w:t>
      </w:r>
      <w:r w:rsidRPr="006C1180">
        <w:rPr>
          <w:rFonts w:ascii="Calibri" w:eastAsia="Calibri" w:hAnsi="Calibri" w:cs="Calibri"/>
          <w:b/>
          <w:color w:val="00B050"/>
          <w:szCs w:val="24"/>
        </w:rPr>
        <w:t xml:space="preserve"> [Not a </w:t>
      </w:r>
      <w:proofErr w:type="spellStart"/>
      <w:r w:rsidRPr="006C1180">
        <w:rPr>
          <w:rFonts w:ascii="Calibri" w:eastAsia="Calibri" w:hAnsi="Calibri" w:cs="Calibri"/>
          <w:b/>
          <w:color w:val="00B050"/>
          <w:szCs w:val="24"/>
        </w:rPr>
        <w:t>PowerSaver</w:t>
      </w:r>
      <w:proofErr w:type="spellEnd"/>
      <w:r w:rsidRPr="006C1180">
        <w:rPr>
          <w:rFonts w:ascii="Calibri" w:eastAsia="Calibri" w:hAnsi="Calibri" w:cs="Calibri"/>
          <w:b/>
          <w:color w:val="00B050"/>
          <w:szCs w:val="24"/>
        </w:rPr>
        <w:t xml:space="preserve"> loan]</w:t>
      </w:r>
    </w:p>
    <w:p w:rsidR="006C1180" w:rsidRPr="006C1180" w:rsidRDefault="006C1180" w:rsidP="008A2FA5">
      <w:pPr>
        <w:numPr>
          <w:ilvl w:val="3"/>
          <w:numId w:val="85"/>
        </w:numPr>
        <w:spacing w:after="120" w:line="240" w:lineRule="auto"/>
        <w:contextualSpacing/>
        <w:rPr>
          <w:rFonts w:ascii="Calibri" w:eastAsia="Calibri" w:hAnsi="Calibri" w:cs="Calibri"/>
          <w:szCs w:val="24"/>
        </w:rPr>
      </w:pPr>
      <w:r w:rsidRPr="006C1180">
        <w:rPr>
          <w:rFonts w:ascii="Calibri" w:eastAsia="Calibri" w:hAnsi="Calibri" w:cs="Calibri"/>
          <w:szCs w:val="24"/>
        </w:rPr>
        <w:t>Refinanced mortgage</w:t>
      </w:r>
    </w:p>
    <w:p w:rsidR="006C1180" w:rsidRPr="00867E9C" w:rsidRDefault="006C1180" w:rsidP="008A2FA5">
      <w:pPr>
        <w:keepNext/>
        <w:numPr>
          <w:ilvl w:val="0"/>
          <w:numId w:val="48"/>
        </w:numPr>
        <w:overflowPunct w:val="0"/>
        <w:autoSpaceDE w:val="0"/>
        <w:autoSpaceDN w:val="0"/>
        <w:adjustRightInd w:val="0"/>
        <w:spacing w:before="120" w:after="120" w:line="290" w:lineRule="atLeast"/>
        <w:ind w:left="1440" w:firstLine="0"/>
        <w:contextualSpacing/>
        <w:textAlignment w:val="baseline"/>
        <w:rPr>
          <w:rFonts w:ascii="Calibri" w:eastAsia="Calibri" w:hAnsi="Calibri" w:cs="Calibri"/>
        </w:rPr>
      </w:pPr>
      <w:r w:rsidRPr="00867E9C">
        <w:rPr>
          <w:rFonts w:ascii="Calibri" w:eastAsia="Calibri" w:hAnsi="Calibri" w:cs="Calibri"/>
          <w:szCs w:val="24"/>
        </w:rPr>
        <w:t xml:space="preserve">Other </w:t>
      </w:r>
      <w:r w:rsidRPr="00867E9C">
        <w:rPr>
          <w:rFonts w:ascii="Calibri" w:eastAsia="Calibri" w:hAnsi="Calibri" w:cs="Calibri"/>
          <w:b/>
          <w:color w:val="00B050"/>
          <w:szCs w:val="24"/>
        </w:rPr>
        <w:t>[SPECIFY: _________]</w:t>
      </w:r>
    </w:p>
    <w:p w:rsidR="006C1180" w:rsidRPr="00867E9C" w:rsidRDefault="006C1180" w:rsidP="008A2FA5">
      <w:pPr>
        <w:keepNext/>
        <w:numPr>
          <w:ilvl w:val="0"/>
          <w:numId w:val="48"/>
        </w:numPr>
        <w:overflowPunct w:val="0"/>
        <w:autoSpaceDE w:val="0"/>
        <w:autoSpaceDN w:val="0"/>
        <w:adjustRightInd w:val="0"/>
        <w:spacing w:before="120" w:after="120" w:line="290" w:lineRule="atLeast"/>
        <w:ind w:left="1440" w:firstLine="0"/>
        <w:contextualSpacing/>
        <w:textAlignment w:val="baseline"/>
        <w:rPr>
          <w:rFonts w:ascii="Calibri" w:eastAsia="Calibri" w:hAnsi="Calibri" w:cs="Calibri"/>
        </w:rPr>
      </w:pPr>
      <w:r w:rsidRPr="00867E9C">
        <w:rPr>
          <w:rFonts w:ascii="Calibri" w:eastAsia="Calibri" w:hAnsi="Calibri" w:cs="Calibri"/>
        </w:rPr>
        <w:tab/>
      </w:r>
    </w:p>
    <w:p w:rsidR="006C1180" w:rsidRPr="00867E9C" w:rsidRDefault="006C1180" w:rsidP="008A2FA5">
      <w:pPr>
        <w:numPr>
          <w:ilvl w:val="0"/>
          <w:numId w:val="72"/>
        </w:numPr>
        <w:spacing w:before="240" w:after="120" w:line="276" w:lineRule="auto"/>
        <w:contextualSpacing/>
        <w:rPr>
          <w:rFonts w:ascii="Calibri" w:eastAsia="Calibri" w:hAnsi="Calibri" w:cs="Calibri"/>
          <w:b/>
          <w:bCs/>
          <w:i/>
          <w:iCs/>
        </w:rPr>
      </w:pPr>
      <w:r w:rsidRPr="00867E9C">
        <w:rPr>
          <w:rFonts w:ascii="Calibri" w:eastAsia="Calibri" w:hAnsi="Calibri" w:cs="Calibri"/>
        </w:rPr>
        <w:t xml:space="preserve">What were the most important reasons for using financing to pay for your Energy Upgrade project? </w:t>
      </w:r>
      <w:r w:rsidRPr="00867E9C">
        <w:rPr>
          <w:rFonts w:ascii="Calibri" w:eastAsia="Calibri" w:hAnsi="Calibri" w:cs="Calibri"/>
          <w:b/>
          <w:bCs/>
          <w:i/>
          <w:iCs/>
        </w:rPr>
        <w:t>[DO NOT READ. SELECT ALL THAT APPLY, OPEN-ENDED WITH PRE-CODED LIST]</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t>To spread cost over a longer period (monthly payment vs. large upfront payment)</w:t>
      </w: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lastRenderedPageBreak/>
        <w:t>Didn’t have the entire amount available in cash at the time of making improvements</w:t>
      </w: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t>To take advantage of an attractive interest rate offer</w:t>
      </w: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t xml:space="preserve">To make the improvement cash flow positive (monthly energy bill savings greater than monthly installment) </w:t>
      </w: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t>Made financial sense [Specify what this means:____]</w:t>
      </w: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t>It was the easiest option</w:t>
      </w:r>
    </w:p>
    <w:p w:rsidR="006C1180" w:rsidRPr="00867E9C" w:rsidRDefault="006C1180" w:rsidP="008A2FA5">
      <w:pPr>
        <w:numPr>
          <w:ilvl w:val="0"/>
          <w:numId w:val="76"/>
        </w:numPr>
        <w:spacing w:before="240" w:after="120" w:line="276" w:lineRule="auto"/>
        <w:contextualSpacing/>
        <w:rPr>
          <w:rFonts w:ascii="Calibri" w:eastAsia="Calibri" w:hAnsi="Calibri" w:cs="Calibri"/>
        </w:rPr>
      </w:pPr>
      <w:r w:rsidRPr="00867E9C">
        <w:rPr>
          <w:rFonts w:ascii="Calibri" w:eastAsia="Calibri" w:hAnsi="Calibri" w:cs="Calibri"/>
        </w:rPr>
        <w:t>7. Other [SPECIFY: _________]</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tabs>
          <w:tab w:val="right" w:pos="1200"/>
        </w:tabs>
        <w:spacing w:after="120" w:line="240" w:lineRule="auto"/>
        <w:ind w:left="2160" w:firstLine="0"/>
        <w:contextualSpacing/>
        <w:rPr>
          <w:rFonts w:ascii="Calibri" w:eastAsia="Calibri" w:hAnsi="Calibri" w:cs="Calibri"/>
          <w:b/>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numPr>
          <w:ilvl w:val="0"/>
          <w:numId w:val="72"/>
        </w:numPr>
        <w:spacing w:before="240" w:after="120" w:line="276" w:lineRule="auto"/>
        <w:contextualSpacing/>
        <w:rPr>
          <w:rFonts w:ascii="Calibri" w:eastAsia="Calibri" w:hAnsi="Calibri" w:cs="Calibri"/>
          <w:b/>
          <w:bCs/>
          <w:i/>
          <w:iCs/>
        </w:rPr>
      </w:pPr>
      <w:r w:rsidRPr="00867E9C">
        <w:rPr>
          <w:rFonts w:ascii="Calibri" w:eastAsia="Calibri" w:hAnsi="Calibri" w:cs="Calibri"/>
        </w:rPr>
        <w:t xml:space="preserve">How did you find out about your lender?  </w:t>
      </w:r>
      <w:r w:rsidRPr="00867E9C">
        <w:rPr>
          <w:rFonts w:ascii="Calibri" w:eastAsia="Calibri" w:hAnsi="Calibri" w:cs="Calibri"/>
          <w:b/>
          <w:bCs/>
          <w:i/>
          <w:iCs/>
        </w:rPr>
        <w:t>[DO NOT READ, SELECT ALL THAT APPLY, OPEN-ENDED WITH PRE-CODED LIST]</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b/>
          <w:bCs/>
          <w:i/>
          <w:iCs/>
        </w:rPr>
      </w:pPr>
    </w:p>
    <w:p w:rsidR="006C1180" w:rsidRPr="00867E9C" w:rsidRDefault="006C1180" w:rsidP="008A2FA5">
      <w:pPr>
        <w:numPr>
          <w:ilvl w:val="3"/>
          <w:numId w:val="86"/>
        </w:numPr>
        <w:spacing w:after="120" w:line="240" w:lineRule="auto"/>
        <w:contextualSpacing/>
        <w:rPr>
          <w:rFonts w:ascii="Calibri" w:eastAsia="Calibri" w:hAnsi="Calibri" w:cs="Calibri"/>
          <w:szCs w:val="24"/>
        </w:rPr>
      </w:pPr>
      <w:r w:rsidRPr="00867E9C">
        <w:rPr>
          <w:rFonts w:ascii="Calibri" w:eastAsia="Calibri" w:hAnsi="Calibri" w:cs="Calibri"/>
          <w:szCs w:val="24"/>
        </w:rPr>
        <w:t>Existing relationship (have worked with them before / do personal banking there)</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Television</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Radio</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Print media (magazine, newspaper article or advertisement)</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Billboard/outdoor ad</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Direct mail/brochure/postcard</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Energy Upgrade California or Utility recommendation</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Energy Upgrade California website</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Contractor</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Realtor</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Home builder</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Family/friends/word-of-mouth</w:t>
      </w:r>
    </w:p>
    <w:p w:rsidR="006C1180" w:rsidRPr="00867E9C" w:rsidRDefault="006C1180" w:rsidP="008A2FA5">
      <w:pPr>
        <w:numPr>
          <w:ilvl w:val="3"/>
          <w:numId w:val="85"/>
        </w:numPr>
        <w:spacing w:after="120" w:line="240" w:lineRule="auto"/>
        <w:contextualSpacing/>
        <w:rPr>
          <w:rFonts w:ascii="Calibri" w:eastAsia="Calibri" w:hAnsi="Calibri" w:cs="Calibri"/>
          <w:szCs w:val="24"/>
        </w:rPr>
      </w:pPr>
      <w:r w:rsidRPr="00867E9C">
        <w:rPr>
          <w:rFonts w:ascii="Calibri" w:eastAsia="Calibri" w:hAnsi="Calibri" w:cs="Calibri"/>
          <w:szCs w:val="24"/>
        </w:rPr>
        <w:t>Social Media</w:t>
      </w:r>
    </w:p>
    <w:p w:rsidR="006C1180" w:rsidRPr="00867E9C" w:rsidRDefault="006C1180" w:rsidP="008A2FA5">
      <w:pPr>
        <w:numPr>
          <w:ilvl w:val="0"/>
          <w:numId w:val="75"/>
        </w:numPr>
        <w:spacing w:before="240" w:after="120" w:line="276" w:lineRule="auto"/>
        <w:contextualSpacing/>
        <w:rPr>
          <w:rFonts w:ascii="Calibri" w:eastAsia="Calibri" w:hAnsi="Calibri" w:cs="Calibri"/>
        </w:rPr>
      </w:pPr>
      <w:r w:rsidRPr="00867E9C">
        <w:rPr>
          <w:rFonts w:ascii="Calibri" w:eastAsia="Calibri" w:hAnsi="Calibri" w:cs="Calibri"/>
          <w:szCs w:val="24"/>
        </w:rPr>
        <w:t xml:space="preserve">14. Other </w:t>
      </w:r>
      <w:r w:rsidRPr="00867E9C">
        <w:rPr>
          <w:rFonts w:ascii="Calibri" w:eastAsia="Calibri" w:hAnsi="Calibri" w:cs="Calibri"/>
          <w:b/>
          <w:color w:val="00B050"/>
          <w:szCs w:val="24"/>
        </w:rPr>
        <w:t>[SPECIFY: _________]</w:t>
      </w:r>
      <w:r w:rsidRPr="00867E9C">
        <w:rPr>
          <w:rFonts w:ascii="Calibri" w:eastAsia="Calibri" w:hAnsi="Calibri" w:cs="Calibri"/>
          <w:b/>
          <w:bCs/>
          <w:i/>
          <w:iCs/>
        </w:rPr>
        <w:t>,  CODE OPEN-ENDED RESPONSE INTO PF4_7_V)</w:t>
      </w:r>
    </w:p>
    <w:p w:rsidR="006C1180" w:rsidRPr="00867E9C" w:rsidRDefault="006C1180" w:rsidP="008A2FA5">
      <w:pPr>
        <w:numPr>
          <w:ilvl w:val="0"/>
          <w:numId w:val="48"/>
        </w:numPr>
        <w:spacing w:before="240" w:after="120" w:line="276" w:lineRule="auto"/>
        <w:ind w:left="2160" w:firstLine="0"/>
        <w:contextualSpacing/>
        <w:rPr>
          <w:rFonts w:ascii="Calibri" w:eastAsia="Calibri" w:hAnsi="Calibri" w:cs="Calibri"/>
        </w:rPr>
      </w:pP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tabs>
          <w:tab w:val="right" w:pos="1200"/>
        </w:tabs>
        <w:spacing w:after="120" w:line="240" w:lineRule="auto"/>
        <w:ind w:left="2160" w:firstLine="0"/>
        <w:contextualSpacing/>
        <w:rPr>
          <w:rFonts w:ascii="Calibri" w:eastAsia="Calibri" w:hAnsi="Calibri" w:cs="Calibri"/>
          <w:b/>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p>
    <w:p w:rsidR="006C1180" w:rsidRPr="00867E9C" w:rsidRDefault="006C1180" w:rsidP="008A2FA5">
      <w:pPr>
        <w:spacing w:line="276" w:lineRule="auto"/>
        <w:rPr>
          <w:rFonts w:ascii="Calibri" w:eastAsia="Calibri" w:hAnsi="Calibri" w:cs="Calibri"/>
          <w:b/>
          <w:bCs/>
        </w:rPr>
      </w:pPr>
    </w:p>
    <w:p w:rsidR="006C1180" w:rsidRPr="00867E9C" w:rsidRDefault="006C1180" w:rsidP="008A2FA5">
      <w:pPr>
        <w:numPr>
          <w:ilvl w:val="0"/>
          <w:numId w:val="72"/>
        </w:numPr>
        <w:spacing w:before="240" w:after="120" w:line="276" w:lineRule="auto"/>
        <w:contextualSpacing/>
        <w:rPr>
          <w:rFonts w:ascii="Calibri" w:eastAsia="Calibri" w:hAnsi="Calibri" w:cs="Calibri"/>
        </w:rPr>
      </w:pPr>
      <w:r w:rsidRPr="00867E9C">
        <w:rPr>
          <w:rFonts w:ascii="Calibri" w:eastAsia="Calibri" w:hAnsi="Calibri" w:cs="Calibri"/>
        </w:rPr>
        <w:t xml:space="preserve">What was the interest rate you were charged? If your loan was variable rate or had an introductory rate, please say it is variable rate.  </w:t>
      </w:r>
      <w:r w:rsidRPr="00867E9C">
        <w:rPr>
          <w:rFonts w:ascii="Calibri" w:eastAsia="Calibri" w:hAnsi="Calibri" w:cs="Calibri"/>
          <w:b/>
          <w:bCs/>
          <w:i/>
          <w:iCs/>
        </w:rPr>
        <w:t>[RECORD RESPONSE, acceptable range 0-100 or variable rate]</w:t>
      </w:r>
    </w:p>
    <w:p w:rsidR="006C1180" w:rsidRPr="00867E9C" w:rsidRDefault="006C1180" w:rsidP="008A2FA5">
      <w:pPr>
        <w:numPr>
          <w:ilvl w:val="0"/>
          <w:numId w:val="48"/>
        </w:numPr>
        <w:spacing w:after="120" w:line="276" w:lineRule="auto"/>
        <w:ind w:firstLine="0"/>
        <w:contextualSpacing/>
        <w:rPr>
          <w:rFonts w:ascii="Calibri" w:eastAsia="Calibri" w:hAnsi="Calibri" w:cs="Calibri"/>
        </w:rPr>
      </w:pPr>
    </w:p>
    <w:p w:rsidR="006C1180" w:rsidRPr="00867E9C" w:rsidRDefault="006C1180" w:rsidP="008A2FA5">
      <w:pPr>
        <w:numPr>
          <w:ilvl w:val="0"/>
          <w:numId w:val="48"/>
        </w:numPr>
        <w:spacing w:after="120" w:line="276" w:lineRule="auto"/>
        <w:ind w:firstLine="0"/>
        <w:contextualSpacing/>
        <w:rPr>
          <w:rFonts w:ascii="Calibri" w:eastAsia="Calibri" w:hAnsi="Calibri" w:cs="Calibri"/>
        </w:rPr>
      </w:pPr>
      <w:r w:rsidRPr="00867E9C">
        <w:rPr>
          <w:rFonts w:ascii="Calibri" w:eastAsia="Calibri" w:hAnsi="Calibri" w:cs="Calibri"/>
        </w:rPr>
        <w:t>PF5_v</w:t>
      </w:r>
      <w:r w:rsidRPr="00867E9C">
        <w:rPr>
          <w:rFonts w:ascii="Calibri" w:eastAsia="Calibri" w:hAnsi="Calibri" w:cs="Calibri"/>
        </w:rPr>
        <w:tab/>
        <w:t>“Is a variable rate”=1</w:t>
      </w: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tabs>
          <w:tab w:val="right" w:pos="1200"/>
        </w:tabs>
        <w:spacing w:after="120" w:line="240" w:lineRule="auto"/>
        <w:ind w:left="2160" w:firstLine="0"/>
        <w:contextualSpacing/>
        <w:rPr>
          <w:rFonts w:ascii="Calibri" w:eastAsia="Calibri" w:hAnsi="Calibri" w:cs="Calibri"/>
          <w:b/>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p>
    <w:p w:rsidR="006C1180" w:rsidRPr="00867E9C" w:rsidRDefault="006C1180" w:rsidP="008A2FA5">
      <w:pPr>
        <w:numPr>
          <w:ilvl w:val="0"/>
          <w:numId w:val="48"/>
        </w:numPr>
        <w:spacing w:after="120" w:line="276" w:lineRule="auto"/>
        <w:ind w:firstLine="0"/>
        <w:contextualSpacing/>
        <w:rPr>
          <w:rFonts w:ascii="Calibri" w:eastAsia="Calibri" w:hAnsi="Calibri" w:cs="Calibri"/>
        </w:rPr>
      </w:pPr>
    </w:p>
    <w:p w:rsidR="006C1180" w:rsidRPr="00867E9C" w:rsidRDefault="006C1180" w:rsidP="008A2FA5">
      <w:pPr>
        <w:numPr>
          <w:ilvl w:val="0"/>
          <w:numId w:val="72"/>
        </w:numPr>
        <w:spacing w:before="240" w:after="120" w:line="276" w:lineRule="auto"/>
        <w:contextualSpacing/>
        <w:rPr>
          <w:rFonts w:ascii="Calibri" w:eastAsia="Calibri" w:hAnsi="Calibri" w:cs="Calibri"/>
          <w:b/>
          <w:bCs/>
          <w:i/>
          <w:iCs/>
        </w:rPr>
      </w:pPr>
      <w:r w:rsidRPr="00867E9C">
        <w:rPr>
          <w:rFonts w:ascii="Calibri" w:eastAsia="Calibri" w:hAnsi="Calibri" w:cs="Calibri"/>
        </w:rPr>
        <w:t xml:space="preserve">How many months was the financing was for? </w:t>
      </w:r>
      <w:r w:rsidRPr="00867E9C">
        <w:rPr>
          <w:rFonts w:ascii="Calibri" w:eastAsia="Calibri" w:hAnsi="Calibri" w:cs="Calibri"/>
          <w:b/>
          <w:bCs/>
          <w:i/>
          <w:iCs/>
        </w:rPr>
        <w:t>[RECORD RESPONSE, IN MONTHS]</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i/>
          <w:iCs/>
        </w:rPr>
      </w:pP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i/>
          <w:iCs/>
          <w:color w:val="1F497D"/>
        </w:rPr>
      </w:pPr>
      <w:r w:rsidRPr="00867E9C">
        <w:rPr>
          <w:rFonts w:ascii="Calibri" w:eastAsia="Calibri" w:hAnsi="Calibri" w:cs="Calibri"/>
          <w:i/>
          <w:iCs/>
          <w:color w:val="1F497D"/>
        </w:rPr>
        <w:lastRenderedPageBreak/>
        <w:t xml:space="preserve">(If respondent states answer in </w:t>
      </w:r>
      <w:r w:rsidRPr="00867E9C">
        <w:rPr>
          <w:rFonts w:ascii="Calibri" w:eastAsia="Calibri" w:hAnsi="Calibri" w:cs="Calibri"/>
          <w:b/>
          <w:bCs/>
          <w:i/>
          <w:iCs/>
          <w:color w:val="1F497D"/>
        </w:rPr>
        <w:t>YEARS</w:t>
      </w:r>
      <w:r w:rsidRPr="00867E9C">
        <w:rPr>
          <w:rFonts w:ascii="Calibri" w:eastAsia="Calibri" w:hAnsi="Calibri" w:cs="Calibri"/>
          <w:i/>
          <w:iCs/>
          <w:color w:val="1F497D"/>
        </w:rPr>
        <w:t xml:space="preserve">, provide interviewer option to enter into an interim variable for </w:t>
      </w:r>
      <w:r w:rsidRPr="00867E9C">
        <w:rPr>
          <w:rFonts w:ascii="Calibri" w:eastAsia="Calibri" w:hAnsi="Calibri" w:cs="Calibri"/>
          <w:b/>
          <w:bCs/>
          <w:i/>
          <w:iCs/>
          <w:color w:val="1F497D"/>
        </w:rPr>
        <w:t>YEARS</w:t>
      </w:r>
      <w:r w:rsidRPr="00867E9C">
        <w:rPr>
          <w:rFonts w:ascii="Calibri" w:eastAsia="Calibri" w:hAnsi="Calibri" w:cs="Calibri"/>
          <w:i/>
          <w:iCs/>
          <w:color w:val="1F497D"/>
        </w:rPr>
        <w:t xml:space="preserve"> which will then be converted to </w:t>
      </w:r>
      <w:r w:rsidRPr="00867E9C">
        <w:rPr>
          <w:rFonts w:ascii="Calibri" w:eastAsia="Calibri" w:hAnsi="Calibri" w:cs="Calibri"/>
          <w:b/>
          <w:bCs/>
          <w:i/>
          <w:iCs/>
          <w:color w:val="1F497D"/>
        </w:rPr>
        <w:t>MONTHS</w:t>
      </w:r>
      <w:r w:rsidRPr="00867E9C">
        <w:rPr>
          <w:rFonts w:ascii="Calibri" w:eastAsia="Calibri" w:hAnsi="Calibri" w:cs="Calibri"/>
          <w:i/>
          <w:iCs/>
          <w:color w:val="1F497D"/>
        </w:rPr>
        <w:t xml:space="preserve">. Final data for this question should be in </w:t>
      </w:r>
      <w:r w:rsidRPr="00867E9C">
        <w:rPr>
          <w:rFonts w:ascii="Calibri" w:eastAsia="Calibri" w:hAnsi="Calibri" w:cs="Calibri"/>
          <w:b/>
          <w:bCs/>
          <w:i/>
          <w:iCs/>
          <w:color w:val="1F497D"/>
        </w:rPr>
        <w:t xml:space="preserve">MONTHS </w:t>
      </w:r>
      <w:r w:rsidRPr="00867E9C">
        <w:rPr>
          <w:rFonts w:ascii="Calibri" w:eastAsia="Calibri" w:hAnsi="Calibri" w:cs="Calibri"/>
          <w:i/>
          <w:iCs/>
          <w:color w:val="1F497D"/>
        </w:rPr>
        <w:t>for all respondents.)</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b/>
          <w:bCs/>
          <w:i/>
          <w:iCs/>
        </w:rPr>
      </w:pPr>
    </w:p>
    <w:p w:rsidR="006C1180" w:rsidRPr="00867E9C" w:rsidRDefault="006C1180" w:rsidP="008A2FA5">
      <w:pPr>
        <w:numPr>
          <w:ilvl w:val="0"/>
          <w:numId w:val="72"/>
        </w:numPr>
        <w:spacing w:before="240" w:after="120" w:line="276" w:lineRule="auto"/>
        <w:contextualSpacing/>
        <w:rPr>
          <w:rFonts w:ascii="Calibri" w:eastAsia="Calibri" w:hAnsi="Calibri" w:cs="Calibri"/>
        </w:rPr>
      </w:pPr>
      <w:r w:rsidRPr="00867E9C">
        <w:rPr>
          <w:rFonts w:ascii="Calibri" w:eastAsia="Calibri" w:hAnsi="Calibri" w:cs="Calibri"/>
        </w:rPr>
        <w:t>How difficult was it for you to obtain your financing?  Was it...?</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numPr>
          <w:ilvl w:val="3"/>
          <w:numId w:val="87"/>
        </w:numPr>
        <w:spacing w:after="120" w:line="240" w:lineRule="auto"/>
        <w:contextualSpacing/>
        <w:rPr>
          <w:rFonts w:ascii="Calibri" w:eastAsia="Calibri" w:hAnsi="Calibri" w:cs="Calibri"/>
          <w:szCs w:val="24"/>
        </w:rPr>
      </w:pPr>
      <w:r w:rsidRPr="00867E9C">
        <w:rPr>
          <w:rFonts w:ascii="Calibri" w:eastAsia="Calibri" w:hAnsi="Calibri" w:cs="Calibri"/>
          <w:szCs w:val="24"/>
        </w:rPr>
        <w:t>Not at all difficult</w:t>
      </w:r>
    </w:p>
    <w:p w:rsidR="006C1180" w:rsidRPr="00867E9C" w:rsidRDefault="006C1180" w:rsidP="008A2FA5">
      <w:pPr>
        <w:numPr>
          <w:ilvl w:val="3"/>
          <w:numId w:val="87"/>
        </w:numPr>
        <w:spacing w:after="120" w:line="240" w:lineRule="auto"/>
        <w:contextualSpacing/>
        <w:rPr>
          <w:rFonts w:ascii="Calibri" w:eastAsia="Calibri" w:hAnsi="Calibri" w:cs="Calibri"/>
          <w:szCs w:val="24"/>
        </w:rPr>
      </w:pPr>
      <w:r w:rsidRPr="00867E9C">
        <w:rPr>
          <w:rFonts w:ascii="Calibri" w:eastAsia="Calibri" w:hAnsi="Calibri" w:cs="Calibri"/>
          <w:szCs w:val="24"/>
        </w:rPr>
        <w:t>Not too difficult</w:t>
      </w:r>
    </w:p>
    <w:p w:rsidR="006C1180" w:rsidRPr="00867E9C" w:rsidRDefault="006C1180" w:rsidP="008A2FA5">
      <w:pPr>
        <w:numPr>
          <w:ilvl w:val="3"/>
          <w:numId w:val="87"/>
        </w:numPr>
        <w:spacing w:after="120" w:line="240" w:lineRule="auto"/>
        <w:contextualSpacing/>
        <w:rPr>
          <w:rFonts w:ascii="Calibri" w:eastAsia="Calibri" w:hAnsi="Calibri" w:cs="Calibri"/>
          <w:szCs w:val="24"/>
        </w:rPr>
      </w:pPr>
      <w:r w:rsidRPr="00867E9C">
        <w:rPr>
          <w:rFonts w:ascii="Calibri" w:eastAsia="Calibri" w:hAnsi="Calibri" w:cs="Calibri"/>
          <w:szCs w:val="24"/>
        </w:rPr>
        <w:t>Somewhat difficult</w:t>
      </w:r>
    </w:p>
    <w:p w:rsidR="006C1180" w:rsidRPr="00867E9C" w:rsidRDefault="006C1180" w:rsidP="008A2FA5">
      <w:pPr>
        <w:numPr>
          <w:ilvl w:val="3"/>
          <w:numId w:val="87"/>
        </w:numPr>
        <w:spacing w:after="120" w:line="240" w:lineRule="auto"/>
        <w:contextualSpacing/>
        <w:rPr>
          <w:rFonts w:ascii="Calibri" w:eastAsia="Calibri" w:hAnsi="Calibri" w:cs="Calibri"/>
        </w:rPr>
      </w:pPr>
      <w:r w:rsidRPr="00867E9C">
        <w:rPr>
          <w:rFonts w:ascii="Calibri" w:eastAsia="Calibri" w:hAnsi="Calibri" w:cs="Calibri"/>
          <w:szCs w:val="24"/>
        </w:rPr>
        <w:t>Very difficult</w:t>
      </w:r>
    </w:p>
    <w:p w:rsidR="006C1180" w:rsidRPr="00867E9C" w:rsidRDefault="006C1180" w:rsidP="008A2FA5">
      <w:pPr>
        <w:keepNext/>
        <w:numPr>
          <w:ilvl w:val="0"/>
          <w:numId w:val="48"/>
        </w:numPr>
        <w:tabs>
          <w:tab w:val="right" w:pos="1200"/>
        </w:tabs>
        <w:spacing w:after="120" w:line="240" w:lineRule="auto"/>
        <w:ind w:left="1170" w:hanging="27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tabs>
          <w:tab w:val="right" w:pos="1200"/>
        </w:tabs>
        <w:spacing w:after="120" w:line="240" w:lineRule="auto"/>
        <w:ind w:left="1170" w:hanging="270"/>
        <w:contextualSpacing/>
        <w:rPr>
          <w:rFonts w:ascii="Calibri" w:eastAsia="Calibri" w:hAnsi="Calibri" w:cs="Calibri"/>
          <w:b/>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numPr>
          <w:ilvl w:val="0"/>
          <w:numId w:val="72"/>
        </w:numPr>
        <w:spacing w:before="240" w:after="120" w:line="276" w:lineRule="auto"/>
        <w:contextualSpacing/>
        <w:rPr>
          <w:rFonts w:ascii="Calibri" w:eastAsia="Calibri" w:hAnsi="Calibri" w:cs="Calibri"/>
        </w:rPr>
      </w:pPr>
      <w:r w:rsidRPr="00867E9C">
        <w:rPr>
          <w:rFonts w:ascii="Calibri" w:eastAsia="Calibri" w:hAnsi="Calibri" w:cs="Calibri"/>
        </w:rPr>
        <w:t xml:space="preserve">What about the process was </w:t>
      </w:r>
      <w:r w:rsidRPr="00867E9C">
        <w:rPr>
          <w:rFonts w:ascii="Calibri" w:eastAsia="Calibri" w:hAnsi="Calibri" w:cs="Calibri"/>
          <w:b/>
          <w:bCs/>
        </w:rPr>
        <w:t>&lt;PF7&gt;?</w:t>
      </w:r>
      <w:r w:rsidRPr="00867E9C">
        <w:rPr>
          <w:rFonts w:ascii="Calibri" w:eastAsia="Calibri" w:hAnsi="Calibri" w:cs="Calibri"/>
        </w:rPr>
        <w:t xml:space="preserve"> </w:t>
      </w:r>
      <w:r w:rsidRPr="00867E9C">
        <w:rPr>
          <w:rFonts w:ascii="Calibri" w:eastAsia="Calibri" w:hAnsi="Calibri" w:cs="Calibri"/>
          <w:b/>
          <w:bCs/>
          <w:i/>
          <w:iCs/>
        </w:rPr>
        <w:t>[[DO NOT READ, SELECT ALL THAT APPLY, OPEN-ENDED WITH PRE-CODED LIST]</w:t>
      </w:r>
      <w:r w:rsidRPr="00867E9C">
        <w:rPr>
          <w:rFonts w:ascii="Calibri" w:eastAsia="Calibri" w:hAnsi="Calibri" w:cs="Calibri"/>
        </w:rPr>
        <w:t xml:space="preserve">  </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 xml:space="preserve"> Process was simple and straightforward</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Easy to get approval</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Could apply online</w:t>
      </w:r>
    </w:p>
    <w:p w:rsidR="006C1180" w:rsidRPr="00867E9C" w:rsidRDefault="006C1180" w:rsidP="008A2FA5">
      <w:pPr>
        <w:numPr>
          <w:ilvl w:val="0"/>
          <w:numId w:val="89"/>
        </w:numPr>
        <w:spacing w:after="120" w:line="240" w:lineRule="auto"/>
        <w:contextualSpacing/>
        <w:rPr>
          <w:rFonts w:ascii="Calibri" w:eastAsia="Calibri" w:hAnsi="Calibri" w:cs="Calibri"/>
          <w:b/>
          <w:color w:val="00B050"/>
          <w:szCs w:val="24"/>
        </w:rPr>
      </w:pPr>
      <w:r w:rsidRPr="00867E9C">
        <w:rPr>
          <w:rFonts w:ascii="Calibri" w:eastAsia="Calibri" w:hAnsi="Calibri" w:cs="Calibri"/>
          <w:szCs w:val="24"/>
        </w:rPr>
        <w:t xml:space="preserve">Difficult to get approval </w:t>
      </w:r>
      <w:r w:rsidRPr="00867E9C">
        <w:rPr>
          <w:rFonts w:ascii="Calibri" w:eastAsia="Calibri" w:hAnsi="Calibri" w:cs="Calibri"/>
          <w:b/>
          <w:color w:val="00B050"/>
          <w:szCs w:val="24"/>
        </w:rPr>
        <w:t>[SPECIFY WHAT WAS DIFFICULT: _________]</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 xml:space="preserve">Difficult to get pre-approval </w:t>
      </w:r>
      <w:r w:rsidRPr="00867E9C">
        <w:rPr>
          <w:rFonts w:ascii="Calibri" w:eastAsia="Calibri" w:hAnsi="Calibri" w:cs="Calibri"/>
          <w:b/>
          <w:color w:val="00B050"/>
          <w:szCs w:val="24"/>
        </w:rPr>
        <w:t>[SPECIFY WHAT WAS DIFFICULT: _________]</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Had to go to multiple banks to get approved</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 xml:space="preserve">Unresponsive bank </w:t>
      </w:r>
      <w:r w:rsidRPr="00867E9C">
        <w:rPr>
          <w:rFonts w:ascii="Calibri" w:eastAsia="Calibri" w:hAnsi="Calibri" w:cs="Calibri"/>
          <w:b/>
          <w:color w:val="00B050"/>
          <w:szCs w:val="24"/>
        </w:rPr>
        <w:t>[SPECIFY ANY ISSUES: _________]</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 xml:space="preserve">Paperwork </w:t>
      </w:r>
      <w:r w:rsidRPr="00867E9C">
        <w:rPr>
          <w:rFonts w:ascii="Calibri" w:eastAsia="Calibri" w:hAnsi="Calibri" w:cs="Calibri"/>
          <w:b/>
          <w:color w:val="00B050"/>
          <w:szCs w:val="24"/>
        </w:rPr>
        <w:t>[SPECIFY WHAT ABOUT PAPERWORK WAS DIFFICULT: _________]</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Hard to make a decision due to too many financing options</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Hard to make a decision due to a lack of information</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Could not apply online</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Had to go to bank to sign the paperwork</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Had to take time off work</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Process was complicated or not clear</w:t>
      </w:r>
    </w:p>
    <w:p w:rsidR="006C1180" w:rsidRPr="00867E9C" w:rsidRDefault="006C1180" w:rsidP="008A2FA5">
      <w:pPr>
        <w:numPr>
          <w:ilvl w:val="0"/>
          <w:numId w:val="89"/>
        </w:numPr>
        <w:spacing w:after="120" w:line="240" w:lineRule="auto"/>
        <w:contextualSpacing/>
        <w:rPr>
          <w:rFonts w:ascii="Calibri" w:eastAsia="Calibri" w:hAnsi="Calibri" w:cs="Calibri"/>
          <w:szCs w:val="24"/>
        </w:rPr>
      </w:pPr>
      <w:r w:rsidRPr="00867E9C">
        <w:rPr>
          <w:rFonts w:ascii="Calibri" w:eastAsia="Calibri" w:hAnsi="Calibri" w:cs="Calibri"/>
          <w:szCs w:val="24"/>
        </w:rPr>
        <w:t>Process took a long time</w:t>
      </w:r>
    </w:p>
    <w:p w:rsidR="006C1180" w:rsidRPr="00867E9C" w:rsidRDefault="006C1180" w:rsidP="008A2FA5">
      <w:pPr>
        <w:numPr>
          <w:ilvl w:val="0"/>
          <w:numId w:val="89"/>
        </w:numPr>
        <w:spacing w:before="240" w:after="120" w:line="276" w:lineRule="auto"/>
        <w:contextualSpacing/>
        <w:rPr>
          <w:rFonts w:ascii="Calibri" w:eastAsia="Calibri" w:hAnsi="Calibri" w:cs="Calibri"/>
        </w:rPr>
      </w:pPr>
      <w:r w:rsidRPr="00867E9C">
        <w:rPr>
          <w:rFonts w:ascii="Calibri" w:eastAsia="Calibri" w:hAnsi="Calibri" w:cs="Calibri"/>
          <w:szCs w:val="24"/>
        </w:rPr>
        <w:t xml:space="preserve">Other </w:t>
      </w:r>
      <w:r w:rsidRPr="00867E9C">
        <w:rPr>
          <w:rFonts w:ascii="Calibri" w:eastAsia="Calibri" w:hAnsi="Calibri" w:cs="Calibri"/>
          <w:b/>
          <w:color w:val="00B050"/>
          <w:szCs w:val="24"/>
        </w:rPr>
        <w:t>[SPECIFY: _________]</w:t>
      </w: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tabs>
          <w:tab w:val="right" w:pos="1200"/>
        </w:tabs>
        <w:spacing w:after="120" w:line="240" w:lineRule="auto"/>
        <w:ind w:left="2160" w:firstLine="0"/>
        <w:contextualSpacing/>
        <w:rPr>
          <w:rFonts w:ascii="Calibri" w:eastAsia="Calibri" w:hAnsi="Calibri" w:cs="Calibri"/>
          <w:b/>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numPr>
          <w:ilvl w:val="0"/>
          <w:numId w:val="72"/>
        </w:numPr>
        <w:spacing w:before="240" w:after="120" w:line="276" w:lineRule="auto"/>
        <w:contextualSpacing/>
        <w:rPr>
          <w:rFonts w:ascii="Calibri" w:eastAsia="Calibri" w:hAnsi="Calibri" w:cs="Calibri"/>
        </w:rPr>
      </w:pPr>
      <w:bookmarkStart w:id="245" w:name="OLE_LINK62"/>
      <w:r w:rsidRPr="00867E9C">
        <w:rPr>
          <w:rFonts w:ascii="Calibri" w:eastAsia="Calibri" w:hAnsi="Calibri" w:cs="Calibri"/>
        </w:rPr>
        <w:t>How satisfied are you with the financing? Would you say you are</w:t>
      </w:r>
      <w:bookmarkEnd w:id="245"/>
      <w:r w:rsidRPr="00867E9C">
        <w:rPr>
          <w:rFonts w:ascii="Calibri" w:eastAsia="Calibri" w:hAnsi="Calibri" w:cs="Calibri"/>
        </w:rPr>
        <w:t xml:space="preserve"> …  </w:t>
      </w:r>
    </w:p>
    <w:p w:rsidR="006C1180" w:rsidRPr="00867E9C" w:rsidRDefault="006C1180" w:rsidP="008A2FA5">
      <w:pPr>
        <w:numPr>
          <w:ilvl w:val="3"/>
          <w:numId w:val="95"/>
        </w:numPr>
        <w:spacing w:after="120" w:line="240" w:lineRule="auto"/>
        <w:contextualSpacing/>
        <w:rPr>
          <w:rFonts w:ascii="Calibri" w:eastAsia="Calibri" w:hAnsi="Calibri" w:cs="Calibri"/>
          <w:szCs w:val="24"/>
        </w:rPr>
      </w:pPr>
      <w:r w:rsidRPr="00867E9C">
        <w:rPr>
          <w:rFonts w:ascii="Calibri" w:eastAsia="Calibri" w:hAnsi="Calibri" w:cs="Calibri"/>
          <w:szCs w:val="24"/>
        </w:rPr>
        <w:t>Very satisfied</w:t>
      </w:r>
    </w:p>
    <w:p w:rsidR="006C1180" w:rsidRPr="00867E9C" w:rsidRDefault="006C1180" w:rsidP="008A2FA5">
      <w:pPr>
        <w:numPr>
          <w:ilvl w:val="3"/>
          <w:numId w:val="95"/>
        </w:numPr>
        <w:spacing w:after="120" w:line="240" w:lineRule="auto"/>
        <w:contextualSpacing/>
        <w:rPr>
          <w:rFonts w:ascii="Calibri" w:eastAsia="Calibri" w:hAnsi="Calibri" w:cs="Calibri"/>
          <w:szCs w:val="24"/>
        </w:rPr>
      </w:pPr>
      <w:r w:rsidRPr="00867E9C">
        <w:rPr>
          <w:rFonts w:ascii="Calibri" w:eastAsia="Calibri" w:hAnsi="Calibri" w:cs="Calibri"/>
          <w:szCs w:val="24"/>
        </w:rPr>
        <w:t>Somewhat satisfied</w:t>
      </w:r>
    </w:p>
    <w:p w:rsidR="006C1180" w:rsidRPr="00867E9C" w:rsidRDefault="006C1180" w:rsidP="008A2FA5">
      <w:pPr>
        <w:numPr>
          <w:ilvl w:val="3"/>
          <w:numId w:val="95"/>
        </w:numPr>
        <w:spacing w:after="120" w:line="240" w:lineRule="auto"/>
        <w:contextualSpacing/>
        <w:rPr>
          <w:rFonts w:ascii="Calibri" w:eastAsia="Calibri" w:hAnsi="Calibri" w:cs="Calibri"/>
          <w:szCs w:val="24"/>
        </w:rPr>
      </w:pPr>
      <w:r w:rsidRPr="00867E9C">
        <w:rPr>
          <w:rFonts w:ascii="Calibri" w:eastAsia="Calibri" w:hAnsi="Calibri" w:cs="Calibri"/>
          <w:szCs w:val="24"/>
        </w:rPr>
        <w:t>Not too satisfied</w:t>
      </w:r>
    </w:p>
    <w:p w:rsidR="006C1180" w:rsidRPr="00867E9C" w:rsidRDefault="006C1180" w:rsidP="008A2FA5">
      <w:pPr>
        <w:numPr>
          <w:ilvl w:val="3"/>
          <w:numId w:val="95"/>
        </w:numPr>
        <w:spacing w:after="120" w:line="240" w:lineRule="auto"/>
        <w:contextualSpacing/>
        <w:rPr>
          <w:rFonts w:ascii="Calibri" w:eastAsia="Calibri" w:hAnsi="Calibri" w:cs="Calibri"/>
        </w:rPr>
      </w:pPr>
      <w:r w:rsidRPr="00867E9C">
        <w:rPr>
          <w:rFonts w:ascii="Calibri" w:eastAsia="Calibri" w:hAnsi="Calibri" w:cs="Calibri"/>
          <w:szCs w:val="24"/>
        </w:rPr>
        <w:t>Not at all satisfied</w:t>
      </w: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r w:rsidRPr="00867E9C">
        <w:rPr>
          <w:rFonts w:ascii="Calibri" w:eastAsia="Calibri" w:hAnsi="Calibri" w:cs="Calibri"/>
        </w:rPr>
        <w:tab/>
      </w:r>
      <w:r w:rsidRPr="00867E9C">
        <w:rPr>
          <w:rFonts w:ascii="Calibri" w:eastAsia="Calibri" w:hAnsi="Calibri" w:cs="Calibri"/>
        </w:rPr>
        <w:tab/>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r w:rsidRPr="00867E9C">
        <w:rPr>
          <w:rFonts w:ascii="Calibri" w:eastAsia="Calibri" w:hAnsi="Calibri" w:cs="Calibri"/>
        </w:rPr>
        <w:t xml:space="preserve"> </w:t>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numPr>
          <w:ilvl w:val="0"/>
          <w:numId w:val="72"/>
        </w:numPr>
        <w:spacing w:before="240" w:after="120" w:line="276" w:lineRule="auto"/>
        <w:contextualSpacing/>
        <w:rPr>
          <w:rFonts w:ascii="Calibri" w:eastAsia="Calibri" w:hAnsi="Calibri" w:cs="Calibri"/>
        </w:rPr>
      </w:pPr>
      <w:r w:rsidRPr="00867E9C">
        <w:rPr>
          <w:rFonts w:ascii="Calibri" w:eastAsia="Calibri" w:hAnsi="Calibri" w:cs="Calibri"/>
        </w:rPr>
        <w:t xml:space="preserve">What about the financing are you </w:t>
      </w:r>
      <w:r w:rsidRPr="00867E9C">
        <w:rPr>
          <w:rFonts w:ascii="Calibri" w:eastAsia="Calibri" w:hAnsi="Calibri" w:cs="Calibri"/>
          <w:b/>
          <w:bCs/>
        </w:rPr>
        <w:t>&lt;PF9&gt;</w:t>
      </w:r>
      <w:r w:rsidRPr="00867E9C">
        <w:rPr>
          <w:rFonts w:ascii="Calibri" w:eastAsia="Calibri" w:hAnsi="Calibri" w:cs="Calibri"/>
        </w:rPr>
        <w:t xml:space="preserve"> with? </w:t>
      </w:r>
      <w:r w:rsidRPr="00867E9C">
        <w:rPr>
          <w:rFonts w:ascii="Calibri" w:eastAsia="Calibri" w:hAnsi="Calibri" w:cs="Calibri"/>
          <w:b/>
          <w:bCs/>
          <w:i/>
          <w:iCs/>
        </w:rPr>
        <w:t>[DO NOT READ, SELECT ALL THAT APPLY, OPEN-ENDED WITH PRE-CODED LIST]</w:t>
      </w:r>
      <w:r w:rsidRPr="00867E9C">
        <w:rPr>
          <w:rFonts w:ascii="Calibri" w:eastAsia="Calibri" w:hAnsi="Calibri" w:cs="Calibri"/>
        </w:rPr>
        <w:t xml:space="preserve">  </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lastRenderedPageBreak/>
        <w:t xml:space="preserve"> Process was easy and straightforward</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Process was quick</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Good interest rates</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Good repayment options</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Can repay/check balance online</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Lender has good customer service</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Took too long to secure</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Too much paperwork and hassle</w:t>
      </w:r>
    </w:p>
    <w:p w:rsidR="006C1180" w:rsidRPr="00867E9C" w:rsidRDefault="006C1180" w:rsidP="008A2FA5">
      <w:pPr>
        <w:keepNext/>
        <w:keepLines/>
        <w:numPr>
          <w:ilvl w:val="2"/>
          <w:numId w:val="96"/>
        </w:numPr>
        <w:spacing w:after="120" w:line="240" w:lineRule="auto"/>
        <w:rPr>
          <w:rFonts w:ascii="Calibri" w:hAnsi="Calibri" w:cs="Calibri"/>
          <w:w w:val="0"/>
        </w:rPr>
      </w:pPr>
      <w:r w:rsidRPr="00867E9C">
        <w:rPr>
          <w:rFonts w:ascii="Calibri" w:hAnsi="Calibri" w:cs="Calibri"/>
          <w:w w:val="0"/>
        </w:rPr>
        <w:t>No option to pay/check balance online</w:t>
      </w:r>
    </w:p>
    <w:p w:rsidR="006C1180" w:rsidRPr="00867E9C" w:rsidRDefault="006C1180" w:rsidP="008A2FA5">
      <w:pPr>
        <w:keepNext/>
        <w:keepLines/>
        <w:numPr>
          <w:ilvl w:val="2"/>
          <w:numId w:val="96"/>
        </w:numPr>
        <w:spacing w:after="120" w:line="240" w:lineRule="auto"/>
        <w:rPr>
          <w:rFonts w:ascii="Calibri" w:hAnsi="Calibri" w:cs="Calibri"/>
          <w:w w:val="0"/>
        </w:rPr>
      </w:pPr>
      <w:r w:rsidRPr="00867E9C">
        <w:rPr>
          <w:rFonts w:ascii="Calibri" w:hAnsi="Calibri" w:cs="Calibri"/>
          <w:w w:val="0"/>
        </w:rPr>
        <w:t>Interest rate too high</w:t>
      </w:r>
    </w:p>
    <w:p w:rsidR="006C1180" w:rsidRPr="00867E9C" w:rsidRDefault="006C1180" w:rsidP="008A2FA5">
      <w:pPr>
        <w:keepNext/>
        <w:keepLines/>
        <w:numPr>
          <w:ilvl w:val="2"/>
          <w:numId w:val="96"/>
        </w:numPr>
        <w:spacing w:after="120" w:line="240" w:lineRule="auto"/>
        <w:rPr>
          <w:rFonts w:ascii="Calibri" w:hAnsi="Calibri" w:cs="Calibri"/>
          <w:w w:val="0"/>
        </w:rPr>
      </w:pPr>
      <w:r w:rsidRPr="00867E9C">
        <w:rPr>
          <w:rFonts w:ascii="Calibri" w:hAnsi="Calibri" w:cs="Calibri"/>
          <w:w w:val="0"/>
        </w:rPr>
        <w:t>Interest rate increased</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Had to pay fees</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There was a mistake in my bill</w:t>
      </w:r>
    </w:p>
    <w:p w:rsidR="006C1180" w:rsidRPr="00867E9C" w:rsidRDefault="006C1180" w:rsidP="008A2FA5">
      <w:pPr>
        <w:keepNext/>
        <w:keepLines/>
        <w:numPr>
          <w:ilvl w:val="2"/>
          <w:numId w:val="96"/>
        </w:numPr>
        <w:spacing w:after="120" w:line="240" w:lineRule="auto"/>
        <w:rPr>
          <w:rFonts w:ascii="Calibri" w:hAnsi="Calibri" w:cs="Calibri"/>
          <w:color w:val="000000"/>
          <w:w w:val="0"/>
        </w:rPr>
      </w:pPr>
      <w:r w:rsidRPr="00867E9C">
        <w:rPr>
          <w:rFonts w:ascii="Calibri" w:hAnsi="Calibri" w:cs="Calibri"/>
          <w:color w:val="000000"/>
          <w:w w:val="0"/>
        </w:rPr>
        <w:t>Lender has bad customer service</w:t>
      </w:r>
    </w:p>
    <w:p w:rsidR="006C1180" w:rsidRPr="00867E9C" w:rsidRDefault="006C1180" w:rsidP="008A2FA5">
      <w:pPr>
        <w:keepNext/>
        <w:keepLines/>
        <w:numPr>
          <w:ilvl w:val="2"/>
          <w:numId w:val="96"/>
        </w:numPr>
        <w:spacing w:after="120" w:line="240" w:lineRule="auto"/>
        <w:rPr>
          <w:rFonts w:ascii="Calibri" w:hAnsi="Calibri" w:cs="Calibri"/>
          <w:w w:val="0"/>
        </w:rPr>
      </w:pPr>
      <w:r w:rsidRPr="00867E9C">
        <w:rPr>
          <w:rFonts w:ascii="Calibri" w:hAnsi="Calibri" w:cs="Calibri"/>
          <w:w w:val="0"/>
        </w:rPr>
        <w:t>Costs or other issues were not fully explained up front</w:t>
      </w:r>
    </w:p>
    <w:p w:rsidR="006C1180" w:rsidRPr="00867E9C" w:rsidRDefault="006C1180" w:rsidP="008A2FA5">
      <w:pPr>
        <w:keepNext/>
        <w:keepLines/>
        <w:numPr>
          <w:ilvl w:val="2"/>
          <w:numId w:val="96"/>
        </w:numPr>
        <w:spacing w:after="120" w:line="240" w:lineRule="auto"/>
        <w:rPr>
          <w:rFonts w:ascii="Calibri" w:hAnsi="Calibri" w:cs="Calibri"/>
          <w:w w:val="0"/>
        </w:rPr>
      </w:pPr>
      <w:r w:rsidRPr="00867E9C">
        <w:rPr>
          <w:rFonts w:ascii="Calibri" w:hAnsi="Calibri" w:cs="Calibri"/>
          <w:color w:val="000000"/>
          <w:w w:val="0"/>
        </w:rPr>
        <w:t xml:space="preserve">Other </w:t>
      </w:r>
      <w:r w:rsidRPr="00867E9C">
        <w:rPr>
          <w:rFonts w:ascii="Calibri" w:hAnsi="Calibri" w:cs="Calibri"/>
          <w:b/>
          <w:color w:val="00B050"/>
          <w:w w:val="0"/>
        </w:rPr>
        <w:t>[SPECIFY: _________]</w:t>
      </w: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tabs>
          <w:tab w:val="right" w:pos="1200"/>
        </w:tabs>
        <w:spacing w:after="120" w:line="240" w:lineRule="auto"/>
        <w:ind w:left="2160" w:firstLine="0"/>
        <w:contextualSpacing/>
        <w:rPr>
          <w:rFonts w:ascii="Calibri" w:eastAsia="Calibri" w:hAnsi="Calibri" w:cs="Calibri"/>
          <w:b/>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b/>
          <w:bCs/>
        </w:rPr>
        <w:t xml:space="preserve"> </w:t>
      </w:r>
      <w:r w:rsidRPr="00867E9C">
        <w:rPr>
          <w:rFonts w:ascii="Calibri" w:eastAsia="Calibri" w:hAnsi="Calibri" w:cs="Calibri"/>
          <w:b/>
          <w:bCs/>
        </w:rPr>
        <w:tab/>
      </w:r>
    </w:p>
    <w:p w:rsidR="006C1180" w:rsidRPr="00867E9C" w:rsidRDefault="006C1180" w:rsidP="008A2FA5">
      <w:pPr>
        <w:numPr>
          <w:ilvl w:val="0"/>
          <w:numId w:val="48"/>
        </w:numPr>
        <w:spacing w:before="240" w:after="120" w:line="276" w:lineRule="auto"/>
        <w:ind w:firstLine="0"/>
        <w:contextualSpacing/>
        <w:rPr>
          <w:rFonts w:ascii="Calibri" w:eastAsia="Calibri" w:hAnsi="Calibri" w:cs="Calibri"/>
        </w:rPr>
      </w:pPr>
    </w:p>
    <w:p w:rsidR="006C1180" w:rsidRPr="00867E9C"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867E9C">
        <w:rPr>
          <w:rFonts w:ascii="Cambria" w:eastAsia="SimSun" w:hAnsi="Cambria"/>
          <w:b/>
          <w:bCs/>
          <w:color w:val="4F81BD"/>
          <w:szCs w:val="24"/>
        </w:rPr>
        <w:t>SEGMEN</w:t>
      </w:r>
      <w:r w:rsidRPr="00867E9C">
        <w:rPr>
          <w:rFonts w:ascii="Calibri" w:eastAsia="SimSun" w:hAnsi="Calibri" w:cs="Calibri"/>
          <w:color w:val="4F81BD"/>
          <w:sz w:val="26"/>
          <w:szCs w:val="26"/>
        </w:rPr>
        <w:t>T</w:t>
      </w:r>
      <w:r w:rsidRPr="00867E9C">
        <w:rPr>
          <w:rFonts w:ascii="Cambria" w:eastAsia="SimSun" w:hAnsi="Cambria"/>
          <w:b/>
          <w:bCs/>
          <w:color w:val="4F81BD"/>
          <w:szCs w:val="24"/>
        </w:rPr>
        <w:t>ATION ITEMS (3 MIN)</w:t>
      </w:r>
    </w:p>
    <w:p w:rsidR="006C1180" w:rsidRPr="00867E9C" w:rsidRDefault="006C1180" w:rsidP="008A2FA5">
      <w:pPr>
        <w:spacing w:after="120" w:line="276" w:lineRule="auto"/>
        <w:rPr>
          <w:rFonts w:ascii="Times New Roman" w:eastAsia="Calibri" w:hAnsi="Times New Roman"/>
          <w:szCs w:val="24"/>
        </w:rPr>
      </w:pPr>
    </w:p>
    <w:p w:rsidR="006C1180" w:rsidRPr="00867E9C" w:rsidRDefault="006C1180" w:rsidP="008A2FA5">
      <w:pPr>
        <w:numPr>
          <w:ilvl w:val="0"/>
          <w:numId w:val="78"/>
        </w:numPr>
        <w:spacing w:after="120" w:line="276" w:lineRule="auto"/>
        <w:contextualSpacing/>
        <w:rPr>
          <w:rFonts w:ascii="Calibri" w:eastAsia="Calibri" w:hAnsi="Calibri" w:cs="Calibri"/>
          <w:szCs w:val="24"/>
        </w:rPr>
      </w:pPr>
      <w:r w:rsidRPr="00867E9C">
        <w:rPr>
          <w:rFonts w:ascii="Calibri" w:eastAsia="Calibri" w:hAnsi="Calibri" w:cs="Calibri"/>
          <w:szCs w:val="24"/>
        </w:rPr>
        <w:t>Have you had the following installed in your household?</w:t>
      </w:r>
    </w:p>
    <w:p w:rsidR="006C1180" w:rsidRPr="00867E9C" w:rsidRDefault="006C1180" w:rsidP="008A2FA5">
      <w:pPr>
        <w:spacing w:after="120" w:line="276" w:lineRule="auto"/>
        <w:rPr>
          <w:rFonts w:ascii="Calibri" w:eastAsia="Calibri" w:hAnsi="Calibri" w:cs="Calibri"/>
          <w:szCs w:val="24"/>
        </w:rPr>
      </w:pPr>
      <w:r w:rsidRPr="00867E9C">
        <w:rPr>
          <w:rFonts w:ascii="Calibri" w:eastAsia="Calibri" w:hAnsi="Calibri" w:cs="Calibri"/>
          <w:b/>
          <w:bCs/>
          <w:i/>
          <w:iCs/>
          <w:color w:val="1F497D"/>
        </w:rPr>
        <w:tab/>
        <w:t>1 = YES; 2 = NO; -97 = DON’T KNOW; -98 = REFUSED</w:t>
      </w:r>
    </w:p>
    <w:p w:rsidR="006C1180" w:rsidRPr="00867E9C" w:rsidRDefault="006C1180" w:rsidP="008A2FA5">
      <w:pPr>
        <w:numPr>
          <w:ilvl w:val="0"/>
          <w:numId w:val="77"/>
        </w:numPr>
        <w:spacing w:after="120" w:line="276" w:lineRule="auto"/>
        <w:contextualSpacing/>
        <w:rPr>
          <w:rFonts w:ascii="Calibri" w:eastAsia="Calibri" w:hAnsi="Calibri" w:cs="Calibri"/>
          <w:szCs w:val="24"/>
        </w:rPr>
      </w:pPr>
      <w:r w:rsidRPr="00867E9C">
        <w:rPr>
          <w:rFonts w:ascii="Calibri" w:eastAsia="Calibri" w:hAnsi="Calibri" w:cs="Calibri"/>
          <w:szCs w:val="24"/>
        </w:rPr>
        <w:t xml:space="preserve">Programmable thermostats? </w:t>
      </w:r>
    </w:p>
    <w:p w:rsidR="006C1180" w:rsidRPr="00867E9C" w:rsidRDefault="006C1180" w:rsidP="008A2FA5">
      <w:pPr>
        <w:numPr>
          <w:ilvl w:val="0"/>
          <w:numId w:val="77"/>
        </w:numPr>
        <w:spacing w:after="120" w:line="276" w:lineRule="auto"/>
        <w:contextualSpacing/>
        <w:rPr>
          <w:rFonts w:ascii="Calibri" w:eastAsia="Calibri" w:hAnsi="Calibri" w:cs="Calibri"/>
          <w:szCs w:val="24"/>
        </w:rPr>
      </w:pPr>
      <w:r w:rsidRPr="00867E9C">
        <w:rPr>
          <w:rFonts w:ascii="Calibri" w:eastAsia="Calibri" w:hAnsi="Calibri" w:cs="Calibri"/>
          <w:szCs w:val="24"/>
        </w:rPr>
        <w:t xml:space="preserve">Motion detectors for your lights? </w:t>
      </w:r>
    </w:p>
    <w:p w:rsidR="006C1180" w:rsidRPr="00867E9C" w:rsidRDefault="006C1180" w:rsidP="008A2FA5">
      <w:pPr>
        <w:numPr>
          <w:ilvl w:val="0"/>
          <w:numId w:val="77"/>
        </w:numPr>
        <w:spacing w:after="120" w:line="276" w:lineRule="auto"/>
        <w:contextualSpacing/>
        <w:rPr>
          <w:rFonts w:ascii="Calibri" w:eastAsia="Calibri" w:hAnsi="Calibri" w:cs="Calibri"/>
          <w:szCs w:val="24"/>
        </w:rPr>
      </w:pPr>
      <w:r w:rsidRPr="00867E9C">
        <w:rPr>
          <w:rFonts w:ascii="Calibri" w:eastAsia="Calibri" w:hAnsi="Calibri" w:cs="Calibri"/>
          <w:szCs w:val="24"/>
        </w:rPr>
        <w:t>Vent in your attic area to keep the attic cooler?</w:t>
      </w:r>
    </w:p>
    <w:p w:rsidR="006C1180" w:rsidRPr="00867E9C" w:rsidRDefault="006C1180" w:rsidP="008A2FA5">
      <w:pPr>
        <w:numPr>
          <w:ilvl w:val="0"/>
          <w:numId w:val="77"/>
        </w:numPr>
        <w:spacing w:after="120" w:line="276" w:lineRule="auto"/>
        <w:contextualSpacing/>
        <w:rPr>
          <w:rFonts w:ascii="Calibri" w:eastAsia="Calibri" w:hAnsi="Calibri" w:cs="Calibri"/>
          <w:szCs w:val="24"/>
        </w:rPr>
      </w:pPr>
      <w:r w:rsidRPr="00867E9C">
        <w:rPr>
          <w:rFonts w:ascii="Calibri" w:eastAsia="Calibri" w:hAnsi="Calibri" w:cs="Calibri"/>
          <w:szCs w:val="24"/>
        </w:rPr>
        <w:t xml:space="preserve">Ceiling fans </w:t>
      </w:r>
      <w:r w:rsidRPr="00867E9C">
        <w:rPr>
          <w:rFonts w:ascii="Calibri" w:eastAsia="Calibri" w:hAnsi="Calibri" w:cs="Calibri"/>
          <w:b/>
          <w:bCs/>
          <w:i/>
          <w:iCs/>
          <w:szCs w:val="24"/>
        </w:rPr>
        <w:t>[ASK ONLY OF HOMEOWNERS, NOT RENTERS]</w:t>
      </w:r>
    </w:p>
    <w:p w:rsidR="006C1180" w:rsidRPr="00867E9C" w:rsidRDefault="006C1180" w:rsidP="008A2FA5">
      <w:pPr>
        <w:numPr>
          <w:ilvl w:val="0"/>
          <w:numId w:val="48"/>
        </w:numPr>
        <w:spacing w:after="120" w:line="276" w:lineRule="auto"/>
        <w:ind w:left="1800" w:firstLine="0"/>
        <w:contextualSpacing/>
        <w:rPr>
          <w:rFonts w:ascii="Calibri" w:eastAsia="Calibri" w:hAnsi="Calibri" w:cs="Calibri"/>
          <w:szCs w:val="24"/>
        </w:rPr>
      </w:pPr>
    </w:p>
    <w:p w:rsidR="006C1180" w:rsidRPr="00867E9C" w:rsidRDefault="006C1180" w:rsidP="008A2FA5">
      <w:pPr>
        <w:numPr>
          <w:ilvl w:val="0"/>
          <w:numId w:val="79"/>
        </w:numPr>
        <w:spacing w:after="120" w:line="276" w:lineRule="auto"/>
        <w:contextualSpacing/>
        <w:rPr>
          <w:rFonts w:ascii="Calibri" w:eastAsia="Calibri" w:hAnsi="Calibri" w:cs="Calibri"/>
          <w:szCs w:val="24"/>
        </w:rPr>
      </w:pPr>
      <w:r w:rsidRPr="00867E9C">
        <w:rPr>
          <w:rFonts w:ascii="Calibri" w:eastAsia="Calibri" w:hAnsi="Calibri" w:cs="Calibri"/>
          <w:szCs w:val="24"/>
        </w:rPr>
        <w:t xml:space="preserve">Have you heard of a carbon footprint? </w:t>
      </w:r>
      <w:r w:rsidRPr="00867E9C">
        <w:rPr>
          <w:rFonts w:ascii="Calibri" w:eastAsia="Calibri" w:hAnsi="Calibri" w:cs="Calibri"/>
          <w:b/>
          <w:bCs/>
          <w:i/>
          <w:iCs/>
          <w:szCs w:val="24"/>
        </w:rPr>
        <w:t>(IF NECESSARY:</w:t>
      </w:r>
      <w:r w:rsidRPr="00867E9C">
        <w:rPr>
          <w:rFonts w:ascii="Calibri" w:eastAsia="Calibri" w:hAnsi="Calibri" w:cs="Calibri"/>
          <w:szCs w:val="24"/>
        </w:rPr>
        <w:t xml:space="preserve"> A carbon footprint is a measure of the energy you use, either directly or indirectly. This includes but is not limited to the energy consumption from your home, your transportation, your diet, and your purchases).</w:t>
      </w:r>
      <w:r w:rsidRPr="00867E9C">
        <w:rPr>
          <w:rFonts w:ascii="Calibri" w:eastAsia="Calibri" w:hAnsi="Calibri" w:cs="Calibri"/>
          <w:szCs w:val="24"/>
        </w:rPr>
        <w:cr/>
      </w:r>
    </w:p>
    <w:p w:rsidR="006C1180" w:rsidRPr="00867E9C" w:rsidRDefault="006C1180" w:rsidP="008A2FA5">
      <w:pPr>
        <w:spacing w:after="120" w:line="276" w:lineRule="auto"/>
        <w:rPr>
          <w:rFonts w:ascii="Calibri" w:eastAsia="Calibri" w:hAnsi="Calibri" w:cs="Calibri"/>
          <w:szCs w:val="24"/>
        </w:rPr>
      </w:pPr>
      <w:r w:rsidRPr="00867E9C">
        <w:rPr>
          <w:rFonts w:ascii="Calibri" w:eastAsia="Calibri" w:hAnsi="Calibri" w:cs="Calibri"/>
          <w:b/>
          <w:bCs/>
          <w:i/>
          <w:iCs/>
          <w:color w:val="1F497D"/>
        </w:rPr>
        <w:t>1 = YES; 2 = NO; -97 = DON’T KNOW; -98 = REFUSED</w:t>
      </w:r>
    </w:p>
    <w:p w:rsidR="006C1180" w:rsidRPr="00867E9C" w:rsidRDefault="006C1180" w:rsidP="008A2FA5">
      <w:pPr>
        <w:spacing w:after="120" w:line="276" w:lineRule="auto"/>
        <w:rPr>
          <w:rFonts w:ascii="Calibri" w:eastAsia="Calibri" w:hAnsi="Calibri" w:cs="Calibri"/>
          <w:szCs w:val="24"/>
        </w:rPr>
      </w:pPr>
    </w:p>
    <w:p w:rsidR="006C1180" w:rsidRPr="00867E9C" w:rsidRDefault="006C1180" w:rsidP="008A2FA5">
      <w:pPr>
        <w:numPr>
          <w:ilvl w:val="0"/>
          <w:numId w:val="79"/>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lastRenderedPageBreak/>
        <w:t xml:space="preserve">On a scale of 1 to 7, where 1 is Strongly Disagree and 7 is Strongly Agree, please tell me how much you agree or disagree with the following statements: </w:t>
      </w:r>
    </w:p>
    <w:p w:rsidR="006C1180" w:rsidRPr="00867E9C" w:rsidRDefault="006C1180" w:rsidP="008A2FA5">
      <w:pPr>
        <w:numPr>
          <w:ilvl w:val="0"/>
          <w:numId w:val="64"/>
        </w:numPr>
        <w:spacing w:after="200" w:line="276" w:lineRule="auto"/>
        <w:contextualSpacing/>
        <w:rPr>
          <w:rFonts w:ascii="Calibri" w:eastAsia="Calibri" w:hAnsi="Calibri" w:cs="Calibri"/>
          <w:szCs w:val="24"/>
        </w:rPr>
      </w:pPr>
      <w:r w:rsidRPr="00867E9C">
        <w:rPr>
          <w:rFonts w:ascii="Calibri" w:eastAsia="Calibri" w:hAnsi="Calibri" w:cs="Calibri"/>
          <w:sz w:val="24"/>
          <w:szCs w:val="24"/>
        </w:rPr>
        <w:t>I compare prices of at least a few brands</w:t>
      </w:r>
      <w:r w:rsidRPr="00867E9C">
        <w:rPr>
          <w:rFonts w:ascii="Calibri" w:eastAsia="Calibri" w:hAnsi="Calibri" w:cs="Calibri"/>
          <w:sz w:val="24"/>
          <w:szCs w:val="24"/>
        </w:rPr>
        <w:tab/>
      </w:r>
      <w:r w:rsidRPr="00867E9C">
        <w:rPr>
          <w:rFonts w:ascii="Calibri" w:eastAsia="Calibri" w:hAnsi="Calibri" w:cs="Calibri"/>
          <w:szCs w:val="24"/>
        </w:rPr>
        <w:t xml:space="preserve">1  2  3  4  5  6  7       </w:t>
      </w:r>
      <w:r w:rsidRPr="00867E9C">
        <w:rPr>
          <w:rFonts w:ascii="Calibri" w:eastAsia="Calibri" w:hAnsi="Calibri" w:cs="Calibri"/>
          <w:szCs w:val="24"/>
        </w:rPr>
        <w:tab/>
        <w:t xml:space="preserve">DK Ref  </w:t>
      </w:r>
    </w:p>
    <w:p w:rsidR="006C1180" w:rsidRPr="00867E9C" w:rsidRDefault="006C1180" w:rsidP="008A2FA5">
      <w:pPr>
        <w:numPr>
          <w:ilvl w:val="0"/>
          <w:numId w:val="48"/>
        </w:numPr>
        <w:spacing w:after="200" w:line="276" w:lineRule="auto"/>
        <w:ind w:left="1440" w:firstLine="0"/>
        <w:contextualSpacing/>
        <w:rPr>
          <w:rFonts w:ascii="Calibri" w:eastAsia="Calibri" w:hAnsi="Calibri" w:cs="Calibri"/>
          <w:szCs w:val="24"/>
        </w:rPr>
      </w:pPr>
      <w:proofErr w:type="gramStart"/>
      <w:r w:rsidRPr="00867E9C">
        <w:rPr>
          <w:rFonts w:ascii="Calibri" w:eastAsia="Calibri" w:hAnsi="Calibri" w:cs="Calibri"/>
          <w:sz w:val="24"/>
          <w:szCs w:val="24"/>
        </w:rPr>
        <w:t>before</w:t>
      </w:r>
      <w:proofErr w:type="gramEnd"/>
      <w:r w:rsidRPr="00867E9C">
        <w:rPr>
          <w:rFonts w:ascii="Calibri" w:eastAsia="Calibri" w:hAnsi="Calibri" w:cs="Calibri"/>
          <w:sz w:val="24"/>
          <w:szCs w:val="24"/>
        </w:rPr>
        <w:t xml:space="preserve"> I choose one.</w:t>
      </w:r>
    </w:p>
    <w:p w:rsidR="006C1180" w:rsidRPr="00867E9C" w:rsidRDefault="006C1180" w:rsidP="008A2FA5">
      <w:pPr>
        <w:numPr>
          <w:ilvl w:val="0"/>
          <w:numId w:val="64"/>
        </w:numPr>
        <w:spacing w:after="200" w:line="276" w:lineRule="auto"/>
        <w:contextualSpacing/>
        <w:rPr>
          <w:rFonts w:ascii="Calibri" w:eastAsia="Calibri" w:hAnsi="Calibri" w:cs="Calibri"/>
          <w:szCs w:val="24"/>
        </w:rPr>
      </w:pPr>
      <w:r w:rsidRPr="00867E9C">
        <w:rPr>
          <w:rFonts w:ascii="Calibri" w:eastAsia="Calibri" w:hAnsi="Calibri" w:cs="Calibri"/>
          <w:sz w:val="24"/>
          <w:szCs w:val="24"/>
        </w:rPr>
        <w:t xml:space="preserve">I do </w:t>
      </w:r>
      <w:r w:rsidRPr="00867E9C">
        <w:rPr>
          <w:rFonts w:ascii="Calibri" w:eastAsia="Calibri" w:hAnsi="Calibri" w:cs="Calibri"/>
          <w:b/>
          <w:bCs/>
          <w:sz w:val="24"/>
          <w:szCs w:val="24"/>
        </w:rPr>
        <w:t>not</w:t>
      </w:r>
      <w:r w:rsidRPr="00867E9C">
        <w:rPr>
          <w:rFonts w:ascii="Calibri" w:eastAsia="Calibri" w:hAnsi="Calibri" w:cs="Calibri"/>
          <w:sz w:val="24"/>
          <w:szCs w:val="24"/>
        </w:rPr>
        <w:t xml:space="preserve"> feel responsible for conserving</w:t>
      </w:r>
      <w:r w:rsidRPr="00867E9C">
        <w:rPr>
          <w:rFonts w:ascii="Calibri" w:eastAsia="Calibri" w:hAnsi="Calibri" w:cs="Calibri"/>
          <w:szCs w:val="24"/>
        </w:rPr>
        <w:tab/>
        <w:t xml:space="preserve">1  2  3  4  5  6  7  </w:t>
      </w:r>
      <w:r w:rsidRPr="00867E9C">
        <w:rPr>
          <w:rFonts w:ascii="Calibri" w:eastAsia="Calibri" w:hAnsi="Calibri" w:cs="Calibri"/>
          <w:szCs w:val="24"/>
        </w:rPr>
        <w:tab/>
        <w:t xml:space="preserve">DK Ref  </w:t>
      </w:r>
    </w:p>
    <w:p w:rsidR="006C1180" w:rsidRPr="00867E9C" w:rsidRDefault="006C1180" w:rsidP="008A2FA5">
      <w:pPr>
        <w:numPr>
          <w:ilvl w:val="0"/>
          <w:numId w:val="48"/>
        </w:numPr>
        <w:spacing w:after="200" w:line="276" w:lineRule="auto"/>
        <w:ind w:left="450" w:firstLine="0"/>
        <w:contextualSpacing/>
        <w:rPr>
          <w:rFonts w:ascii="Calibri" w:eastAsia="Calibri" w:hAnsi="Calibri" w:cs="Calibri"/>
          <w:sz w:val="24"/>
          <w:szCs w:val="24"/>
        </w:rPr>
      </w:pPr>
      <w:r w:rsidRPr="00867E9C">
        <w:rPr>
          <w:rFonts w:ascii="Calibri" w:eastAsia="Calibri" w:hAnsi="Calibri" w:cs="Calibri"/>
          <w:sz w:val="24"/>
          <w:szCs w:val="24"/>
        </w:rPr>
        <w:tab/>
      </w:r>
      <w:r w:rsidRPr="00867E9C">
        <w:rPr>
          <w:rFonts w:ascii="Calibri" w:eastAsia="Calibri" w:hAnsi="Calibri" w:cs="Calibri"/>
          <w:sz w:val="24"/>
          <w:szCs w:val="24"/>
        </w:rPr>
        <w:tab/>
        <w:t xml:space="preserve">energy because my personal contribution is </w:t>
      </w:r>
    </w:p>
    <w:p w:rsidR="006C1180" w:rsidRPr="00867E9C" w:rsidRDefault="006C1180" w:rsidP="008A2FA5">
      <w:pPr>
        <w:numPr>
          <w:ilvl w:val="0"/>
          <w:numId w:val="48"/>
        </w:numPr>
        <w:spacing w:after="200" w:line="276" w:lineRule="auto"/>
        <w:ind w:left="450" w:firstLine="0"/>
        <w:contextualSpacing/>
        <w:rPr>
          <w:rFonts w:ascii="Calibri" w:eastAsia="Calibri" w:hAnsi="Calibri" w:cs="Calibri"/>
          <w:sz w:val="24"/>
          <w:szCs w:val="24"/>
        </w:rPr>
      </w:pPr>
      <w:r w:rsidRPr="00867E9C">
        <w:rPr>
          <w:rFonts w:ascii="Calibri" w:eastAsia="Calibri" w:hAnsi="Calibri" w:cs="Calibri"/>
          <w:sz w:val="24"/>
          <w:szCs w:val="24"/>
        </w:rPr>
        <w:tab/>
      </w:r>
      <w:r w:rsidRPr="00867E9C">
        <w:rPr>
          <w:rFonts w:ascii="Calibri" w:eastAsia="Calibri" w:hAnsi="Calibri" w:cs="Calibri"/>
          <w:sz w:val="24"/>
          <w:szCs w:val="24"/>
        </w:rPr>
        <w:tab/>
      </w:r>
      <w:proofErr w:type="gramStart"/>
      <w:r w:rsidRPr="00867E9C">
        <w:rPr>
          <w:rFonts w:ascii="Calibri" w:eastAsia="Calibri" w:hAnsi="Calibri" w:cs="Calibri"/>
          <w:sz w:val="24"/>
          <w:szCs w:val="24"/>
        </w:rPr>
        <w:t>very</w:t>
      </w:r>
      <w:proofErr w:type="gramEnd"/>
      <w:r w:rsidRPr="00867E9C">
        <w:rPr>
          <w:rFonts w:ascii="Calibri" w:eastAsia="Calibri" w:hAnsi="Calibri" w:cs="Calibri"/>
          <w:sz w:val="24"/>
          <w:szCs w:val="24"/>
        </w:rPr>
        <w:t xml:space="preserve"> small. </w:t>
      </w:r>
    </w:p>
    <w:p w:rsidR="006C1180" w:rsidRPr="00867E9C" w:rsidRDefault="006C1180" w:rsidP="008A2FA5">
      <w:pPr>
        <w:numPr>
          <w:ilvl w:val="0"/>
          <w:numId w:val="48"/>
        </w:numPr>
        <w:spacing w:after="200" w:line="276" w:lineRule="auto"/>
        <w:ind w:left="450" w:firstLine="0"/>
        <w:contextualSpacing/>
        <w:rPr>
          <w:rFonts w:ascii="Calibri" w:eastAsia="Calibri" w:hAnsi="Calibri" w:cs="Calibri"/>
          <w:sz w:val="24"/>
          <w:szCs w:val="24"/>
        </w:rPr>
      </w:pPr>
    </w:p>
    <w:p w:rsidR="006C1180" w:rsidRPr="00867E9C" w:rsidRDefault="006C1180" w:rsidP="008A2FA5">
      <w:pPr>
        <w:numPr>
          <w:ilvl w:val="0"/>
          <w:numId w:val="79"/>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I’m going to read you a list of 6 reasons why people might change their daily actions to save energy.</w:t>
      </w:r>
      <w:r w:rsidRPr="00867E9C">
        <w:rPr>
          <w:rFonts w:ascii="Calibri" w:eastAsia="Calibri" w:hAnsi="Calibri" w:cs="Calibri"/>
          <w:i/>
          <w:sz w:val="24"/>
          <w:szCs w:val="24"/>
        </w:rPr>
        <w:t xml:space="preserve"> </w:t>
      </w:r>
      <w:r w:rsidRPr="00867E9C">
        <w:rPr>
          <w:rFonts w:ascii="Calibri" w:eastAsia="Calibri" w:hAnsi="Calibri" w:cs="Calibri"/>
          <w:sz w:val="24"/>
          <w:szCs w:val="24"/>
        </w:rPr>
        <w:t xml:space="preserve">Please tell me </w:t>
      </w:r>
      <w:proofErr w:type="gramStart"/>
      <w:r w:rsidRPr="00867E9C">
        <w:rPr>
          <w:rFonts w:ascii="Calibri" w:eastAsia="Calibri" w:hAnsi="Calibri" w:cs="Calibri"/>
          <w:sz w:val="24"/>
          <w:szCs w:val="24"/>
        </w:rPr>
        <w:t>which</w:t>
      </w:r>
      <w:proofErr w:type="gramEnd"/>
      <w:r w:rsidRPr="00867E9C">
        <w:rPr>
          <w:rFonts w:ascii="Calibri" w:eastAsia="Calibri" w:hAnsi="Calibri" w:cs="Calibri"/>
          <w:sz w:val="24"/>
          <w:szCs w:val="24"/>
        </w:rPr>
        <w:t xml:space="preserve"> </w:t>
      </w:r>
      <w:r w:rsidRPr="00867E9C">
        <w:rPr>
          <w:rFonts w:ascii="Calibri" w:eastAsia="Calibri" w:hAnsi="Calibri" w:cs="Calibri"/>
          <w:b/>
          <w:bCs/>
          <w:sz w:val="24"/>
          <w:szCs w:val="24"/>
        </w:rPr>
        <w:t>ONE</w:t>
      </w:r>
      <w:r w:rsidRPr="00867E9C">
        <w:rPr>
          <w:rFonts w:ascii="Calibri" w:eastAsia="Calibri" w:hAnsi="Calibri" w:cs="Calibri"/>
          <w:sz w:val="24"/>
          <w:szCs w:val="24"/>
        </w:rPr>
        <w:t xml:space="preserve"> of these would motivate you the </w:t>
      </w:r>
      <w:r w:rsidRPr="00867E9C">
        <w:rPr>
          <w:rFonts w:ascii="Calibri" w:eastAsia="Calibri" w:hAnsi="Calibri" w:cs="Calibri"/>
          <w:b/>
          <w:bCs/>
          <w:sz w:val="24"/>
          <w:szCs w:val="24"/>
        </w:rPr>
        <w:t xml:space="preserve">MOST </w:t>
      </w:r>
      <w:r w:rsidRPr="00867E9C">
        <w:rPr>
          <w:rFonts w:ascii="Calibri" w:eastAsia="Calibri" w:hAnsi="Calibri" w:cs="Calibri"/>
          <w:sz w:val="24"/>
          <w:szCs w:val="24"/>
        </w:rPr>
        <w:t xml:space="preserve">to save energy? </w:t>
      </w:r>
      <w:r w:rsidRPr="00867E9C">
        <w:rPr>
          <w:rFonts w:ascii="Calibri" w:eastAsia="Calibri" w:hAnsi="Calibri" w:cs="Calibri"/>
          <w:b/>
          <w:bCs/>
          <w:i/>
          <w:iCs/>
          <w:sz w:val="24"/>
          <w:szCs w:val="24"/>
        </w:rPr>
        <w:t>[READ CHOICES] [IF DK, PROBE</w:t>
      </w:r>
      <w:r w:rsidRPr="00867E9C">
        <w:rPr>
          <w:rFonts w:ascii="Calibri" w:eastAsia="Calibri" w:hAnsi="Calibri" w:cs="Calibri"/>
          <w:sz w:val="24"/>
          <w:szCs w:val="24"/>
        </w:rPr>
        <w:t xml:space="preserve"> “if you had to choose from the following reasons which one would motivate you the most”] [RANDOMIZE]</w:t>
      </w:r>
    </w:p>
    <w:p w:rsidR="006C1180" w:rsidRPr="00867E9C" w:rsidRDefault="006C1180" w:rsidP="008A2FA5">
      <w:pPr>
        <w:numPr>
          <w:ilvl w:val="0"/>
          <w:numId w:val="48"/>
        </w:numPr>
        <w:spacing w:after="200" w:line="276" w:lineRule="auto"/>
        <w:ind w:left="450" w:firstLine="0"/>
        <w:contextualSpacing/>
        <w:rPr>
          <w:rFonts w:ascii="Calibri" w:eastAsia="Calibri" w:hAnsi="Calibri" w:cs="Calibri"/>
          <w:sz w:val="24"/>
          <w:szCs w:val="24"/>
        </w:rPr>
      </w:pP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t xml:space="preserve">     </w:t>
      </w:r>
      <w:r w:rsidRPr="00867E9C">
        <w:rPr>
          <w:rFonts w:ascii="Calibri" w:eastAsia="Calibri" w:hAnsi="Calibri" w:cs="Calibri"/>
          <w:sz w:val="24"/>
          <w:szCs w:val="24"/>
        </w:rPr>
        <w:tab/>
        <w:t xml:space="preserve">    </w:t>
      </w:r>
      <w:r w:rsidRPr="00867E9C">
        <w:rPr>
          <w:rFonts w:ascii="Calibri" w:eastAsia="Calibri" w:hAnsi="Calibri" w:cs="Calibri"/>
          <w:sz w:val="24"/>
          <w:szCs w:val="24"/>
        </w:rPr>
        <w:tab/>
      </w:r>
      <w:r w:rsidRPr="00867E9C">
        <w:rPr>
          <w:rFonts w:ascii="Calibri" w:eastAsia="Calibri" w:hAnsi="Calibri" w:cs="Calibri"/>
          <w:sz w:val="24"/>
          <w:szCs w:val="24"/>
        </w:rPr>
        <w:tab/>
        <w:t xml:space="preserve">      </w:t>
      </w:r>
    </w:p>
    <w:p w:rsidR="006C1180" w:rsidRPr="00867E9C" w:rsidRDefault="006C1180" w:rsidP="008A2FA5">
      <w:pPr>
        <w:numPr>
          <w:ilvl w:val="1"/>
          <w:numId w:val="97"/>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Saving money</w:t>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p>
    <w:p w:rsidR="006C1180" w:rsidRPr="00867E9C" w:rsidRDefault="006C1180" w:rsidP="008A2FA5">
      <w:pPr>
        <w:numPr>
          <w:ilvl w:val="1"/>
          <w:numId w:val="97"/>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Maintaining Health</w:t>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p>
    <w:p w:rsidR="006C1180" w:rsidRPr="00867E9C" w:rsidRDefault="006C1180" w:rsidP="008A2FA5">
      <w:pPr>
        <w:numPr>
          <w:ilvl w:val="1"/>
          <w:numId w:val="97"/>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Protecting the environment</w:t>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p>
    <w:p w:rsidR="006C1180" w:rsidRPr="00867E9C" w:rsidRDefault="006C1180" w:rsidP="008A2FA5">
      <w:pPr>
        <w:numPr>
          <w:ilvl w:val="1"/>
          <w:numId w:val="97"/>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For the benefit of future generations</w:t>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r w:rsidRPr="00867E9C">
        <w:rPr>
          <w:rFonts w:ascii="Calibri" w:eastAsia="Calibri" w:hAnsi="Calibri" w:cs="Calibri"/>
          <w:sz w:val="24"/>
          <w:szCs w:val="24"/>
        </w:rPr>
        <w:tab/>
      </w:r>
    </w:p>
    <w:p w:rsidR="006C1180" w:rsidRPr="00867E9C" w:rsidRDefault="006C1180" w:rsidP="008A2FA5">
      <w:pPr>
        <w:numPr>
          <w:ilvl w:val="1"/>
          <w:numId w:val="97"/>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Reducing our dependence on foreign oil</w:t>
      </w:r>
      <w:r w:rsidRPr="00867E9C">
        <w:rPr>
          <w:rFonts w:ascii="Calibri" w:eastAsia="Calibri" w:hAnsi="Calibri" w:cs="Calibri"/>
          <w:sz w:val="24"/>
          <w:szCs w:val="24"/>
        </w:rPr>
        <w:tab/>
      </w:r>
      <w:r w:rsidRPr="00867E9C">
        <w:rPr>
          <w:rFonts w:ascii="Calibri" w:eastAsia="Calibri" w:hAnsi="Calibri" w:cs="Calibri"/>
          <w:sz w:val="24"/>
          <w:szCs w:val="24"/>
        </w:rPr>
        <w:tab/>
      </w:r>
    </w:p>
    <w:p w:rsidR="006C1180" w:rsidRPr="00867E9C" w:rsidRDefault="006C1180" w:rsidP="008A2FA5">
      <w:pPr>
        <w:numPr>
          <w:ilvl w:val="1"/>
          <w:numId w:val="97"/>
        </w:numPr>
        <w:spacing w:after="200" w:line="276" w:lineRule="auto"/>
        <w:contextualSpacing/>
        <w:rPr>
          <w:rFonts w:ascii="Calibri" w:eastAsia="Calibri" w:hAnsi="Calibri" w:cs="Calibri"/>
          <w:sz w:val="24"/>
          <w:szCs w:val="24"/>
        </w:rPr>
      </w:pPr>
      <w:r w:rsidRPr="00867E9C">
        <w:rPr>
          <w:rFonts w:ascii="Calibri" w:eastAsia="Calibri" w:hAnsi="Calibri" w:cs="Calibri"/>
          <w:sz w:val="24"/>
          <w:szCs w:val="24"/>
        </w:rPr>
        <w:t>Helping California lead the way on saving energy</w:t>
      </w: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sz w:val="24"/>
          <w:szCs w:val="24"/>
        </w:rPr>
      </w:pPr>
    </w:p>
    <w:p w:rsidR="006C1180" w:rsidRPr="00867E9C" w:rsidRDefault="006C1180" w:rsidP="008A2FA5">
      <w:pPr>
        <w:keepNext/>
        <w:numPr>
          <w:ilvl w:val="0"/>
          <w:numId w:val="48"/>
        </w:numPr>
        <w:tabs>
          <w:tab w:val="right" w:pos="1200"/>
        </w:tabs>
        <w:spacing w:after="120" w:line="240" w:lineRule="auto"/>
        <w:ind w:left="144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spacing w:after="200" w:line="276" w:lineRule="auto"/>
        <w:ind w:left="1440" w:firstLine="0"/>
        <w:contextualSpacing/>
        <w:rPr>
          <w:rFonts w:ascii="Calibri" w:eastAsia="Calibri" w:hAnsi="Calibri" w:cs="Calibri"/>
          <w:sz w:val="24"/>
          <w:szCs w:val="24"/>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sz w:val="24"/>
          <w:szCs w:val="24"/>
        </w:rPr>
        <w:tab/>
      </w:r>
    </w:p>
    <w:p w:rsidR="006C1180" w:rsidRPr="00867E9C" w:rsidRDefault="006C1180" w:rsidP="008A2FA5">
      <w:pPr>
        <w:numPr>
          <w:ilvl w:val="0"/>
          <w:numId w:val="48"/>
        </w:numPr>
        <w:spacing w:after="120" w:line="276" w:lineRule="auto"/>
        <w:ind w:left="1440" w:firstLine="0"/>
        <w:contextualSpacing/>
        <w:rPr>
          <w:rFonts w:ascii="Calibri" w:eastAsia="Calibri" w:hAnsi="Calibri" w:cs="Calibri"/>
          <w:sz w:val="24"/>
          <w:szCs w:val="24"/>
        </w:rPr>
      </w:pPr>
    </w:p>
    <w:p w:rsidR="006C1180" w:rsidRPr="00867E9C" w:rsidRDefault="006C1180" w:rsidP="008A2FA5">
      <w:pPr>
        <w:keepNext/>
        <w:keepLines/>
        <w:numPr>
          <w:ilvl w:val="0"/>
          <w:numId w:val="11"/>
        </w:numPr>
        <w:tabs>
          <w:tab w:val="clear" w:pos="1440"/>
          <w:tab w:val="num" w:pos="1260"/>
        </w:tabs>
        <w:spacing w:before="200" w:after="120" w:line="276" w:lineRule="auto"/>
        <w:ind w:left="0" w:firstLine="0"/>
        <w:rPr>
          <w:rFonts w:ascii="Cambria" w:eastAsia="SimSun" w:hAnsi="Cambria"/>
          <w:b/>
          <w:bCs/>
          <w:color w:val="4F81BD"/>
          <w:szCs w:val="24"/>
        </w:rPr>
      </w:pPr>
      <w:r w:rsidRPr="00867E9C">
        <w:rPr>
          <w:rFonts w:ascii="Cambria" w:eastAsia="SimSun" w:hAnsi="Cambria"/>
          <w:b/>
          <w:bCs/>
          <w:color w:val="4F81BD"/>
          <w:szCs w:val="24"/>
        </w:rPr>
        <w:t xml:space="preserve">RESPONDENT AND HOUSEHOLD CHARACTERISTICS </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b/>
          <w:bCs/>
        </w:rPr>
      </w:pPr>
      <w:r w:rsidRPr="00867E9C">
        <w:rPr>
          <w:rFonts w:ascii="Calibri" w:hAnsi="Calibri" w:cs="Calibri"/>
        </w:rPr>
        <w:t xml:space="preserve">My last questions are used for statistical purposes only.  All individual information is kept </w:t>
      </w:r>
      <w:r w:rsidRPr="00867E9C">
        <w:rPr>
          <w:rFonts w:ascii="Calibri" w:hAnsi="Calibri" w:cs="Calibri"/>
          <w:b/>
          <w:bCs/>
        </w:rPr>
        <w:t>completely confidential.</w:t>
      </w:r>
    </w:p>
    <w:p w:rsidR="006C1180" w:rsidRPr="00867E9C" w:rsidRDefault="006C1180" w:rsidP="008A2FA5">
      <w:pPr>
        <w:overflowPunct w:val="0"/>
        <w:autoSpaceDE w:val="0"/>
        <w:autoSpaceDN w:val="0"/>
        <w:adjustRightInd w:val="0"/>
        <w:spacing w:line="240" w:lineRule="auto"/>
        <w:ind w:left="720" w:hanging="720"/>
        <w:textAlignment w:val="baseline"/>
        <w:rPr>
          <w:rFonts w:ascii="Calibri" w:hAnsi="Calibri" w:cs="Calibri"/>
        </w:rPr>
      </w:pPr>
    </w:p>
    <w:p w:rsidR="006C1180" w:rsidRPr="00867E9C" w:rsidRDefault="006C1180" w:rsidP="008A2FA5">
      <w:pPr>
        <w:numPr>
          <w:ilvl w:val="0"/>
          <w:numId w:val="61"/>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 xml:space="preserve">About, when was this home/building first built?  [RECORD RESPONSE, READ LIST IF NEEDED] </w:t>
      </w:r>
    </w:p>
    <w:p w:rsidR="006C1180" w:rsidRPr="00867E9C" w:rsidRDefault="006C1180" w:rsidP="008A2FA5">
      <w:pPr>
        <w:numPr>
          <w:ilvl w:val="0"/>
          <w:numId w:val="98"/>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Before the 1970s</w:t>
      </w:r>
    </w:p>
    <w:p w:rsidR="006C1180" w:rsidRPr="00867E9C" w:rsidRDefault="006C1180" w:rsidP="008A2FA5">
      <w:pPr>
        <w:numPr>
          <w:ilvl w:val="0"/>
          <w:numId w:val="98"/>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1970s</w:t>
      </w:r>
    </w:p>
    <w:p w:rsidR="006C1180" w:rsidRPr="00867E9C" w:rsidRDefault="006C1180" w:rsidP="008A2FA5">
      <w:pPr>
        <w:numPr>
          <w:ilvl w:val="0"/>
          <w:numId w:val="98"/>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1980s</w:t>
      </w:r>
    </w:p>
    <w:p w:rsidR="006C1180" w:rsidRPr="00867E9C" w:rsidRDefault="006C1180" w:rsidP="008A2FA5">
      <w:pPr>
        <w:numPr>
          <w:ilvl w:val="0"/>
          <w:numId w:val="98"/>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1990-1994</w:t>
      </w:r>
    </w:p>
    <w:p w:rsidR="006C1180" w:rsidRPr="00867E9C" w:rsidRDefault="006C1180" w:rsidP="008A2FA5">
      <w:pPr>
        <w:numPr>
          <w:ilvl w:val="0"/>
          <w:numId w:val="98"/>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1994-1999</w:t>
      </w:r>
    </w:p>
    <w:p w:rsidR="006C1180" w:rsidRPr="00867E9C" w:rsidRDefault="006C1180" w:rsidP="008A2FA5">
      <w:pPr>
        <w:numPr>
          <w:ilvl w:val="0"/>
          <w:numId w:val="98"/>
        </w:numPr>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2000s</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keepNext/>
        <w:numPr>
          <w:ilvl w:val="0"/>
          <w:numId w:val="48"/>
        </w:numPr>
        <w:tabs>
          <w:tab w:val="right" w:pos="1200"/>
        </w:tabs>
        <w:spacing w:after="120" w:line="240" w:lineRule="auto"/>
        <w:ind w:left="2160" w:firstLine="0"/>
        <w:contextualSpacing/>
        <w:rPr>
          <w:rFonts w:ascii="Calibri" w:eastAsia="Calibri" w:hAnsi="Calibri" w:cs="Calibri"/>
          <w:sz w:val="24"/>
          <w:szCs w:val="24"/>
        </w:rPr>
      </w:pPr>
    </w:p>
    <w:p w:rsidR="006C1180" w:rsidRPr="00867E9C" w:rsidRDefault="006C1180" w:rsidP="008A2FA5">
      <w:pPr>
        <w:keepNext/>
        <w:numPr>
          <w:ilvl w:val="0"/>
          <w:numId w:val="48"/>
        </w:numPr>
        <w:tabs>
          <w:tab w:val="right" w:pos="1200"/>
        </w:tabs>
        <w:spacing w:after="120" w:line="240" w:lineRule="auto"/>
        <w:ind w:left="144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 xml:space="preserve"> Don’t know</w:t>
      </w:r>
      <w:r w:rsidRPr="00867E9C">
        <w:rPr>
          <w:rFonts w:ascii="Calibri" w:eastAsia="Calibri" w:hAnsi="Calibri" w:cs="Calibri"/>
        </w:rPr>
        <w:tab/>
      </w:r>
    </w:p>
    <w:p w:rsidR="006C1180" w:rsidRPr="00867E9C" w:rsidRDefault="006C1180" w:rsidP="008A2FA5">
      <w:pPr>
        <w:numPr>
          <w:ilvl w:val="0"/>
          <w:numId w:val="48"/>
        </w:numPr>
        <w:spacing w:after="200" w:line="276" w:lineRule="auto"/>
        <w:ind w:left="1440" w:firstLine="0"/>
        <w:contextualSpacing/>
        <w:rPr>
          <w:rFonts w:ascii="Calibri" w:eastAsia="Calibri" w:hAnsi="Calibri" w:cs="Calibri"/>
          <w:sz w:val="24"/>
          <w:szCs w:val="24"/>
        </w:rPr>
      </w:pPr>
      <w:r w:rsidRPr="00867E9C">
        <w:rPr>
          <w:rFonts w:ascii="Calibri" w:eastAsia="Calibri" w:hAnsi="Calibri" w:cs="Calibri"/>
        </w:rPr>
        <w:t>-98.</w:t>
      </w:r>
      <w:r w:rsidRPr="00867E9C">
        <w:rPr>
          <w:rFonts w:ascii="Calibri" w:eastAsia="Calibri" w:hAnsi="Calibri" w:cs="Calibri"/>
        </w:rPr>
        <w:tab/>
        <w:t xml:space="preserve"> Refused</w:t>
      </w:r>
      <w:r w:rsidRPr="00867E9C">
        <w:rPr>
          <w:rFonts w:ascii="Calibri" w:eastAsia="Calibri" w:hAnsi="Calibri" w:cs="Calibri"/>
          <w:sz w:val="24"/>
          <w:szCs w:val="24"/>
        </w:rPr>
        <w:tab/>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tabs>
          <w:tab w:val="num" w:pos="720"/>
        </w:tabs>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numPr>
          <w:ilvl w:val="0"/>
          <w:numId w:val="61"/>
        </w:numPr>
        <w:tabs>
          <w:tab w:val="num" w:pos="720"/>
        </w:tabs>
        <w:overflowPunct w:val="0"/>
        <w:autoSpaceDE w:val="0"/>
        <w:autoSpaceDN w:val="0"/>
        <w:adjustRightInd w:val="0"/>
        <w:spacing w:after="120" w:line="240" w:lineRule="auto"/>
        <w:ind w:left="0" w:firstLine="0"/>
        <w:textAlignment w:val="baseline"/>
        <w:rPr>
          <w:rFonts w:ascii="Calibri" w:hAnsi="Calibri" w:cs="Calibri"/>
        </w:rPr>
      </w:pPr>
      <w:r w:rsidRPr="00867E9C">
        <w:rPr>
          <w:rFonts w:ascii="Calibri" w:hAnsi="Calibri" w:cs="Calibri"/>
        </w:rPr>
        <w:t>Roughly how large is the living area of your home in terms of square feet?</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overflowPunct w:val="0"/>
        <w:autoSpaceDE w:val="0"/>
        <w:autoSpaceDN w:val="0"/>
        <w:adjustRightInd w:val="0"/>
        <w:spacing w:line="240" w:lineRule="auto"/>
        <w:textAlignment w:val="baseline"/>
        <w:rPr>
          <w:rFonts w:ascii="Calibri" w:hAnsi="Calibri" w:cs="Calibri"/>
          <w:b/>
        </w:rPr>
      </w:pPr>
      <w:r w:rsidRPr="00867E9C">
        <w:rPr>
          <w:rFonts w:ascii="Calibri" w:hAnsi="Calibri" w:cs="Calibri"/>
          <w:b/>
        </w:rPr>
        <w:t>ENTER NUMBER OF SQUARE FEET, Don’t know = -97, Refused = -98 ________</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overflowPunct w:val="0"/>
        <w:autoSpaceDE w:val="0"/>
        <w:autoSpaceDN w:val="0"/>
        <w:adjustRightInd w:val="0"/>
        <w:spacing w:line="240" w:lineRule="auto"/>
        <w:ind w:left="720"/>
        <w:textAlignment w:val="baseline"/>
        <w:rPr>
          <w:rFonts w:ascii="Calibri" w:hAnsi="Calibri" w:cs="Calibri"/>
        </w:rPr>
      </w:pPr>
      <w:r w:rsidRPr="00867E9C">
        <w:rPr>
          <w:rFonts w:ascii="Calibri" w:hAnsi="Calibri" w:cs="Calibri"/>
          <w:b/>
          <w:bCs/>
        </w:rPr>
        <w:t>HH2_TB</w:t>
      </w:r>
      <w:r w:rsidRPr="00867E9C">
        <w:rPr>
          <w:rFonts w:ascii="Calibri" w:hAnsi="Calibri" w:cs="Calibri"/>
        </w:rPr>
        <w:t>. Did you increase the living area/square footage of your home at the same time or after you undertook this whole house retrofit project?</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r w:rsidRPr="00867E9C">
        <w:rPr>
          <w:rFonts w:ascii="Calibri" w:hAnsi="Calibri" w:cs="Calibri"/>
          <w:b/>
        </w:rPr>
        <w:t>-97, Refused = -98 ________</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numPr>
          <w:ilvl w:val="0"/>
          <w:numId w:val="61"/>
        </w:numPr>
        <w:tabs>
          <w:tab w:val="num" w:pos="720"/>
        </w:tabs>
        <w:overflowPunct w:val="0"/>
        <w:autoSpaceDE w:val="0"/>
        <w:autoSpaceDN w:val="0"/>
        <w:adjustRightInd w:val="0"/>
        <w:spacing w:after="120" w:line="240" w:lineRule="auto"/>
        <w:ind w:left="0" w:firstLine="0"/>
        <w:textAlignment w:val="baseline"/>
        <w:rPr>
          <w:rFonts w:ascii="Calibri" w:hAnsi="Calibri" w:cs="Calibri"/>
        </w:rPr>
      </w:pPr>
      <w:r w:rsidRPr="00867E9C">
        <w:rPr>
          <w:rFonts w:ascii="Calibri" w:hAnsi="Calibri" w:cs="Calibri"/>
        </w:rPr>
        <w:t>How many bedrooms does your home have?</w:t>
      </w:r>
    </w:p>
    <w:p w:rsidR="006C1180" w:rsidRPr="00867E9C" w:rsidRDefault="006C1180" w:rsidP="008A2FA5">
      <w:pPr>
        <w:tabs>
          <w:tab w:val="num" w:pos="720"/>
        </w:tabs>
        <w:overflowPunct w:val="0"/>
        <w:autoSpaceDE w:val="0"/>
        <w:autoSpaceDN w:val="0"/>
        <w:adjustRightInd w:val="0"/>
        <w:spacing w:line="240" w:lineRule="auto"/>
        <w:textAlignment w:val="baseline"/>
        <w:rPr>
          <w:rFonts w:ascii="Calibri" w:hAnsi="Calibri" w:cs="Calibri"/>
          <w:i/>
          <w:iCs/>
        </w:rPr>
      </w:pPr>
      <w:r w:rsidRPr="00867E9C">
        <w:rPr>
          <w:rFonts w:ascii="Calibri" w:hAnsi="Calibri" w:cs="Calibri"/>
          <w:i/>
          <w:iCs/>
        </w:rPr>
        <w:t xml:space="preserve">[IF NECESSARY: The energy use patterns of homes can be affected by the number of bedrooms.] </w:t>
      </w:r>
    </w:p>
    <w:p w:rsidR="006C1180" w:rsidRPr="00867E9C" w:rsidRDefault="006C1180" w:rsidP="008A2FA5">
      <w:pPr>
        <w:tabs>
          <w:tab w:val="right" w:pos="8640"/>
        </w:tabs>
        <w:overflowPunct w:val="0"/>
        <w:autoSpaceDE w:val="0"/>
        <w:autoSpaceDN w:val="0"/>
        <w:adjustRightInd w:val="0"/>
        <w:spacing w:line="240" w:lineRule="auto"/>
        <w:textAlignment w:val="baseline"/>
        <w:rPr>
          <w:rFonts w:ascii="Calibri" w:hAnsi="Calibri" w:cs="Calibri"/>
        </w:rPr>
      </w:pPr>
      <w:r w:rsidRPr="00867E9C">
        <w:rPr>
          <w:rFonts w:ascii="Calibri" w:hAnsi="Calibri" w:cs="Calibri"/>
        </w:rPr>
        <w:t xml:space="preserve">Number of bedrooms:  ___ </w:t>
      </w:r>
      <w:r w:rsidRPr="00867E9C">
        <w:rPr>
          <w:rFonts w:ascii="Calibri" w:hAnsi="Calibri" w:cs="Calibri"/>
          <w:b/>
        </w:rPr>
        <w:t xml:space="preserve">[1 through 25, </w:t>
      </w:r>
      <w:proofErr w:type="gramStart"/>
      <w:r w:rsidRPr="00867E9C">
        <w:rPr>
          <w:rFonts w:ascii="Calibri" w:hAnsi="Calibri" w:cs="Calibri"/>
          <w:b/>
        </w:rPr>
        <w:t>Don’t</w:t>
      </w:r>
      <w:proofErr w:type="gramEnd"/>
      <w:r w:rsidRPr="00867E9C">
        <w:rPr>
          <w:rFonts w:ascii="Calibri" w:hAnsi="Calibri" w:cs="Calibri"/>
          <w:b/>
        </w:rPr>
        <w:t xml:space="preserve"> know = -97, Refused=-98]</w:t>
      </w:r>
      <w:r w:rsidRPr="00867E9C">
        <w:rPr>
          <w:rFonts w:ascii="Calibri" w:hAnsi="Calibri" w:cs="Calibri"/>
        </w:rPr>
        <w:t xml:space="preserve"> </w:t>
      </w:r>
    </w:p>
    <w:p w:rsidR="006C1180" w:rsidRPr="00867E9C" w:rsidRDefault="006C1180" w:rsidP="008A2FA5">
      <w:pPr>
        <w:spacing w:line="240" w:lineRule="auto"/>
        <w:rPr>
          <w:rFonts w:ascii="Calibri" w:eastAsia="Calibri" w:hAnsi="Calibri" w:cs="Calibri"/>
        </w:rPr>
      </w:pPr>
    </w:p>
    <w:p w:rsidR="006C1180" w:rsidRPr="00867E9C" w:rsidRDefault="006C1180" w:rsidP="008A2FA5">
      <w:pPr>
        <w:numPr>
          <w:ilvl w:val="0"/>
          <w:numId w:val="61"/>
        </w:numPr>
        <w:tabs>
          <w:tab w:val="num" w:pos="720"/>
          <w:tab w:val="right" w:pos="8640"/>
        </w:tabs>
        <w:overflowPunct w:val="0"/>
        <w:autoSpaceDE w:val="0"/>
        <w:autoSpaceDN w:val="0"/>
        <w:adjustRightInd w:val="0"/>
        <w:spacing w:after="120" w:line="240" w:lineRule="auto"/>
        <w:ind w:left="0" w:firstLine="0"/>
        <w:textAlignment w:val="baseline"/>
        <w:rPr>
          <w:rFonts w:ascii="Calibri" w:hAnsi="Calibri" w:cs="Calibri"/>
        </w:rPr>
      </w:pPr>
      <w:r w:rsidRPr="00867E9C">
        <w:rPr>
          <w:rFonts w:ascii="Calibri" w:hAnsi="Calibri" w:cs="Calibri"/>
        </w:rPr>
        <w:t xml:space="preserve">How many bathrooms does it have? </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i/>
          <w:iCs/>
        </w:rPr>
      </w:pPr>
      <w:r w:rsidRPr="00867E9C">
        <w:rPr>
          <w:rFonts w:ascii="Calibri" w:hAnsi="Calibri" w:cs="Calibri"/>
          <w:i/>
          <w:iCs/>
        </w:rPr>
        <w:t xml:space="preserve">[IF NECESSARY: The energy use patterns of homes can be affected by the number of bathrooms.] </w:t>
      </w:r>
    </w:p>
    <w:p w:rsidR="006C1180" w:rsidRPr="00867E9C" w:rsidRDefault="006C1180" w:rsidP="008A2FA5">
      <w:pPr>
        <w:tabs>
          <w:tab w:val="right" w:pos="8640"/>
        </w:tabs>
        <w:overflowPunct w:val="0"/>
        <w:autoSpaceDE w:val="0"/>
        <w:autoSpaceDN w:val="0"/>
        <w:adjustRightInd w:val="0"/>
        <w:spacing w:line="240" w:lineRule="auto"/>
        <w:textAlignment w:val="baseline"/>
        <w:rPr>
          <w:rFonts w:ascii="Calibri" w:hAnsi="Calibri" w:cs="Calibri"/>
        </w:rPr>
      </w:pPr>
      <w:r w:rsidRPr="00867E9C">
        <w:rPr>
          <w:rFonts w:ascii="Calibri" w:hAnsi="Calibri" w:cs="Calibri"/>
        </w:rPr>
        <w:t>Number of bathrooms:  _________</w:t>
      </w:r>
    </w:p>
    <w:p w:rsidR="006C1180" w:rsidRPr="00867E9C" w:rsidRDefault="006C1180" w:rsidP="008A2FA5">
      <w:pPr>
        <w:tabs>
          <w:tab w:val="right" w:pos="8640"/>
        </w:tabs>
        <w:overflowPunct w:val="0"/>
        <w:autoSpaceDE w:val="0"/>
        <w:autoSpaceDN w:val="0"/>
        <w:adjustRightInd w:val="0"/>
        <w:spacing w:line="240" w:lineRule="auto"/>
        <w:textAlignment w:val="baseline"/>
        <w:rPr>
          <w:rFonts w:ascii="Calibri" w:hAnsi="Calibri" w:cs="Calibri"/>
          <w:b/>
        </w:rPr>
      </w:pPr>
      <w:r w:rsidRPr="00867E9C">
        <w:rPr>
          <w:rFonts w:ascii="Calibri" w:hAnsi="Calibri" w:cs="Calibri"/>
          <w:b/>
        </w:rPr>
        <w:t xml:space="preserve">[1 thru 25, </w:t>
      </w:r>
      <w:proofErr w:type="gramStart"/>
      <w:r w:rsidRPr="00867E9C">
        <w:rPr>
          <w:rFonts w:ascii="Calibri" w:hAnsi="Calibri" w:cs="Calibri"/>
          <w:b/>
        </w:rPr>
        <w:t>Don’t</w:t>
      </w:r>
      <w:proofErr w:type="gramEnd"/>
      <w:r w:rsidRPr="00867E9C">
        <w:rPr>
          <w:rFonts w:ascii="Calibri" w:hAnsi="Calibri" w:cs="Calibri"/>
          <w:b/>
        </w:rPr>
        <w:t xml:space="preserve"> know = -97, Refused=-98] </w:t>
      </w:r>
    </w:p>
    <w:p w:rsidR="006C1180" w:rsidRPr="00867E9C" w:rsidRDefault="006C1180" w:rsidP="008A2FA5">
      <w:pPr>
        <w:tabs>
          <w:tab w:val="left" w:pos="720"/>
          <w:tab w:val="left" w:pos="1440"/>
          <w:tab w:val="left" w:pos="2160"/>
          <w:tab w:val="right" w:leader="dot" w:pos="7920"/>
          <w:tab w:val="right" w:pos="8640"/>
        </w:tabs>
        <w:spacing w:line="240" w:lineRule="auto"/>
        <w:rPr>
          <w:rFonts w:ascii="Calibri" w:eastAsia="Calibri" w:hAnsi="Calibri" w:cs="Calibri"/>
          <w:b/>
        </w:rPr>
      </w:pPr>
      <w:r w:rsidRPr="00867E9C">
        <w:rPr>
          <w:rFonts w:ascii="Calibri" w:eastAsia="Calibri" w:hAnsi="Calibri" w:cs="Calibri"/>
          <w:b/>
        </w:rPr>
        <w:t xml:space="preserve">[If half baths, enter decimal, e.g., 1 and ½ bath = 1.5] </w:t>
      </w:r>
    </w:p>
    <w:p w:rsidR="006C1180" w:rsidRPr="00867E9C" w:rsidRDefault="006C1180" w:rsidP="008A2FA5">
      <w:pPr>
        <w:spacing w:line="240" w:lineRule="auto"/>
        <w:rPr>
          <w:rFonts w:ascii="Calibri" w:eastAsia="Calibri" w:hAnsi="Calibri" w:cs="Calibri"/>
        </w:rPr>
      </w:pPr>
    </w:p>
    <w:p w:rsidR="006C1180" w:rsidRPr="00867E9C" w:rsidRDefault="006C1180" w:rsidP="008A2FA5">
      <w:pPr>
        <w:numPr>
          <w:ilvl w:val="0"/>
          <w:numId w:val="61"/>
        </w:numPr>
        <w:tabs>
          <w:tab w:val="num" w:pos="720"/>
        </w:tabs>
        <w:overflowPunct w:val="0"/>
        <w:autoSpaceDE w:val="0"/>
        <w:autoSpaceDN w:val="0"/>
        <w:adjustRightInd w:val="0"/>
        <w:spacing w:after="120" w:line="240" w:lineRule="auto"/>
        <w:ind w:left="0" w:firstLine="0"/>
        <w:textAlignment w:val="baseline"/>
        <w:rPr>
          <w:rFonts w:ascii="Calibri" w:hAnsi="Calibri" w:cs="Calibri"/>
          <w:b/>
          <w:bCs/>
        </w:rPr>
      </w:pPr>
      <w:r w:rsidRPr="00867E9C">
        <w:rPr>
          <w:rFonts w:ascii="Calibri" w:hAnsi="Calibri" w:cs="Calibri"/>
        </w:rPr>
        <w:t xml:space="preserve">What is the main fuel used to heat your home?  </w:t>
      </w:r>
      <w:r w:rsidRPr="00867E9C">
        <w:rPr>
          <w:rFonts w:ascii="Calibri" w:hAnsi="Calibri" w:cs="Calibri"/>
          <w:b/>
          <w:bCs/>
        </w:rPr>
        <w:t>[READ LIST]</w:t>
      </w:r>
      <w:r w:rsidRPr="00867E9C">
        <w:rPr>
          <w:rFonts w:ascii="Calibri" w:hAnsi="Calibri" w:cs="Calibri"/>
          <w:b/>
          <w:bCs/>
        </w:rPr>
        <w:tab/>
      </w:r>
    </w:p>
    <w:p w:rsidR="006C1180" w:rsidRPr="00867E9C" w:rsidRDefault="006C1180" w:rsidP="008A2FA5">
      <w:pPr>
        <w:numPr>
          <w:ilvl w:val="1"/>
          <w:numId w:val="61"/>
        </w:numPr>
        <w:tabs>
          <w:tab w:val="num" w:pos="360"/>
        </w:tabs>
        <w:overflowPunct w:val="0"/>
        <w:autoSpaceDE w:val="0"/>
        <w:autoSpaceDN w:val="0"/>
        <w:adjustRightInd w:val="0"/>
        <w:spacing w:after="120" w:line="240" w:lineRule="auto"/>
        <w:ind w:left="360"/>
        <w:contextualSpacing/>
        <w:textAlignment w:val="baseline"/>
        <w:rPr>
          <w:rFonts w:ascii="Calibri" w:eastAsia="Calibri" w:hAnsi="Calibri" w:cs="Calibri"/>
        </w:rPr>
      </w:pPr>
      <w:r w:rsidRPr="00867E9C">
        <w:rPr>
          <w:rFonts w:ascii="Calibri" w:eastAsia="Calibri" w:hAnsi="Calibri" w:cs="Calibri"/>
        </w:rPr>
        <w:t>Oil</w:t>
      </w:r>
    </w:p>
    <w:p w:rsidR="006C1180" w:rsidRPr="00867E9C" w:rsidRDefault="006C1180" w:rsidP="008A2FA5">
      <w:pPr>
        <w:numPr>
          <w:ilvl w:val="1"/>
          <w:numId w:val="61"/>
        </w:numPr>
        <w:tabs>
          <w:tab w:val="left" w:pos="720"/>
          <w:tab w:val="left" w:pos="2160"/>
          <w:tab w:val="right" w:leader="dot" w:pos="7920"/>
        </w:tabs>
        <w:overflowPunct w:val="0"/>
        <w:autoSpaceDE w:val="0"/>
        <w:autoSpaceDN w:val="0"/>
        <w:adjustRightInd w:val="0"/>
        <w:spacing w:after="120" w:line="240" w:lineRule="auto"/>
        <w:ind w:left="360"/>
        <w:contextualSpacing/>
        <w:textAlignment w:val="baseline"/>
        <w:rPr>
          <w:rFonts w:ascii="Calibri" w:eastAsia="Calibri" w:hAnsi="Calibri" w:cs="Calibri"/>
        </w:rPr>
      </w:pPr>
      <w:r w:rsidRPr="00867E9C">
        <w:rPr>
          <w:rFonts w:ascii="Calibri" w:eastAsia="Calibri" w:hAnsi="Calibri" w:cs="Calibri"/>
        </w:rPr>
        <w:t>Natural gas</w:t>
      </w:r>
    </w:p>
    <w:p w:rsidR="006C1180" w:rsidRPr="00867E9C" w:rsidRDefault="006C1180" w:rsidP="008A2FA5">
      <w:pPr>
        <w:numPr>
          <w:ilvl w:val="1"/>
          <w:numId w:val="61"/>
        </w:numPr>
        <w:tabs>
          <w:tab w:val="left" w:pos="720"/>
          <w:tab w:val="left" w:pos="2160"/>
          <w:tab w:val="right" w:leader="dot" w:pos="7920"/>
        </w:tabs>
        <w:overflowPunct w:val="0"/>
        <w:autoSpaceDE w:val="0"/>
        <w:autoSpaceDN w:val="0"/>
        <w:adjustRightInd w:val="0"/>
        <w:spacing w:after="120" w:line="240" w:lineRule="auto"/>
        <w:ind w:left="360"/>
        <w:contextualSpacing/>
        <w:textAlignment w:val="baseline"/>
        <w:rPr>
          <w:rFonts w:ascii="Calibri" w:eastAsia="Calibri" w:hAnsi="Calibri" w:cs="Calibri"/>
        </w:rPr>
      </w:pPr>
      <w:r w:rsidRPr="00867E9C">
        <w:rPr>
          <w:rFonts w:ascii="Calibri" w:eastAsia="Calibri" w:hAnsi="Calibri" w:cs="Calibri"/>
        </w:rPr>
        <w:t>Propane</w:t>
      </w:r>
    </w:p>
    <w:p w:rsidR="006C1180" w:rsidRPr="00867E9C" w:rsidRDefault="006C1180" w:rsidP="008A2FA5">
      <w:pPr>
        <w:numPr>
          <w:ilvl w:val="1"/>
          <w:numId w:val="61"/>
        </w:numPr>
        <w:tabs>
          <w:tab w:val="left" w:pos="720"/>
          <w:tab w:val="left" w:pos="2160"/>
          <w:tab w:val="right" w:leader="dot" w:pos="7920"/>
        </w:tabs>
        <w:overflowPunct w:val="0"/>
        <w:autoSpaceDE w:val="0"/>
        <w:autoSpaceDN w:val="0"/>
        <w:adjustRightInd w:val="0"/>
        <w:spacing w:after="120" w:line="240" w:lineRule="auto"/>
        <w:ind w:left="360"/>
        <w:contextualSpacing/>
        <w:textAlignment w:val="baseline"/>
        <w:rPr>
          <w:rFonts w:ascii="Calibri" w:eastAsia="Calibri" w:hAnsi="Calibri" w:cs="Calibri"/>
        </w:rPr>
      </w:pPr>
      <w:r w:rsidRPr="00867E9C">
        <w:rPr>
          <w:rFonts w:ascii="Calibri" w:eastAsia="Calibri" w:hAnsi="Calibri" w:cs="Calibri"/>
        </w:rPr>
        <w:t>Electricity</w:t>
      </w:r>
    </w:p>
    <w:p w:rsidR="006C1180" w:rsidRPr="00867E9C" w:rsidRDefault="006C1180" w:rsidP="008A2FA5">
      <w:pPr>
        <w:numPr>
          <w:ilvl w:val="1"/>
          <w:numId w:val="61"/>
        </w:numPr>
        <w:tabs>
          <w:tab w:val="right" w:pos="1200"/>
        </w:tabs>
        <w:spacing w:after="120" w:line="240" w:lineRule="auto"/>
        <w:ind w:left="360"/>
        <w:contextualSpacing/>
        <w:rPr>
          <w:rFonts w:ascii="Calibri" w:eastAsia="Calibri" w:hAnsi="Calibri" w:cs="Calibri"/>
        </w:rPr>
      </w:pPr>
      <w:r w:rsidRPr="00867E9C">
        <w:rPr>
          <w:rFonts w:ascii="Calibri" w:eastAsia="Calibri" w:hAnsi="Calibri" w:cs="Calibri"/>
        </w:rPr>
        <w:t xml:space="preserve">Other [SPECIFY] ________ </w:t>
      </w:r>
    </w:p>
    <w:p w:rsidR="006C1180" w:rsidRPr="00867E9C" w:rsidRDefault="006C1180" w:rsidP="008A2FA5">
      <w:pPr>
        <w:tabs>
          <w:tab w:val="right" w:pos="1200"/>
        </w:tabs>
        <w:spacing w:line="240" w:lineRule="auto"/>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tabs>
          <w:tab w:val="right" w:pos="1200"/>
        </w:tabs>
        <w:spacing w:line="240" w:lineRule="auto"/>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overflowPunct w:val="0"/>
        <w:autoSpaceDE w:val="0"/>
        <w:autoSpaceDN w:val="0"/>
        <w:adjustRightInd w:val="0"/>
        <w:spacing w:line="240" w:lineRule="auto"/>
        <w:textAlignment w:val="baseline"/>
        <w:rPr>
          <w:rFonts w:ascii="Calibri" w:hAnsi="Calibri" w:cs="Calibri"/>
        </w:rPr>
      </w:pPr>
    </w:p>
    <w:p w:rsidR="006C1180" w:rsidRPr="00867E9C" w:rsidRDefault="006C1180" w:rsidP="008A2FA5">
      <w:pPr>
        <w:numPr>
          <w:ilvl w:val="0"/>
          <w:numId w:val="61"/>
        </w:numPr>
        <w:tabs>
          <w:tab w:val="num" w:pos="720"/>
        </w:tabs>
        <w:overflowPunct w:val="0"/>
        <w:autoSpaceDE w:val="0"/>
        <w:autoSpaceDN w:val="0"/>
        <w:adjustRightInd w:val="0"/>
        <w:spacing w:after="120" w:line="240" w:lineRule="auto"/>
        <w:ind w:left="0" w:firstLine="0"/>
        <w:textAlignment w:val="baseline"/>
        <w:rPr>
          <w:rFonts w:ascii="Calibri" w:hAnsi="Calibri" w:cs="Calibri"/>
        </w:rPr>
      </w:pPr>
      <w:r w:rsidRPr="00867E9C">
        <w:rPr>
          <w:rFonts w:ascii="Calibri" w:hAnsi="Calibri" w:cs="Calibri"/>
        </w:rPr>
        <w:t>[</w:t>
      </w:r>
      <w:r w:rsidRPr="00867E9C">
        <w:rPr>
          <w:rFonts w:ascii="Calibri" w:hAnsi="Calibri" w:cs="Calibri"/>
          <w:b/>
          <w:bCs/>
        </w:rPr>
        <w:t xml:space="preserve">IF </w:t>
      </w:r>
      <w:r w:rsidRPr="00867E9C">
        <w:rPr>
          <w:rFonts w:ascii="Calibri" w:hAnsi="Calibri" w:cs="Calibri"/>
          <w:b/>
          <w:bCs/>
          <w:color w:val="000000"/>
          <w:lang w:eastAsia="zh-CN"/>
        </w:rPr>
        <w:t>HSU0_2 ≠ 1</w:t>
      </w:r>
      <w:r w:rsidRPr="00867E9C">
        <w:rPr>
          <w:rFonts w:ascii="Calibri" w:hAnsi="Calibri" w:cs="Calibri"/>
          <w:color w:val="000000"/>
          <w:lang w:eastAsia="zh-CN"/>
        </w:rPr>
        <w:t xml:space="preserve">] </w:t>
      </w:r>
      <w:r w:rsidRPr="00867E9C">
        <w:rPr>
          <w:rFonts w:ascii="Calibri" w:hAnsi="Calibri" w:cs="Calibri"/>
        </w:rPr>
        <w:t>Does your home have central air-conditioning?</w:t>
      </w:r>
    </w:p>
    <w:p w:rsidR="006C1180" w:rsidRPr="00867E9C" w:rsidRDefault="006C1180" w:rsidP="008A2FA5">
      <w:pPr>
        <w:overflowPunct w:val="0"/>
        <w:autoSpaceDE w:val="0"/>
        <w:autoSpaceDN w:val="0"/>
        <w:adjustRightInd w:val="0"/>
        <w:spacing w:line="240" w:lineRule="auto"/>
        <w:textAlignment w:val="baseline"/>
        <w:rPr>
          <w:rFonts w:ascii="Calibri" w:eastAsia="Calibri" w:hAnsi="Calibri" w:cs="Calibri"/>
        </w:rPr>
      </w:pPr>
    </w:p>
    <w:p w:rsidR="006C1180" w:rsidRPr="00867E9C" w:rsidRDefault="006C1180" w:rsidP="008A2FA5">
      <w:pPr>
        <w:numPr>
          <w:ilvl w:val="1"/>
          <w:numId w:val="61"/>
        </w:numPr>
        <w:tabs>
          <w:tab w:val="num" w:pos="360"/>
        </w:tabs>
        <w:overflowPunct w:val="0"/>
        <w:autoSpaceDE w:val="0"/>
        <w:autoSpaceDN w:val="0"/>
        <w:adjustRightInd w:val="0"/>
        <w:spacing w:after="120" w:line="240" w:lineRule="auto"/>
        <w:ind w:left="360"/>
        <w:textAlignment w:val="baseline"/>
        <w:rPr>
          <w:rFonts w:ascii="Calibri" w:eastAsia="Calibri" w:hAnsi="Calibri" w:cs="Calibri"/>
        </w:rPr>
      </w:pPr>
      <w:r w:rsidRPr="00867E9C">
        <w:rPr>
          <w:rFonts w:ascii="Calibri" w:eastAsia="Calibri" w:hAnsi="Calibri" w:cs="Calibri"/>
        </w:rPr>
        <w:t>Yes</w:t>
      </w:r>
    </w:p>
    <w:p w:rsidR="006C1180" w:rsidRPr="00867E9C" w:rsidRDefault="006C1180" w:rsidP="008A2FA5">
      <w:pPr>
        <w:numPr>
          <w:ilvl w:val="1"/>
          <w:numId w:val="61"/>
        </w:numPr>
        <w:tabs>
          <w:tab w:val="left" w:pos="720"/>
          <w:tab w:val="left" w:pos="2160"/>
          <w:tab w:val="right" w:leader="dot" w:pos="7920"/>
        </w:tabs>
        <w:overflowPunct w:val="0"/>
        <w:autoSpaceDE w:val="0"/>
        <w:autoSpaceDN w:val="0"/>
        <w:adjustRightInd w:val="0"/>
        <w:spacing w:after="120" w:line="240" w:lineRule="auto"/>
        <w:ind w:left="360"/>
        <w:textAlignment w:val="baseline"/>
        <w:rPr>
          <w:rFonts w:ascii="Calibri" w:eastAsia="Calibri" w:hAnsi="Calibri" w:cs="Calibri"/>
        </w:rPr>
      </w:pPr>
      <w:r w:rsidRPr="00867E9C">
        <w:rPr>
          <w:rFonts w:ascii="Calibri" w:eastAsia="Calibri" w:hAnsi="Calibri" w:cs="Calibri"/>
        </w:rPr>
        <w:t>No</w:t>
      </w:r>
    </w:p>
    <w:p w:rsidR="006C1180" w:rsidRPr="00867E9C" w:rsidRDefault="006C1180" w:rsidP="008A2FA5">
      <w:pPr>
        <w:tabs>
          <w:tab w:val="right" w:pos="1200"/>
        </w:tabs>
        <w:spacing w:line="240" w:lineRule="auto"/>
        <w:ind w:left="1440"/>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tabs>
          <w:tab w:val="right" w:pos="1200"/>
        </w:tabs>
        <w:spacing w:line="240" w:lineRule="auto"/>
        <w:ind w:left="1440"/>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overflowPunct w:val="0"/>
        <w:autoSpaceDE w:val="0"/>
        <w:autoSpaceDN w:val="0"/>
        <w:adjustRightInd w:val="0"/>
        <w:spacing w:line="240" w:lineRule="auto"/>
        <w:ind w:left="720" w:hanging="720"/>
        <w:textAlignment w:val="baseline"/>
        <w:rPr>
          <w:rFonts w:ascii="Calibri" w:hAnsi="Calibri" w:cs="Calibri"/>
        </w:rPr>
      </w:pPr>
    </w:p>
    <w:p w:rsidR="006C1180" w:rsidRPr="00867E9C" w:rsidRDefault="006C1180" w:rsidP="008A2FA5">
      <w:pPr>
        <w:overflowPunct w:val="0"/>
        <w:autoSpaceDE w:val="0"/>
        <w:autoSpaceDN w:val="0"/>
        <w:adjustRightInd w:val="0"/>
        <w:spacing w:line="240" w:lineRule="auto"/>
        <w:ind w:left="1440" w:hanging="720"/>
        <w:textAlignment w:val="baseline"/>
        <w:rPr>
          <w:rFonts w:ascii="Calibri" w:hAnsi="Calibri" w:cs="Calibri"/>
        </w:rPr>
      </w:pPr>
      <w:r w:rsidRPr="00867E9C">
        <w:rPr>
          <w:rFonts w:ascii="Calibri" w:hAnsi="Calibri" w:cs="Calibri"/>
          <w:b/>
          <w:bCs/>
        </w:rPr>
        <w:t>HH6_TB</w:t>
      </w:r>
      <w:r w:rsidRPr="00867E9C">
        <w:rPr>
          <w:rFonts w:ascii="Calibri" w:hAnsi="Calibri" w:cs="Calibri"/>
        </w:rPr>
        <w:t>. Did you have central air-conditioning prior to undertaking this project?</w:t>
      </w:r>
    </w:p>
    <w:p w:rsidR="006C1180" w:rsidRPr="00867E9C" w:rsidRDefault="006C1180" w:rsidP="008A2FA5">
      <w:pPr>
        <w:overflowPunct w:val="0"/>
        <w:autoSpaceDE w:val="0"/>
        <w:autoSpaceDN w:val="0"/>
        <w:adjustRightInd w:val="0"/>
        <w:spacing w:line="240" w:lineRule="auto"/>
        <w:ind w:left="720" w:hanging="720"/>
        <w:textAlignment w:val="baseline"/>
        <w:rPr>
          <w:rFonts w:ascii="Calibri" w:hAnsi="Calibri" w:cs="Calibri"/>
        </w:rPr>
      </w:pPr>
    </w:p>
    <w:p w:rsidR="006C1180" w:rsidRPr="00867E9C" w:rsidRDefault="006C1180" w:rsidP="008A2FA5">
      <w:pPr>
        <w:numPr>
          <w:ilvl w:val="1"/>
          <w:numId w:val="82"/>
        </w:numPr>
        <w:overflowPunct w:val="0"/>
        <w:autoSpaceDE w:val="0"/>
        <w:autoSpaceDN w:val="0"/>
        <w:adjustRightInd w:val="0"/>
        <w:spacing w:after="120" w:line="240" w:lineRule="auto"/>
        <w:textAlignment w:val="baseline"/>
        <w:rPr>
          <w:rFonts w:ascii="Calibri" w:eastAsia="Calibri" w:hAnsi="Calibri" w:cs="Calibri"/>
        </w:rPr>
      </w:pPr>
      <w:r w:rsidRPr="00867E9C">
        <w:rPr>
          <w:rFonts w:ascii="Calibri" w:eastAsia="Calibri" w:hAnsi="Calibri" w:cs="Calibri"/>
        </w:rPr>
        <w:t>Yes</w:t>
      </w:r>
    </w:p>
    <w:p w:rsidR="006C1180" w:rsidRPr="00867E9C" w:rsidRDefault="006C1180" w:rsidP="008A2FA5">
      <w:pPr>
        <w:numPr>
          <w:ilvl w:val="1"/>
          <w:numId w:val="82"/>
        </w:numPr>
        <w:tabs>
          <w:tab w:val="left" w:pos="720"/>
          <w:tab w:val="left" w:pos="2160"/>
          <w:tab w:val="right" w:leader="dot" w:pos="7920"/>
        </w:tabs>
        <w:overflowPunct w:val="0"/>
        <w:autoSpaceDE w:val="0"/>
        <w:autoSpaceDN w:val="0"/>
        <w:adjustRightInd w:val="0"/>
        <w:spacing w:after="120" w:line="240" w:lineRule="auto"/>
        <w:textAlignment w:val="baseline"/>
        <w:rPr>
          <w:rFonts w:ascii="Calibri" w:eastAsia="Calibri" w:hAnsi="Calibri" w:cs="Calibri"/>
        </w:rPr>
      </w:pPr>
      <w:r w:rsidRPr="00867E9C">
        <w:rPr>
          <w:rFonts w:ascii="Calibri" w:eastAsia="Calibri" w:hAnsi="Calibri" w:cs="Calibri"/>
        </w:rPr>
        <w:t>No</w:t>
      </w:r>
    </w:p>
    <w:p w:rsidR="006C1180" w:rsidRPr="00867E9C" w:rsidRDefault="006C1180" w:rsidP="008A2FA5">
      <w:pPr>
        <w:tabs>
          <w:tab w:val="right" w:pos="1200"/>
        </w:tabs>
        <w:spacing w:line="240" w:lineRule="auto"/>
        <w:ind w:left="1440"/>
        <w:rPr>
          <w:rFonts w:ascii="Calibri" w:eastAsia="Calibri" w:hAnsi="Calibri" w:cs="Calibri"/>
        </w:rPr>
      </w:pPr>
      <w:r w:rsidRPr="00867E9C">
        <w:rPr>
          <w:rFonts w:ascii="Calibri" w:eastAsia="Calibri" w:hAnsi="Calibri" w:cs="Calibri"/>
        </w:rPr>
        <w:lastRenderedPageBreak/>
        <w:t>-97.</w:t>
      </w:r>
      <w:r w:rsidRPr="00867E9C">
        <w:rPr>
          <w:rFonts w:ascii="Calibri" w:eastAsia="Calibri" w:hAnsi="Calibri" w:cs="Calibri"/>
        </w:rPr>
        <w:tab/>
        <w:t>(Don’t know)</w:t>
      </w:r>
    </w:p>
    <w:p w:rsidR="006C1180" w:rsidRPr="00867E9C" w:rsidRDefault="006C1180" w:rsidP="008A2FA5">
      <w:pPr>
        <w:tabs>
          <w:tab w:val="right" w:pos="1200"/>
        </w:tabs>
        <w:spacing w:line="240" w:lineRule="auto"/>
        <w:ind w:left="1440"/>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overflowPunct w:val="0"/>
        <w:autoSpaceDE w:val="0"/>
        <w:autoSpaceDN w:val="0"/>
        <w:adjustRightInd w:val="0"/>
        <w:spacing w:line="240" w:lineRule="auto"/>
        <w:ind w:left="720" w:hanging="720"/>
        <w:textAlignment w:val="baseline"/>
        <w:rPr>
          <w:rFonts w:ascii="Calibri" w:hAnsi="Calibri" w:cs="Calibri"/>
        </w:rPr>
      </w:pPr>
    </w:p>
    <w:p w:rsidR="006C1180" w:rsidRPr="00867E9C" w:rsidRDefault="006C1180" w:rsidP="008A2FA5">
      <w:pPr>
        <w:numPr>
          <w:ilvl w:val="0"/>
          <w:numId w:val="61"/>
        </w:numPr>
        <w:tabs>
          <w:tab w:val="num" w:pos="720"/>
        </w:tabs>
        <w:overflowPunct w:val="0"/>
        <w:autoSpaceDE w:val="0"/>
        <w:autoSpaceDN w:val="0"/>
        <w:adjustRightInd w:val="0"/>
        <w:spacing w:after="120" w:line="240" w:lineRule="auto"/>
        <w:ind w:left="720" w:hanging="720"/>
        <w:textAlignment w:val="baseline"/>
        <w:rPr>
          <w:rFonts w:ascii="Calibri" w:hAnsi="Calibri" w:cs="Calibri"/>
        </w:rPr>
      </w:pPr>
      <w:r w:rsidRPr="00867E9C">
        <w:rPr>
          <w:rFonts w:ascii="Calibri" w:hAnsi="Calibri" w:cs="Calibri"/>
        </w:rPr>
        <w:t xml:space="preserve">Do you </w:t>
      </w:r>
      <w:r w:rsidRPr="00867E9C">
        <w:rPr>
          <w:rFonts w:ascii="Calibri" w:hAnsi="Calibri" w:cs="Calibri"/>
          <w:b/>
          <w:bCs/>
        </w:rPr>
        <w:t xml:space="preserve">[“also” if HH6=1] </w:t>
      </w:r>
      <w:r w:rsidRPr="00867E9C">
        <w:rPr>
          <w:rFonts w:ascii="Calibri" w:hAnsi="Calibri" w:cs="Calibri"/>
        </w:rPr>
        <w:t>have any window air-conditioning units?</w:t>
      </w:r>
    </w:p>
    <w:p w:rsidR="006C1180" w:rsidRPr="00867E9C" w:rsidRDefault="006C1180" w:rsidP="008A2FA5">
      <w:pPr>
        <w:tabs>
          <w:tab w:val="left" w:pos="720"/>
        </w:tabs>
        <w:overflowPunct w:val="0"/>
        <w:autoSpaceDE w:val="0"/>
        <w:autoSpaceDN w:val="0"/>
        <w:adjustRightInd w:val="0"/>
        <w:spacing w:line="240" w:lineRule="auto"/>
        <w:textAlignment w:val="baseline"/>
        <w:rPr>
          <w:rFonts w:ascii="Calibri" w:eastAsia="Calibri" w:hAnsi="Calibri" w:cs="Calibri"/>
        </w:rPr>
      </w:pPr>
    </w:p>
    <w:p w:rsidR="006C1180" w:rsidRPr="00867E9C" w:rsidRDefault="006C1180" w:rsidP="008A2FA5">
      <w:pPr>
        <w:tabs>
          <w:tab w:val="left" w:pos="720"/>
        </w:tabs>
        <w:overflowPunct w:val="0"/>
        <w:autoSpaceDE w:val="0"/>
        <w:autoSpaceDN w:val="0"/>
        <w:adjustRightInd w:val="0"/>
        <w:spacing w:line="240" w:lineRule="auto"/>
        <w:textAlignment w:val="baseline"/>
        <w:rPr>
          <w:rFonts w:ascii="Calibri" w:eastAsia="Calibri" w:hAnsi="Calibri" w:cs="Calibri"/>
        </w:rPr>
      </w:pPr>
      <w:r w:rsidRPr="00867E9C">
        <w:rPr>
          <w:rFonts w:ascii="Calibri" w:eastAsia="Calibri" w:hAnsi="Calibri" w:cs="Calibri"/>
        </w:rPr>
        <w:t>1.</w:t>
      </w:r>
      <w:r w:rsidRPr="00867E9C">
        <w:rPr>
          <w:rFonts w:ascii="Calibri" w:eastAsia="Calibri" w:hAnsi="Calibri" w:cs="Calibri"/>
        </w:rPr>
        <w:tab/>
        <w:t xml:space="preserve">Yes </w:t>
      </w:r>
    </w:p>
    <w:p w:rsidR="006C1180" w:rsidRPr="00867E9C" w:rsidRDefault="006C1180" w:rsidP="008A2FA5">
      <w:pPr>
        <w:tabs>
          <w:tab w:val="left" w:pos="720"/>
          <w:tab w:val="left" w:pos="2160"/>
          <w:tab w:val="right" w:leader="dot" w:pos="7920"/>
        </w:tabs>
        <w:overflowPunct w:val="0"/>
        <w:autoSpaceDE w:val="0"/>
        <w:autoSpaceDN w:val="0"/>
        <w:adjustRightInd w:val="0"/>
        <w:spacing w:line="240" w:lineRule="auto"/>
        <w:textAlignment w:val="baseline"/>
        <w:rPr>
          <w:rFonts w:ascii="Calibri" w:eastAsia="Calibri" w:hAnsi="Calibri" w:cs="Calibri"/>
        </w:rPr>
      </w:pPr>
      <w:r w:rsidRPr="00867E9C">
        <w:rPr>
          <w:rFonts w:ascii="Calibri" w:eastAsia="Calibri" w:hAnsi="Calibri" w:cs="Calibri"/>
        </w:rPr>
        <w:t>2.</w:t>
      </w:r>
      <w:r w:rsidRPr="00867E9C">
        <w:rPr>
          <w:rFonts w:ascii="Calibri" w:eastAsia="Calibri" w:hAnsi="Calibri" w:cs="Calibri"/>
        </w:rPr>
        <w:tab/>
        <w:t>No</w:t>
      </w:r>
    </w:p>
    <w:p w:rsidR="006C1180" w:rsidRPr="00867E9C" w:rsidRDefault="006C1180" w:rsidP="008A2FA5">
      <w:pPr>
        <w:tabs>
          <w:tab w:val="right" w:pos="1200"/>
        </w:tabs>
        <w:spacing w:line="240" w:lineRule="auto"/>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tabs>
          <w:tab w:val="right" w:pos="1200"/>
        </w:tabs>
        <w:spacing w:line="240" w:lineRule="auto"/>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tabs>
          <w:tab w:val="right" w:pos="1200"/>
        </w:tabs>
        <w:spacing w:line="240" w:lineRule="auto"/>
        <w:rPr>
          <w:rFonts w:ascii="Calibri" w:eastAsia="Calibri" w:hAnsi="Calibri" w:cs="Calibri"/>
        </w:rPr>
      </w:pPr>
    </w:p>
    <w:p w:rsidR="006C1180" w:rsidRPr="00867E9C" w:rsidRDefault="006C1180" w:rsidP="008A2FA5">
      <w:pPr>
        <w:tabs>
          <w:tab w:val="right" w:pos="1200"/>
        </w:tabs>
        <w:spacing w:after="120" w:line="276" w:lineRule="auto"/>
        <w:ind w:firstLine="720"/>
        <w:rPr>
          <w:rFonts w:ascii="Calibri" w:eastAsia="Calibri" w:hAnsi="Calibri" w:cs="Calibri"/>
          <w:b/>
          <w:bCs/>
        </w:rPr>
      </w:pPr>
      <w:r w:rsidRPr="00867E9C">
        <w:rPr>
          <w:rFonts w:ascii="Calibri" w:eastAsia="Calibri" w:hAnsi="Calibri" w:cs="Calibri"/>
          <w:b/>
          <w:bCs/>
        </w:rPr>
        <w:t>HH7_1</w:t>
      </w:r>
      <w:r w:rsidRPr="00867E9C">
        <w:rPr>
          <w:rFonts w:ascii="Calibri" w:eastAsia="Calibri" w:hAnsi="Calibri" w:cs="Calibri"/>
        </w:rPr>
        <w:t xml:space="preserve"> </w:t>
      </w:r>
      <w:r w:rsidRPr="00867E9C">
        <w:rPr>
          <w:rFonts w:ascii="Calibri" w:eastAsia="Calibri" w:hAnsi="Calibri" w:cs="Calibri"/>
          <w:b/>
          <w:bCs/>
        </w:rPr>
        <w:t xml:space="preserve">(If HH7=1=Yes) How many? </w:t>
      </w:r>
      <w:bookmarkStart w:id="246" w:name="_Ref180212748"/>
    </w:p>
    <w:p w:rsidR="006C1180" w:rsidRPr="00867E9C" w:rsidRDefault="006C1180" w:rsidP="008A2FA5">
      <w:pPr>
        <w:tabs>
          <w:tab w:val="right" w:pos="8640"/>
        </w:tabs>
        <w:overflowPunct w:val="0"/>
        <w:autoSpaceDE w:val="0"/>
        <w:autoSpaceDN w:val="0"/>
        <w:adjustRightInd w:val="0"/>
        <w:spacing w:before="120" w:line="240" w:lineRule="auto"/>
        <w:ind w:left="720" w:firstLine="720"/>
        <w:textAlignment w:val="baseline"/>
        <w:rPr>
          <w:rFonts w:ascii="Calibri" w:hAnsi="Calibri" w:cs="Calibri"/>
        </w:rPr>
      </w:pPr>
      <w:r w:rsidRPr="00867E9C">
        <w:rPr>
          <w:rFonts w:ascii="Calibri" w:hAnsi="Calibri" w:cs="Calibri"/>
        </w:rPr>
        <w:t>Number of wall units:  _________</w:t>
      </w:r>
      <w:r w:rsidRPr="00867E9C">
        <w:rPr>
          <w:rFonts w:ascii="Calibri" w:hAnsi="Calibri" w:cs="Calibri"/>
        </w:rPr>
        <w:tab/>
      </w:r>
      <w:r w:rsidRPr="00867E9C">
        <w:rPr>
          <w:rFonts w:ascii="Calibri" w:hAnsi="Calibri" w:cs="Calibri"/>
          <w:b/>
          <w:bCs/>
        </w:rPr>
        <w:t xml:space="preserve">[1 through 25, </w:t>
      </w:r>
      <w:proofErr w:type="gramStart"/>
      <w:r w:rsidRPr="00867E9C">
        <w:rPr>
          <w:rFonts w:ascii="Calibri" w:hAnsi="Calibri" w:cs="Calibri"/>
          <w:b/>
          <w:bCs/>
        </w:rPr>
        <w:t>Don’t</w:t>
      </w:r>
      <w:proofErr w:type="gramEnd"/>
      <w:r w:rsidRPr="00867E9C">
        <w:rPr>
          <w:rFonts w:ascii="Calibri" w:hAnsi="Calibri" w:cs="Calibri"/>
          <w:b/>
          <w:bCs/>
        </w:rPr>
        <w:t xml:space="preserve"> know = -97, REF= -98]</w:t>
      </w:r>
      <w:r w:rsidRPr="00867E9C">
        <w:rPr>
          <w:rFonts w:ascii="Calibri" w:hAnsi="Calibri" w:cs="Calibri"/>
        </w:rPr>
        <w:t xml:space="preserve"> </w:t>
      </w:r>
    </w:p>
    <w:p w:rsidR="006C1180" w:rsidRPr="00867E9C" w:rsidRDefault="006C1180" w:rsidP="008A2FA5">
      <w:pPr>
        <w:overflowPunct w:val="0"/>
        <w:autoSpaceDE w:val="0"/>
        <w:autoSpaceDN w:val="0"/>
        <w:adjustRightInd w:val="0"/>
        <w:spacing w:line="240" w:lineRule="auto"/>
        <w:ind w:left="1440" w:hanging="720"/>
        <w:textAlignment w:val="baseline"/>
        <w:rPr>
          <w:rFonts w:ascii="Calibri" w:hAnsi="Calibri" w:cs="Calibri"/>
        </w:rPr>
      </w:pPr>
    </w:p>
    <w:p w:rsidR="006C1180" w:rsidRPr="00867E9C" w:rsidRDefault="006C1180" w:rsidP="008A2FA5">
      <w:pPr>
        <w:overflowPunct w:val="0"/>
        <w:autoSpaceDE w:val="0"/>
        <w:autoSpaceDN w:val="0"/>
        <w:adjustRightInd w:val="0"/>
        <w:spacing w:line="240" w:lineRule="auto"/>
        <w:ind w:left="1440" w:hanging="720"/>
        <w:textAlignment w:val="baseline"/>
        <w:rPr>
          <w:rFonts w:ascii="Calibri" w:hAnsi="Calibri" w:cs="Calibri"/>
        </w:rPr>
      </w:pPr>
      <w:r w:rsidRPr="00867E9C">
        <w:rPr>
          <w:rFonts w:ascii="Calibri" w:hAnsi="Calibri" w:cs="Calibri"/>
          <w:b/>
          <w:bCs/>
        </w:rPr>
        <w:t>HH7_TB</w:t>
      </w:r>
      <w:r w:rsidRPr="00867E9C">
        <w:rPr>
          <w:rFonts w:ascii="Calibri" w:hAnsi="Calibri" w:cs="Calibri"/>
        </w:rPr>
        <w:t>. Did you have these window/</w:t>
      </w:r>
      <w:proofErr w:type="gramStart"/>
      <w:r w:rsidRPr="00867E9C">
        <w:rPr>
          <w:rFonts w:ascii="Calibri" w:hAnsi="Calibri" w:cs="Calibri"/>
        </w:rPr>
        <w:t>wall  air</w:t>
      </w:r>
      <w:proofErr w:type="gramEnd"/>
      <w:r w:rsidRPr="00867E9C">
        <w:rPr>
          <w:rFonts w:ascii="Calibri" w:hAnsi="Calibri" w:cs="Calibri"/>
        </w:rPr>
        <w:t>-conditioning units prior to undertaking this project?</w:t>
      </w:r>
    </w:p>
    <w:p w:rsidR="006C1180" w:rsidRPr="00867E9C" w:rsidRDefault="006C1180" w:rsidP="008A2FA5">
      <w:pPr>
        <w:overflowPunct w:val="0"/>
        <w:autoSpaceDE w:val="0"/>
        <w:autoSpaceDN w:val="0"/>
        <w:adjustRightInd w:val="0"/>
        <w:spacing w:line="240" w:lineRule="auto"/>
        <w:ind w:left="720" w:hanging="720"/>
        <w:textAlignment w:val="baseline"/>
        <w:rPr>
          <w:rFonts w:ascii="Calibri" w:hAnsi="Calibri" w:cs="Calibri"/>
        </w:rPr>
      </w:pPr>
    </w:p>
    <w:p w:rsidR="006C1180" w:rsidRPr="00867E9C" w:rsidRDefault="006C1180" w:rsidP="008A2FA5">
      <w:pPr>
        <w:numPr>
          <w:ilvl w:val="0"/>
          <w:numId w:val="83"/>
        </w:numPr>
        <w:overflowPunct w:val="0"/>
        <w:autoSpaceDE w:val="0"/>
        <w:autoSpaceDN w:val="0"/>
        <w:adjustRightInd w:val="0"/>
        <w:spacing w:after="120" w:line="240" w:lineRule="auto"/>
        <w:textAlignment w:val="baseline"/>
        <w:rPr>
          <w:rFonts w:ascii="Calibri" w:eastAsia="Calibri" w:hAnsi="Calibri" w:cs="Calibri"/>
        </w:rPr>
      </w:pPr>
      <w:r w:rsidRPr="00867E9C">
        <w:rPr>
          <w:rFonts w:ascii="Calibri" w:eastAsia="Calibri" w:hAnsi="Calibri" w:cs="Calibri"/>
        </w:rPr>
        <w:t>Yes</w:t>
      </w:r>
    </w:p>
    <w:p w:rsidR="006C1180" w:rsidRPr="00867E9C" w:rsidRDefault="006C1180" w:rsidP="008A2FA5">
      <w:pPr>
        <w:numPr>
          <w:ilvl w:val="0"/>
          <w:numId w:val="83"/>
        </w:numPr>
        <w:tabs>
          <w:tab w:val="left" w:pos="720"/>
          <w:tab w:val="left" w:pos="2160"/>
          <w:tab w:val="right" w:leader="dot" w:pos="7920"/>
        </w:tabs>
        <w:overflowPunct w:val="0"/>
        <w:autoSpaceDE w:val="0"/>
        <w:autoSpaceDN w:val="0"/>
        <w:adjustRightInd w:val="0"/>
        <w:spacing w:after="120" w:line="240" w:lineRule="auto"/>
        <w:textAlignment w:val="baseline"/>
        <w:rPr>
          <w:rFonts w:ascii="Calibri" w:eastAsia="Calibri" w:hAnsi="Calibri" w:cs="Calibri"/>
        </w:rPr>
      </w:pPr>
      <w:r w:rsidRPr="00867E9C">
        <w:rPr>
          <w:rFonts w:ascii="Calibri" w:eastAsia="Calibri" w:hAnsi="Calibri" w:cs="Calibri"/>
        </w:rPr>
        <w:t>No</w:t>
      </w:r>
    </w:p>
    <w:p w:rsidR="006C1180" w:rsidRPr="00867E9C" w:rsidRDefault="006C1180" w:rsidP="008A2FA5">
      <w:pPr>
        <w:tabs>
          <w:tab w:val="right" w:pos="1200"/>
        </w:tabs>
        <w:spacing w:line="240" w:lineRule="auto"/>
        <w:ind w:left="1440"/>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tabs>
          <w:tab w:val="right" w:pos="1200"/>
        </w:tabs>
        <w:spacing w:line="240" w:lineRule="auto"/>
        <w:ind w:left="1440"/>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tabs>
          <w:tab w:val="right" w:pos="8640"/>
        </w:tabs>
        <w:overflowPunct w:val="0"/>
        <w:autoSpaceDE w:val="0"/>
        <w:autoSpaceDN w:val="0"/>
        <w:adjustRightInd w:val="0"/>
        <w:spacing w:before="120" w:line="240" w:lineRule="auto"/>
        <w:ind w:left="720" w:firstLine="720"/>
        <w:textAlignment w:val="baseline"/>
        <w:rPr>
          <w:rFonts w:ascii="Calibri" w:hAnsi="Calibri" w:cs="Calibri"/>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rPr>
      </w:pPr>
      <w:r w:rsidRPr="00867E9C">
        <w:rPr>
          <w:rFonts w:ascii="Calibri" w:eastAsia="Calibri" w:hAnsi="Calibri" w:cs="Calibri"/>
        </w:rPr>
        <w:t>Does your home have a pool and/or spa?</w:t>
      </w:r>
    </w:p>
    <w:p w:rsidR="006C1180" w:rsidRPr="00867E9C" w:rsidRDefault="006C1180" w:rsidP="008A2FA5">
      <w:pPr>
        <w:numPr>
          <w:ilvl w:val="0"/>
          <w:numId w:val="71"/>
        </w:numPr>
        <w:tabs>
          <w:tab w:val="right" w:pos="864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Pool only</w:t>
      </w:r>
    </w:p>
    <w:p w:rsidR="006C1180" w:rsidRPr="00867E9C" w:rsidRDefault="006C1180" w:rsidP="008A2FA5">
      <w:pPr>
        <w:numPr>
          <w:ilvl w:val="0"/>
          <w:numId w:val="71"/>
        </w:numPr>
        <w:tabs>
          <w:tab w:val="right" w:pos="864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Spa only</w:t>
      </w:r>
    </w:p>
    <w:p w:rsidR="006C1180" w:rsidRPr="00867E9C" w:rsidRDefault="006C1180" w:rsidP="008A2FA5">
      <w:pPr>
        <w:numPr>
          <w:ilvl w:val="0"/>
          <w:numId w:val="71"/>
        </w:numPr>
        <w:tabs>
          <w:tab w:val="right" w:pos="864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Both pool and a spa</w:t>
      </w:r>
    </w:p>
    <w:p w:rsidR="006C1180" w:rsidRPr="00867E9C" w:rsidRDefault="006C1180" w:rsidP="008A2FA5">
      <w:pPr>
        <w:numPr>
          <w:ilvl w:val="0"/>
          <w:numId w:val="71"/>
        </w:numPr>
        <w:tabs>
          <w:tab w:val="right" w:pos="864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Neither a pool nor a spa</w:t>
      </w:r>
    </w:p>
    <w:p w:rsidR="006C1180" w:rsidRPr="00867E9C" w:rsidRDefault="006C1180" w:rsidP="008A2FA5">
      <w:pPr>
        <w:tabs>
          <w:tab w:val="right" w:pos="8640"/>
        </w:tabs>
        <w:overflowPunct w:val="0"/>
        <w:autoSpaceDE w:val="0"/>
        <w:autoSpaceDN w:val="0"/>
        <w:adjustRightInd w:val="0"/>
        <w:spacing w:line="240" w:lineRule="auto"/>
        <w:ind w:left="1230"/>
        <w:textAlignment w:val="baseline"/>
        <w:rPr>
          <w:rFonts w:ascii="Calibri" w:hAnsi="Calibri" w:cs="Calibri"/>
        </w:rPr>
      </w:pPr>
    </w:p>
    <w:p w:rsidR="006C1180" w:rsidRPr="00867E9C" w:rsidRDefault="006C1180" w:rsidP="008A2FA5">
      <w:pPr>
        <w:tabs>
          <w:tab w:val="right" w:pos="1200"/>
        </w:tabs>
        <w:spacing w:line="240" w:lineRule="auto"/>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tabs>
          <w:tab w:val="right" w:pos="1200"/>
        </w:tabs>
        <w:spacing w:line="240" w:lineRule="auto"/>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overflowPunct w:val="0"/>
        <w:autoSpaceDE w:val="0"/>
        <w:autoSpaceDN w:val="0"/>
        <w:adjustRightInd w:val="0"/>
        <w:spacing w:line="240" w:lineRule="auto"/>
        <w:ind w:left="1440" w:hanging="720"/>
        <w:textAlignment w:val="baseline"/>
        <w:rPr>
          <w:rFonts w:ascii="Calibri" w:hAnsi="Calibri" w:cs="Calibri"/>
        </w:rPr>
      </w:pPr>
    </w:p>
    <w:p w:rsidR="006C1180" w:rsidRPr="00867E9C" w:rsidRDefault="006C1180" w:rsidP="008A2FA5">
      <w:pPr>
        <w:overflowPunct w:val="0"/>
        <w:autoSpaceDE w:val="0"/>
        <w:autoSpaceDN w:val="0"/>
        <w:adjustRightInd w:val="0"/>
        <w:spacing w:line="240" w:lineRule="auto"/>
        <w:ind w:left="1440" w:hanging="720"/>
        <w:textAlignment w:val="baseline"/>
        <w:rPr>
          <w:rFonts w:ascii="Calibri" w:hAnsi="Calibri" w:cs="Calibri"/>
        </w:rPr>
      </w:pPr>
      <w:r w:rsidRPr="00867E9C">
        <w:rPr>
          <w:rFonts w:ascii="Calibri" w:hAnsi="Calibri" w:cs="Calibri"/>
          <w:b/>
          <w:bCs/>
        </w:rPr>
        <w:t>HH8_TB.</w:t>
      </w:r>
      <w:r w:rsidRPr="00867E9C">
        <w:rPr>
          <w:rFonts w:ascii="Calibri" w:hAnsi="Calibri" w:cs="Calibri"/>
        </w:rPr>
        <w:t xml:space="preserve"> Did you have this/these prior to undertaking this project?</w:t>
      </w:r>
    </w:p>
    <w:p w:rsidR="006C1180" w:rsidRPr="00867E9C" w:rsidRDefault="006C1180" w:rsidP="008A2FA5">
      <w:pPr>
        <w:overflowPunct w:val="0"/>
        <w:autoSpaceDE w:val="0"/>
        <w:autoSpaceDN w:val="0"/>
        <w:adjustRightInd w:val="0"/>
        <w:spacing w:after="120" w:line="290" w:lineRule="atLeast"/>
        <w:ind w:left="510"/>
        <w:textAlignment w:val="baseline"/>
        <w:rPr>
          <w:rFonts w:ascii="Calibri" w:eastAsia="Calibri" w:hAnsi="Calibri" w:cs="Calibri"/>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rPr>
      </w:pPr>
      <w:r w:rsidRPr="00867E9C">
        <w:rPr>
          <w:rFonts w:ascii="Calibri" w:eastAsia="Calibri" w:hAnsi="Calibri" w:cs="Calibri"/>
        </w:rPr>
        <w:t xml:space="preserve">How many people, including yourself, lived in this home </w:t>
      </w:r>
      <w:r w:rsidRPr="00867E9C">
        <w:rPr>
          <w:rFonts w:ascii="Calibri" w:eastAsia="Calibri" w:hAnsi="Calibri" w:cs="Calibri"/>
          <w:b/>
          <w:bCs/>
        </w:rPr>
        <w:t>before</w:t>
      </w:r>
      <w:r w:rsidRPr="00867E9C">
        <w:rPr>
          <w:rFonts w:ascii="Calibri" w:eastAsia="Calibri" w:hAnsi="Calibri" w:cs="Calibri"/>
        </w:rPr>
        <w:t xml:space="preserve"> the retrofit?______ </w:t>
      </w:r>
      <w:r w:rsidRPr="00867E9C">
        <w:rPr>
          <w:rFonts w:ascii="Calibri" w:eastAsia="Calibri" w:hAnsi="Calibri" w:cs="Calibri"/>
        </w:rPr>
        <w:br/>
        <w:t>[Don’t know= -97, Refused = -98]</w:t>
      </w:r>
      <w:bookmarkEnd w:id="246"/>
      <w:r w:rsidRPr="00867E9C">
        <w:rPr>
          <w:rFonts w:ascii="Calibri" w:eastAsia="Calibri" w:hAnsi="Calibri" w:cs="Calibri"/>
        </w:rPr>
        <w:t xml:space="preserve"> </w:t>
      </w: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rPr>
      </w:pPr>
      <w:r w:rsidRPr="00867E9C">
        <w:rPr>
          <w:rFonts w:ascii="Calibri" w:eastAsia="Calibri" w:hAnsi="Calibri" w:cs="Calibri"/>
        </w:rPr>
        <w:t xml:space="preserve">How many people, including </w:t>
      </w:r>
      <w:proofErr w:type="gramStart"/>
      <w:r w:rsidRPr="00867E9C">
        <w:rPr>
          <w:rFonts w:ascii="Calibri" w:eastAsia="Calibri" w:hAnsi="Calibri" w:cs="Calibri"/>
        </w:rPr>
        <w:t>yourself</w:t>
      </w:r>
      <w:proofErr w:type="gramEnd"/>
      <w:r w:rsidRPr="00867E9C">
        <w:rPr>
          <w:rFonts w:ascii="Calibri" w:eastAsia="Calibri" w:hAnsi="Calibri" w:cs="Calibri"/>
        </w:rPr>
        <w:t xml:space="preserve">, live in this home </w:t>
      </w:r>
      <w:r w:rsidRPr="00867E9C">
        <w:rPr>
          <w:rFonts w:ascii="Calibri" w:eastAsia="Calibri" w:hAnsi="Calibri" w:cs="Calibri"/>
          <w:b/>
          <w:bCs/>
        </w:rPr>
        <w:t>after</w:t>
      </w:r>
      <w:r w:rsidRPr="00867E9C">
        <w:rPr>
          <w:rFonts w:ascii="Calibri" w:eastAsia="Calibri" w:hAnsi="Calibri" w:cs="Calibri"/>
        </w:rPr>
        <w:t xml:space="preserve"> the retrofit?</w:t>
      </w:r>
      <w:r w:rsidRPr="00867E9C">
        <w:rPr>
          <w:rFonts w:ascii="Calibri" w:eastAsia="Calibri" w:hAnsi="Calibri" w:cs="Calibri"/>
        </w:rPr>
        <w:tab/>
        <w:t xml:space="preserve">______ </w:t>
      </w:r>
      <w:r w:rsidRPr="00867E9C">
        <w:rPr>
          <w:rFonts w:ascii="Calibri" w:eastAsia="Calibri" w:hAnsi="Calibri" w:cs="Calibri"/>
        </w:rPr>
        <w:br/>
        <w:t>[Don’t know= -97, Refused = -98]</w:t>
      </w:r>
    </w:p>
    <w:p w:rsidR="006C1180" w:rsidRPr="00867E9C" w:rsidRDefault="006C1180" w:rsidP="008A2FA5">
      <w:pPr>
        <w:overflowPunct w:val="0"/>
        <w:autoSpaceDE w:val="0"/>
        <w:autoSpaceDN w:val="0"/>
        <w:adjustRightInd w:val="0"/>
        <w:spacing w:line="290" w:lineRule="atLeast"/>
        <w:textAlignment w:val="baseline"/>
        <w:rPr>
          <w:rFonts w:ascii="Calibri" w:hAnsi="Calibri" w:cs="Calibri"/>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b/>
        </w:rPr>
      </w:pPr>
      <w:r w:rsidRPr="00867E9C">
        <w:rPr>
          <w:rFonts w:ascii="Calibri" w:eastAsia="Calibri" w:hAnsi="Calibri" w:cs="Calibri"/>
        </w:rPr>
        <w:t>Which of the following categories includes your age?</w:t>
      </w:r>
      <w:r w:rsidRPr="00867E9C">
        <w:rPr>
          <w:rFonts w:ascii="Calibri" w:eastAsia="Calibri" w:hAnsi="Calibri" w:cs="Calibri"/>
          <w:bCs/>
        </w:rPr>
        <w:t xml:space="preserve"> </w:t>
      </w:r>
      <w:r w:rsidRPr="00867E9C">
        <w:rPr>
          <w:rFonts w:ascii="Calibri" w:eastAsia="Calibri" w:hAnsi="Calibri" w:cs="Calibri"/>
          <w:b/>
        </w:rPr>
        <w:t>[READ LIST]</w:t>
      </w:r>
    </w:p>
    <w:p w:rsidR="006C1180" w:rsidRPr="00867E9C" w:rsidRDefault="006C1180" w:rsidP="008A2FA5">
      <w:pPr>
        <w:numPr>
          <w:ilvl w:val="0"/>
          <w:numId w:val="62"/>
        </w:numPr>
        <w:tabs>
          <w:tab w:val="left" w:pos="1620"/>
          <w:tab w:val="right" w:leader="dot" w:pos="7920"/>
        </w:tabs>
        <w:overflowPunct w:val="0"/>
        <w:autoSpaceDE w:val="0"/>
        <w:autoSpaceDN w:val="0"/>
        <w:adjustRightInd w:val="0"/>
        <w:spacing w:before="120" w:after="120" w:line="240" w:lineRule="auto"/>
        <w:textAlignment w:val="baseline"/>
        <w:rPr>
          <w:rFonts w:ascii="Calibri" w:hAnsi="Calibri" w:cs="Calibri"/>
          <w:bCs/>
        </w:rPr>
      </w:pPr>
      <w:r w:rsidRPr="00867E9C">
        <w:rPr>
          <w:rFonts w:ascii="Calibri" w:hAnsi="Calibri" w:cs="Calibri"/>
          <w:bCs/>
        </w:rPr>
        <w:t>Under 25</w:t>
      </w:r>
    </w:p>
    <w:p w:rsidR="006C1180" w:rsidRPr="00867E9C" w:rsidRDefault="006C1180" w:rsidP="008A2FA5">
      <w:pPr>
        <w:numPr>
          <w:ilvl w:val="0"/>
          <w:numId w:val="62"/>
        </w:numPr>
        <w:tabs>
          <w:tab w:val="left" w:pos="1620"/>
          <w:tab w:val="right" w:leader="dot" w:pos="792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lastRenderedPageBreak/>
        <w:t>25 to 34</w:t>
      </w:r>
    </w:p>
    <w:p w:rsidR="006C1180" w:rsidRPr="00867E9C" w:rsidRDefault="006C1180" w:rsidP="008A2FA5">
      <w:pPr>
        <w:numPr>
          <w:ilvl w:val="0"/>
          <w:numId w:val="62"/>
        </w:numPr>
        <w:tabs>
          <w:tab w:val="left" w:pos="1620"/>
          <w:tab w:val="right" w:leader="dot" w:pos="792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35 to 44</w:t>
      </w:r>
    </w:p>
    <w:p w:rsidR="006C1180" w:rsidRPr="00867E9C" w:rsidRDefault="006C1180" w:rsidP="008A2FA5">
      <w:pPr>
        <w:numPr>
          <w:ilvl w:val="0"/>
          <w:numId w:val="62"/>
        </w:numPr>
        <w:tabs>
          <w:tab w:val="left" w:pos="1620"/>
          <w:tab w:val="right" w:leader="dot" w:pos="792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45 to 54</w:t>
      </w:r>
    </w:p>
    <w:p w:rsidR="006C1180" w:rsidRPr="00867E9C" w:rsidRDefault="006C1180" w:rsidP="008A2FA5">
      <w:pPr>
        <w:numPr>
          <w:ilvl w:val="0"/>
          <w:numId w:val="62"/>
        </w:numPr>
        <w:tabs>
          <w:tab w:val="left" w:pos="1620"/>
          <w:tab w:val="right" w:leader="dot" w:pos="792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55 to 64</w:t>
      </w:r>
    </w:p>
    <w:p w:rsidR="006C1180" w:rsidRPr="00867E9C" w:rsidRDefault="006C1180" w:rsidP="008A2FA5">
      <w:pPr>
        <w:numPr>
          <w:ilvl w:val="0"/>
          <w:numId w:val="62"/>
        </w:numPr>
        <w:tabs>
          <w:tab w:val="left" w:pos="1620"/>
          <w:tab w:val="right" w:leader="dot" w:pos="6480"/>
        </w:tabs>
        <w:overflowPunct w:val="0"/>
        <w:autoSpaceDE w:val="0"/>
        <w:autoSpaceDN w:val="0"/>
        <w:adjustRightInd w:val="0"/>
        <w:spacing w:after="120" w:line="240" w:lineRule="auto"/>
        <w:textAlignment w:val="baseline"/>
        <w:rPr>
          <w:rFonts w:ascii="Calibri" w:hAnsi="Calibri" w:cs="Calibri"/>
        </w:rPr>
      </w:pPr>
      <w:r w:rsidRPr="00867E9C">
        <w:rPr>
          <w:rFonts w:ascii="Calibri" w:hAnsi="Calibri" w:cs="Calibri"/>
        </w:rPr>
        <w:t xml:space="preserve">65 or over </w:t>
      </w:r>
    </w:p>
    <w:p w:rsidR="006C1180" w:rsidRPr="00867E9C" w:rsidRDefault="006C1180" w:rsidP="008A2FA5">
      <w:pPr>
        <w:tabs>
          <w:tab w:val="left" w:pos="900"/>
          <w:tab w:val="right" w:pos="960"/>
        </w:tabs>
        <w:autoSpaceDE w:val="0"/>
        <w:autoSpaceDN w:val="0"/>
        <w:adjustRightInd w:val="0"/>
        <w:spacing w:line="240" w:lineRule="auto"/>
        <w:rPr>
          <w:rFonts w:ascii="Calibri" w:hAnsi="Calibri" w:cs="Calibri"/>
        </w:rPr>
      </w:pPr>
      <w:r w:rsidRPr="00867E9C">
        <w:rPr>
          <w:rFonts w:ascii="Calibri" w:hAnsi="Calibri" w:cs="Calibri"/>
        </w:rPr>
        <w:t>-97.</w:t>
      </w:r>
      <w:r w:rsidRPr="00867E9C">
        <w:rPr>
          <w:rFonts w:ascii="Calibri" w:hAnsi="Calibri" w:cs="Calibri"/>
        </w:rPr>
        <w:tab/>
        <w:t xml:space="preserve">Don’t know </w:t>
      </w:r>
    </w:p>
    <w:p w:rsidR="006C1180" w:rsidRPr="00867E9C" w:rsidRDefault="006C1180" w:rsidP="008A2FA5">
      <w:pPr>
        <w:tabs>
          <w:tab w:val="left" w:pos="900"/>
          <w:tab w:val="right" w:pos="960"/>
        </w:tabs>
        <w:autoSpaceDE w:val="0"/>
        <w:autoSpaceDN w:val="0"/>
        <w:adjustRightInd w:val="0"/>
        <w:spacing w:line="240" w:lineRule="auto"/>
        <w:rPr>
          <w:rFonts w:ascii="Calibri" w:hAnsi="Calibri" w:cs="Calibri"/>
          <w:b/>
        </w:rPr>
      </w:pPr>
      <w:r w:rsidRPr="00867E9C">
        <w:rPr>
          <w:rFonts w:ascii="Calibri" w:hAnsi="Calibri" w:cs="Calibri"/>
        </w:rPr>
        <w:t>-98.</w:t>
      </w:r>
      <w:r w:rsidRPr="00867E9C">
        <w:rPr>
          <w:rFonts w:ascii="Calibri" w:hAnsi="Calibri" w:cs="Calibri"/>
        </w:rPr>
        <w:tab/>
        <w:t xml:space="preserve">Refused </w:t>
      </w:r>
    </w:p>
    <w:p w:rsidR="006C1180" w:rsidRPr="00867E9C" w:rsidRDefault="006C1180" w:rsidP="008A2FA5">
      <w:pPr>
        <w:overflowPunct w:val="0"/>
        <w:autoSpaceDE w:val="0"/>
        <w:autoSpaceDN w:val="0"/>
        <w:adjustRightInd w:val="0"/>
        <w:spacing w:line="290" w:lineRule="atLeast"/>
        <w:textAlignment w:val="baseline"/>
        <w:rPr>
          <w:rFonts w:ascii="Calibri" w:hAnsi="Calibri" w:cs="Calibri"/>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rPr>
      </w:pPr>
      <w:r w:rsidRPr="00867E9C">
        <w:rPr>
          <w:rFonts w:ascii="Calibri" w:eastAsia="Calibri" w:hAnsi="Calibri" w:cs="Calibri"/>
        </w:rPr>
        <w:t xml:space="preserve">I’m going to read several education categories.  Please stop me when I come to the highest level of schooling you’ve completed. </w:t>
      </w:r>
      <w:r w:rsidRPr="00867E9C">
        <w:rPr>
          <w:rFonts w:ascii="Calibri" w:eastAsia="Calibri" w:hAnsi="Calibri" w:cs="Calibri"/>
          <w:b/>
          <w:bCs/>
        </w:rPr>
        <w:t>[</w:t>
      </w:r>
      <w:r w:rsidRPr="00867E9C">
        <w:rPr>
          <w:rFonts w:ascii="Calibri" w:eastAsia="Calibri" w:hAnsi="Calibri" w:cs="Calibri"/>
          <w:b/>
        </w:rPr>
        <w:t>READ LIST]</w:t>
      </w:r>
      <w:r w:rsidRPr="00867E9C">
        <w:rPr>
          <w:rFonts w:ascii="Calibri" w:eastAsia="Calibri" w:hAnsi="Calibri" w:cs="Calibri"/>
        </w:rPr>
        <w:t xml:space="preserve"> </w:t>
      </w:r>
    </w:p>
    <w:p w:rsidR="006C1180" w:rsidRPr="00867E9C" w:rsidRDefault="006C1180" w:rsidP="008A2FA5">
      <w:pPr>
        <w:tabs>
          <w:tab w:val="right" w:pos="1080"/>
          <w:tab w:val="left" w:pos="1200"/>
        </w:tabs>
        <w:spacing w:line="240" w:lineRule="auto"/>
        <w:rPr>
          <w:rFonts w:ascii="Calibri" w:eastAsia="Calibri" w:hAnsi="Calibri" w:cs="Calibri"/>
        </w:rPr>
      </w:pPr>
      <w:r w:rsidRPr="00867E9C">
        <w:rPr>
          <w:rFonts w:ascii="Calibri" w:eastAsia="Calibri" w:hAnsi="Calibri" w:cs="Calibri"/>
        </w:rPr>
        <w:t>1.</w:t>
      </w:r>
      <w:r w:rsidRPr="00867E9C">
        <w:rPr>
          <w:rFonts w:ascii="Calibri" w:eastAsia="Calibri" w:hAnsi="Calibri" w:cs="Calibri"/>
        </w:rPr>
        <w:tab/>
        <w:t xml:space="preserve">  Less than high school</w:t>
      </w:r>
    </w:p>
    <w:p w:rsidR="006C1180" w:rsidRPr="00867E9C" w:rsidRDefault="006C1180" w:rsidP="008A2FA5">
      <w:pPr>
        <w:tabs>
          <w:tab w:val="right" w:pos="1080"/>
          <w:tab w:val="left" w:pos="1200"/>
        </w:tabs>
        <w:spacing w:line="240" w:lineRule="auto"/>
        <w:rPr>
          <w:rFonts w:ascii="Calibri" w:eastAsia="Calibri" w:hAnsi="Calibri" w:cs="Calibri"/>
        </w:rPr>
      </w:pPr>
      <w:r w:rsidRPr="00867E9C">
        <w:rPr>
          <w:rFonts w:ascii="Calibri" w:eastAsia="Calibri" w:hAnsi="Calibri" w:cs="Calibri"/>
        </w:rPr>
        <w:t>2.</w:t>
      </w:r>
      <w:r w:rsidRPr="00867E9C">
        <w:rPr>
          <w:rFonts w:ascii="Calibri" w:eastAsia="Calibri" w:hAnsi="Calibri" w:cs="Calibri"/>
        </w:rPr>
        <w:tab/>
        <w:t xml:space="preserve">  High school graduate </w:t>
      </w:r>
    </w:p>
    <w:p w:rsidR="006C1180" w:rsidRPr="00867E9C" w:rsidRDefault="006C1180" w:rsidP="008A2FA5">
      <w:pPr>
        <w:tabs>
          <w:tab w:val="right" w:pos="1080"/>
          <w:tab w:val="left" w:pos="1200"/>
          <w:tab w:val="center" w:pos="4680"/>
          <w:tab w:val="right" w:pos="9360"/>
        </w:tabs>
        <w:spacing w:line="240" w:lineRule="auto"/>
        <w:rPr>
          <w:rFonts w:ascii="Calibri" w:eastAsia="Calibri" w:hAnsi="Calibri" w:cs="Calibri"/>
        </w:rPr>
      </w:pPr>
      <w:r w:rsidRPr="00867E9C">
        <w:rPr>
          <w:rFonts w:ascii="Calibri" w:eastAsia="Calibri" w:hAnsi="Calibri" w:cs="Calibri"/>
        </w:rPr>
        <w:t>3.</w:t>
      </w:r>
      <w:r w:rsidRPr="00867E9C">
        <w:rPr>
          <w:rFonts w:ascii="Calibri" w:eastAsia="Calibri" w:hAnsi="Calibri" w:cs="Calibri"/>
        </w:rPr>
        <w:tab/>
        <w:t xml:space="preserve">  Some college, trade or technical school </w:t>
      </w:r>
    </w:p>
    <w:p w:rsidR="006C1180" w:rsidRPr="00867E9C" w:rsidRDefault="006C1180" w:rsidP="008A2FA5">
      <w:pPr>
        <w:tabs>
          <w:tab w:val="right" w:pos="1080"/>
          <w:tab w:val="left" w:pos="1200"/>
          <w:tab w:val="center" w:pos="4680"/>
          <w:tab w:val="right" w:pos="9360"/>
        </w:tabs>
        <w:spacing w:line="240" w:lineRule="auto"/>
        <w:rPr>
          <w:rFonts w:ascii="Calibri" w:eastAsia="Calibri" w:hAnsi="Calibri" w:cs="Calibri"/>
        </w:rPr>
      </w:pPr>
      <w:r w:rsidRPr="00867E9C">
        <w:rPr>
          <w:rFonts w:ascii="Calibri" w:eastAsia="Calibri" w:hAnsi="Calibri" w:cs="Calibri"/>
        </w:rPr>
        <w:t>4.</w:t>
      </w:r>
      <w:r w:rsidRPr="00867E9C">
        <w:rPr>
          <w:rFonts w:ascii="Calibri" w:eastAsia="Calibri" w:hAnsi="Calibri" w:cs="Calibri"/>
        </w:rPr>
        <w:tab/>
        <w:t xml:space="preserve">  Completed business or technical school (2 year)</w:t>
      </w:r>
    </w:p>
    <w:p w:rsidR="006C1180" w:rsidRPr="00867E9C" w:rsidRDefault="006C1180" w:rsidP="008A2FA5">
      <w:pPr>
        <w:tabs>
          <w:tab w:val="right" w:pos="1080"/>
          <w:tab w:val="left" w:pos="1200"/>
          <w:tab w:val="center" w:pos="4680"/>
          <w:tab w:val="right" w:pos="9360"/>
        </w:tabs>
        <w:spacing w:line="240" w:lineRule="auto"/>
        <w:rPr>
          <w:rFonts w:ascii="Calibri" w:eastAsia="Calibri" w:hAnsi="Calibri" w:cs="Calibri"/>
        </w:rPr>
      </w:pPr>
      <w:r w:rsidRPr="00867E9C">
        <w:rPr>
          <w:rFonts w:ascii="Calibri" w:eastAsia="Calibri" w:hAnsi="Calibri" w:cs="Calibri"/>
        </w:rPr>
        <w:t>5.</w:t>
      </w:r>
      <w:r w:rsidRPr="00867E9C">
        <w:rPr>
          <w:rFonts w:ascii="Calibri" w:eastAsia="Calibri" w:hAnsi="Calibri" w:cs="Calibri"/>
        </w:rPr>
        <w:tab/>
        <w:t xml:space="preserve">  College graduate (4 year)</w:t>
      </w:r>
    </w:p>
    <w:p w:rsidR="006C1180" w:rsidRPr="00867E9C" w:rsidRDefault="006C1180" w:rsidP="008A2FA5">
      <w:pPr>
        <w:tabs>
          <w:tab w:val="right" w:pos="1080"/>
          <w:tab w:val="left" w:pos="1200"/>
          <w:tab w:val="center" w:pos="4680"/>
          <w:tab w:val="right" w:pos="9360"/>
        </w:tabs>
        <w:spacing w:line="240" w:lineRule="auto"/>
        <w:rPr>
          <w:rFonts w:ascii="Calibri" w:eastAsia="Calibri" w:hAnsi="Calibri" w:cs="Calibri"/>
        </w:rPr>
      </w:pPr>
      <w:r w:rsidRPr="00867E9C">
        <w:rPr>
          <w:rFonts w:ascii="Calibri" w:eastAsia="Calibri" w:hAnsi="Calibri" w:cs="Calibri"/>
        </w:rPr>
        <w:t>6.</w:t>
      </w:r>
      <w:r w:rsidRPr="00867E9C">
        <w:rPr>
          <w:rFonts w:ascii="Calibri" w:eastAsia="Calibri" w:hAnsi="Calibri" w:cs="Calibri"/>
        </w:rPr>
        <w:tab/>
        <w:t xml:space="preserve">  Post graduate work or advanced degree</w:t>
      </w:r>
    </w:p>
    <w:p w:rsidR="006C1180" w:rsidRPr="00867E9C" w:rsidRDefault="006C1180" w:rsidP="008A2FA5">
      <w:pPr>
        <w:tabs>
          <w:tab w:val="left" w:pos="900"/>
          <w:tab w:val="right" w:pos="960"/>
        </w:tabs>
        <w:autoSpaceDE w:val="0"/>
        <w:autoSpaceDN w:val="0"/>
        <w:adjustRightInd w:val="0"/>
        <w:spacing w:line="240" w:lineRule="auto"/>
        <w:rPr>
          <w:rFonts w:ascii="Calibri" w:hAnsi="Calibri" w:cs="Calibri"/>
        </w:rPr>
      </w:pPr>
      <w:r w:rsidRPr="00867E9C">
        <w:rPr>
          <w:rFonts w:ascii="Calibri" w:hAnsi="Calibri" w:cs="Calibri"/>
        </w:rPr>
        <w:t>-97.</w:t>
      </w:r>
      <w:r w:rsidRPr="00867E9C">
        <w:rPr>
          <w:rFonts w:ascii="Calibri" w:hAnsi="Calibri" w:cs="Calibri"/>
        </w:rPr>
        <w:tab/>
        <w:t xml:space="preserve">Don’t know </w:t>
      </w:r>
    </w:p>
    <w:p w:rsidR="006C1180" w:rsidRPr="00867E9C" w:rsidRDefault="006C1180" w:rsidP="008A2FA5">
      <w:pPr>
        <w:tabs>
          <w:tab w:val="left" w:pos="900"/>
          <w:tab w:val="right" w:pos="960"/>
        </w:tabs>
        <w:autoSpaceDE w:val="0"/>
        <w:autoSpaceDN w:val="0"/>
        <w:adjustRightInd w:val="0"/>
        <w:spacing w:line="240" w:lineRule="auto"/>
        <w:rPr>
          <w:rFonts w:ascii="Calibri" w:hAnsi="Calibri" w:cs="Calibri"/>
          <w:b/>
        </w:rPr>
      </w:pPr>
      <w:r w:rsidRPr="00867E9C">
        <w:rPr>
          <w:rFonts w:ascii="Calibri" w:hAnsi="Calibri" w:cs="Calibri"/>
        </w:rPr>
        <w:t>-98.</w:t>
      </w:r>
      <w:r w:rsidRPr="00867E9C">
        <w:rPr>
          <w:rFonts w:ascii="Calibri" w:hAnsi="Calibri" w:cs="Calibri"/>
        </w:rPr>
        <w:tab/>
        <w:t xml:space="preserve">Refused </w:t>
      </w:r>
    </w:p>
    <w:p w:rsidR="006C1180" w:rsidRPr="00867E9C" w:rsidRDefault="006C1180" w:rsidP="008A2FA5">
      <w:pPr>
        <w:spacing w:after="120" w:line="276" w:lineRule="auto"/>
        <w:ind w:left="720" w:hanging="720"/>
        <w:rPr>
          <w:rFonts w:ascii="Calibri" w:eastAsia="Calibri" w:hAnsi="Calibri" w:cs="Calibri"/>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b/>
          <w:bCs/>
        </w:rPr>
      </w:pPr>
      <w:r w:rsidRPr="00867E9C">
        <w:rPr>
          <w:rFonts w:ascii="Calibri" w:eastAsia="Calibri" w:hAnsi="Calibri" w:cs="Calibri"/>
        </w:rPr>
        <w:t xml:space="preserve">Which of the following ranges includes your total household income in 2012? Please stop me when I come to the appropriate range.  </w:t>
      </w:r>
      <w:r w:rsidRPr="00867E9C">
        <w:rPr>
          <w:rFonts w:ascii="Calibri" w:eastAsia="Calibri" w:hAnsi="Calibri" w:cs="Calibri"/>
          <w:b/>
          <w:bCs/>
        </w:rPr>
        <w:t>[READ LIST]</w:t>
      </w:r>
    </w:p>
    <w:p w:rsidR="006C1180" w:rsidRPr="00867E9C" w:rsidRDefault="006C1180" w:rsidP="008A2FA5">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firstLine="0"/>
        <w:rPr>
          <w:rFonts w:ascii="Calibri" w:hAnsi="Calibri" w:cs="Calibri"/>
          <w:color w:val="000000"/>
        </w:rPr>
      </w:pPr>
      <w:r w:rsidRPr="00867E9C">
        <w:rPr>
          <w:rFonts w:ascii="Calibri" w:hAnsi="Calibri" w:cs="Calibri"/>
          <w:color w:val="000000"/>
        </w:rPr>
        <w:t xml:space="preserve">Less than $50,000 </w:t>
      </w:r>
    </w:p>
    <w:p w:rsidR="006C1180" w:rsidRPr="00867E9C" w:rsidRDefault="006C1180" w:rsidP="008A2FA5">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firstLine="0"/>
        <w:rPr>
          <w:rFonts w:ascii="Calibri" w:hAnsi="Calibri" w:cs="Calibri"/>
          <w:color w:val="000000"/>
        </w:rPr>
      </w:pPr>
      <w:r w:rsidRPr="00867E9C">
        <w:rPr>
          <w:rFonts w:ascii="Calibri" w:hAnsi="Calibri" w:cs="Calibri"/>
          <w:color w:val="000000"/>
        </w:rPr>
        <w:t xml:space="preserve">between $50,000 and $75,000 </w:t>
      </w:r>
    </w:p>
    <w:p w:rsidR="006C1180" w:rsidRPr="00867E9C" w:rsidRDefault="006C1180" w:rsidP="008A2FA5">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firstLine="0"/>
        <w:rPr>
          <w:rFonts w:ascii="Calibri" w:hAnsi="Calibri" w:cs="Calibri"/>
          <w:color w:val="000000"/>
        </w:rPr>
      </w:pPr>
      <w:r w:rsidRPr="00867E9C">
        <w:rPr>
          <w:rFonts w:ascii="Calibri" w:hAnsi="Calibri" w:cs="Calibri"/>
          <w:color w:val="000000"/>
        </w:rPr>
        <w:t xml:space="preserve">between $75,000 and $100,000 </w:t>
      </w:r>
    </w:p>
    <w:p w:rsidR="006C1180" w:rsidRPr="00867E9C" w:rsidRDefault="006C1180" w:rsidP="008A2FA5">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firstLine="0"/>
        <w:rPr>
          <w:rFonts w:ascii="Calibri" w:hAnsi="Calibri" w:cs="Calibri"/>
          <w:color w:val="000000"/>
        </w:rPr>
      </w:pPr>
      <w:r w:rsidRPr="00867E9C">
        <w:rPr>
          <w:rFonts w:ascii="Calibri" w:hAnsi="Calibri" w:cs="Calibri"/>
          <w:color w:val="000000"/>
        </w:rPr>
        <w:t xml:space="preserve">between $100,000 and $150,000 </w:t>
      </w:r>
    </w:p>
    <w:p w:rsidR="006C1180" w:rsidRPr="00867E9C" w:rsidRDefault="006C1180" w:rsidP="008A2FA5">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firstLine="0"/>
        <w:rPr>
          <w:rFonts w:ascii="Calibri" w:hAnsi="Calibri" w:cs="Calibri"/>
          <w:color w:val="000000"/>
        </w:rPr>
      </w:pPr>
      <w:r w:rsidRPr="00867E9C">
        <w:rPr>
          <w:rFonts w:ascii="Calibri" w:hAnsi="Calibri" w:cs="Calibri"/>
          <w:color w:val="000000"/>
        </w:rPr>
        <w:t xml:space="preserve">$150,000 or more </w:t>
      </w:r>
    </w:p>
    <w:p w:rsidR="006C1180" w:rsidRPr="00867E9C" w:rsidRDefault="006C1180" w:rsidP="008A2FA5">
      <w:pPr>
        <w:numPr>
          <w:ilvl w:val="12"/>
          <w:numId w:val="0"/>
        </w:numPr>
        <w:tabs>
          <w:tab w:val="right" w:pos="720"/>
          <w:tab w:val="left" w:pos="878"/>
          <w:tab w:val="left" w:pos="8100"/>
          <w:tab w:val="left" w:pos="9108"/>
        </w:tabs>
        <w:spacing w:line="240" w:lineRule="auto"/>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numPr>
          <w:ilvl w:val="12"/>
          <w:numId w:val="0"/>
        </w:numPr>
        <w:tabs>
          <w:tab w:val="right" w:pos="720"/>
          <w:tab w:val="left" w:pos="878"/>
          <w:tab w:val="left" w:pos="8100"/>
          <w:tab w:val="left" w:pos="9108"/>
        </w:tabs>
        <w:spacing w:line="240" w:lineRule="auto"/>
        <w:rPr>
          <w:rFonts w:ascii="Calibri" w:eastAsia="Calibri" w:hAnsi="Calibri" w:cs="Calibri"/>
        </w:rPr>
      </w:pPr>
      <w:r w:rsidRPr="00867E9C">
        <w:rPr>
          <w:rFonts w:ascii="Calibri" w:eastAsia="Calibri" w:hAnsi="Calibri" w:cs="Calibri"/>
        </w:rPr>
        <w:t>-98. (</w:t>
      </w:r>
      <w:proofErr w:type="gramStart"/>
      <w:r w:rsidRPr="00867E9C">
        <w:rPr>
          <w:rFonts w:ascii="Calibri" w:eastAsia="Calibri" w:hAnsi="Calibri" w:cs="Calibri"/>
        </w:rPr>
        <w:t>Refused )</w:t>
      </w:r>
      <w:proofErr w:type="gramEnd"/>
    </w:p>
    <w:p w:rsidR="006C1180" w:rsidRPr="00867E9C" w:rsidRDefault="006C1180" w:rsidP="008A2FA5">
      <w:pPr>
        <w:spacing w:line="240" w:lineRule="auto"/>
        <w:rPr>
          <w:rFonts w:ascii="Calibri" w:eastAsia="Calibri" w:hAnsi="Calibri" w:cs="Calibri"/>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i/>
          <w:iCs/>
        </w:rPr>
      </w:pPr>
      <w:r w:rsidRPr="00867E9C">
        <w:rPr>
          <w:rFonts w:ascii="Calibri" w:eastAsia="Calibri" w:hAnsi="Calibri" w:cs="Calibri"/>
          <w:i/>
          <w:iCs/>
          <w:color w:val="FF0000"/>
        </w:rPr>
        <w:t>[ASK IF PF1=1 and MEASURE=1 and ASKHH14=1]</w:t>
      </w:r>
      <w:r w:rsidRPr="00867E9C">
        <w:rPr>
          <w:rFonts w:ascii="Calibri" w:eastAsia="Calibri" w:hAnsi="Calibri" w:cs="Calibri"/>
          <w:color w:val="FF0000"/>
        </w:rPr>
        <w:t xml:space="preserve"> </w:t>
      </w:r>
      <w:r w:rsidRPr="00867E9C">
        <w:rPr>
          <w:rFonts w:ascii="Calibri" w:eastAsia="Calibri" w:hAnsi="Calibri" w:cs="Calibri"/>
        </w:rPr>
        <w:t>Would you be willing to participate in follow-up research that is focused on learning more about the financing you availed of for this project?</w:t>
      </w:r>
    </w:p>
    <w:p w:rsidR="006C1180" w:rsidRPr="00867E9C" w:rsidRDefault="006C1180" w:rsidP="008A2FA5">
      <w:pPr>
        <w:numPr>
          <w:ilvl w:val="0"/>
          <w:numId w:val="48"/>
        </w:numPr>
        <w:tabs>
          <w:tab w:val="left" w:pos="720"/>
        </w:tabs>
        <w:overflowPunct w:val="0"/>
        <w:autoSpaceDE w:val="0"/>
        <w:autoSpaceDN w:val="0"/>
        <w:adjustRightInd w:val="0"/>
        <w:spacing w:after="120" w:line="240" w:lineRule="auto"/>
        <w:ind w:left="510" w:firstLine="0"/>
        <w:contextualSpacing/>
        <w:textAlignment w:val="baseline"/>
        <w:rPr>
          <w:rFonts w:ascii="Calibri" w:eastAsia="Calibri" w:hAnsi="Calibri" w:cs="Calibri"/>
        </w:rPr>
      </w:pPr>
      <w:r w:rsidRPr="00867E9C">
        <w:rPr>
          <w:rFonts w:ascii="Calibri" w:eastAsia="Calibri" w:hAnsi="Calibri" w:cs="Calibri"/>
        </w:rPr>
        <w:t>1.</w:t>
      </w:r>
      <w:r w:rsidRPr="00867E9C">
        <w:rPr>
          <w:rFonts w:ascii="Calibri" w:eastAsia="Calibri" w:hAnsi="Calibri" w:cs="Calibri"/>
        </w:rPr>
        <w:tab/>
        <w:t xml:space="preserve">Yes </w:t>
      </w:r>
    </w:p>
    <w:p w:rsidR="006C1180" w:rsidRPr="00867E9C" w:rsidRDefault="006C1180" w:rsidP="008A2FA5">
      <w:pPr>
        <w:numPr>
          <w:ilvl w:val="0"/>
          <w:numId w:val="48"/>
        </w:numPr>
        <w:tabs>
          <w:tab w:val="left" w:pos="720"/>
          <w:tab w:val="left" w:pos="2160"/>
          <w:tab w:val="right" w:leader="dot" w:pos="7920"/>
        </w:tabs>
        <w:overflowPunct w:val="0"/>
        <w:autoSpaceDE w:val="0"/>
        <w:autoSpaceDN w:val="0"/>
        <w:adjustRightInd w:val="0"/>
        <w:spacing w:after="120" w:line="240" w:lineRule="auto"/>
        <w:ind w:left="510" w:firstLine="0"/>
        <w:contextualSpacing/>
        <w:textAlignment w:val="baseline"/>
        <w:rPr>
          <w:rFonts w:ascii="Calibri" w:eastAsia="Calibri" w:hAnsi="Calibri" w:cs="Calibri"/>
        </w:rPr>
      </w:pPr>
      <w:r w:rsidRPr="00867E9C">
        <w:rPr>
          <w:rFonts w:ascii="Calibri" w:eastAsia="Calibri" w:hAnsi="Calibri" w:cs="Calibri"/>
        </w:rPr>
        <w:t>2.</w:t>
      </w:r>
      <w:r w:rsidRPr="00867E9C">
        <w:rPr>
          <w:rFonts w:ascii="Calibri" w:eastAsia="Calibri" w:hAnsi="Calibri" w:cs="Calibri"/>
        </w:rPr>
        <w:tab/>
        <w:t>No</w:t>
      </w:r>
    </w:p>
    <w:p w:rsidR="006C1180" w:rsidRPr="00867E9C" w:rsidRDefault="006C1180" w:rsidP="008A2FA5">
      <w:pPr>
        <w:numPr>
          <w:ilvl w:val="0"/>
          <w:numId w:val="48"/>
        </w:numPr>
        <w:tabs>
          <w:tab w:val="left" w:pos="720"/>
          <w:tab w:val="left" w:pos="2160"/>
          <w:tab w:val="right" w:leader="dot" w:pos="7920"/>
        </w:tabs>
        <w:overflowPunct w:val="0"/>
        <w:autoSpaceDE w:val="0"/>
        <w:autoSpaceDN w:val="0"/>
        <w:adjustRightInd w:val="0"/>
        <w:spacing w:after="120" w:line="240" w:lineRule="auto"/>
        <w:ind w:left="510" w:firstLine="0"/>
        <w:contextualSpacing/>
        <w:textAlignment w:val="baseline"/>
        <w:rPr>
          <w:rFonts w:ascii="Calibri" w:eastAsia="Calibri" w:hAnsi="Calibri" w:cs="Calibri"/>
        </w:rPr>
      </w:pPr>
    </w:p>
    <w:p w:rsidR="006C1180" w:rsidRPr="00867E9C" w:rsidRDefault="006C1180" w:rsidP="008A2FA5">
      <w:pPr>
        <w:numPr>
          <w:ilvl w:val="0"/>
          <w:numId w:val="48"/>
        </w:numPr>
        <w:tabs>
          <w:tab w:val="right" w:pos="1200"/>
        </w:tabs>
        <w:spacing w:after="120" w:line="240" w:lineRule="auto"/>
        <w:ind w:left="510" w:firstLine="0"/>
        <w:contextualSpacing/>
        <w:rPr>
          <w:rFonts w:ascii="Calibri" w:eastAsia="Calibri" w:hAnsi="Calibri" w:cs="Calibri"/>
        </w:rPr>
      </w:pPr>
      <w:r w:rsidRPr="00867E9C">
        <w:rPr>
          <w:rFonts w:ascii="Calibri" w:eastAsia="Calibri" w:hAnsi="Calibri" w:cs="Calibri"/>
        </w:rPr>
        <w:t>-97.</w:t>
      </w:r>
      <w:r w:rsidRPr="00867E9C">
        <w:rPr>
          <w:rFonts w:ascii="Calibri" w:eastAsia="Calibri" w:hAnsi="Calibri" w:cs="Calibri"/>
        </w:rPr>
        <w:tab/>
        <w:t>(Don’t know)</w:t>
      </w:r>
    </w:p>
    <w:p w:rsidR="006C1180" w:rsidRPr="00867E9C" w:rsidRDefault="006C1180" w:rsidP="008A2FA5">
      <w:pPr>
        <w:numPr>
          <w:ilvl w:val="0"/>
          <w:numId w:val="48"/>
        </w:numPr>
        <w:tabs>
          <w:tab w:val="right" w:pos="1200"/>
        </w:tabs>
        <w:spacing w:after="120" w:line="240" w:lineRule="auto"/>
        <w:ind w:left="510" w:firstLine="0"/>
        <w:contextualSpacing/>
        <w:rPr>
          <w:rFonts w:ascii="Calibri" w:eastAsia="Calibri" w:hAnsi="Calibri" w:cs="Calibri"/>
        </w:rPr>
      </w:pPr>
      <w:r w:rsidRPr="00867E9C">
        <w:rPr>
          <w:rFonts w:ascii="Calibri" w:eastAsia="Calibri" w:hAnsi="Calibri" w:cs="Calibri"/>
        </w:rPr>
        <w:t>-98.</w:t>
      </w:r>
      <w:r w:rsidRPr="00867E9C">
        <w:rPr>
          <w:rFonts w:ascii="Calibri" w:eastAsia="Calibri" w:hAnsi="Calibri" w:cs="Calibri"/>
        </w:rPr>
        <w:tab/>
        <w:t>(Refused)</w:t>
      </w:r>
    </w:p>
    <w:p w:rsidR="006C1180" w:rsidRPr="00867E9C" w:rsidRDefault="006C1180" w:rsidP="008A2FA5">
      <w:pPr>
        <w:overflowPunct w:val="0"/>
        <w:autoSpaceDE w:val="0"/>
        <w:autoSpaceDN w:val="0"/>
        <w:adjustRightInd w:val="0"/>
        <w:spacing w:after="120" w:line="290" w:lineRule="atLeast"/>
        <w:ind w:left="510"/>
        <w:textAlignment w:val="baseline"/>
        <w:rPr>
          <w:rFonts w:ascii="Calibri" w:eastAsia="Calibri" w:hAnsi="Calibri" w:cs="Calibri"/>
          <w:i/>
          <w:iCs/>
        </w:rPr>
      </w:pPr>
    </w:p>
    <w:p w:rsidR="006C1180" w:rsidRPr="00867E9C" w:rsidRDefault="006C1180" w:rsidP="008A2FA5">
      <w:pPr>
        <w:numPr>
          <w:ilvl w:val="0"/>
          <w:numId w:val="61"/>
        </w:numPr>
        <w:overflowPunct w:val="0"/>
        <w:autoSpaceDE w:val="0"/>
        <w:autoSpaceDN w:val="0"/>
        <w:adjustRightInd w:val="0"/>
        <w:spacing w:after="120" w:line="290" w:lineRule="atLeast"/>
        <w:textAlignment w:val="baseline"/>
        <w:rPr>
          <w:rFonts w:ascii="Calibri" w:eastAsia="Calibri" w:hAnsi="Calibri" w:cs="Calibri"/>
          <w:b/>
          <w:bCs/>
        </w:rPr>
      </w:pPr>
      <w:r w:rsidRPr="00867E9C">
        <w:rPr>
          <w:rFonts w:ascii="Calibri" w:eastAsia="Calibri" w:hAnsi="Calibri" w:cs="Calibri"/>
          <w:b/>
          <w:bCs/>
        </w:rPr>
        <w:t>[INTERVIEWER: RECORD GENDER]</w:t>
      </w:r>
    </w:p>
    <w:p w:rsidR="006C1180" w:rsidRPr="00867E9C"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 w:val="26"/>
          <w:szCs w:val="26"/>
        </w:rPr>
      </w:pPr>
      <w:r w:rsidRPr="00867E9C">
        <w:rPr>
          <w:rFonts w:ascii="Calibri" w:eastAsia="SimSun" w:hAnsi="Calibri" w:cs="Calibri"/>
          <w:b/>
          <w:bCs/>
          <w:color w:val="4F81BD"/>
          <w:sz w:val="26"/>
          <w:szCs w:val="26"/>
        </w:rPr>
        <w:lastRenderedPageBreak/>
        <w:t>Wrap-up – (Use this when respondent completes the survey)</w:t>
      </w:r>
    </w:p>
    <w:p w:rsidR="006C1180" w:rsidRPr="00867E9C" w:rsidRDefault="006C1180" w:rsidP="008A2FA5">
      <w:pPr>
        <w:tabs>
          <w:tab w:val="left" w:pos="720"/>
        </w:tabs>
        <w:spacing w:after="120" w:line="276" w:lineRule="auto"/>
        <w:rPr>
          <w:rFonts w:ascii="Calibri" w:eastAsia="Calibri" w:hAnsi="Calibri" w:cs="Calibri"/>
          <w:bCs/>
        </w:rPr>
      </w:pPr>
      <w:r w:rsidRPr="00867E9C">
        <w:rPr>
          <w:rFonts w:ascii="Calibri" w:eastAsia="Calibri" w:hAnsi="Calibri" w:cs="Calibri"/>
          <w:bCs/>
        </w:rPr>
        <w:t xml:space="preserve">Those are all the questions I have for you today.  Thank you very much for your time and cooperation. You are helping us improve energy conservation programs in California.  </w:t>
      </w:r>
    </w:p>
    <w:p w:rsidR="006C1180" w:rsidRPr="00867E9C" w:rsidRDefault="006C1180" w:rsidP="008A2FA5">
      <w:pPr>
        <w:keepNext/>
        <w:keepLines/>
        <w:numPr>
          <w:ilvl w:val="0"/>
          <w:numId w:val="11"/>
        </w:numPr>
        <w:tabs>
          <w:tab w:val="clear" w:pos="1440"/>
          <w:tab w:val="num" w:pos="1260"/>
        </w:tabs>
        <w:spacing w:before="200" w:after="120" w:line="276" w:lineRule="auto"/>
        <w:ind w:left="0" w:firstLine="0"/>
        <w:rPr>
          <w:rFonts w:ascii="Calibri" w:eastAsia="SimSun" w:hAnsi="Calibri" w:cs="Calibri"/>
          <w:b/>
          <w:bCs/>
          <w:color w:val="4F81BD"/>
          <w:sz w:val="26"/>
          <w:szCs w:val="26"/>
        </w:rPr>
      </w:pPr>
      <w:r w:rsidRPr="00867E9C">
        <w:rPr>
          <w:rFonts w:ascii="Calibri" w:eastAsia="SimSun" w:hAnsi="Calibri" w:cs="Calibri"/>
          <w:b/>
          <w:bCs/>
          <w:color w:val="4F81BD"/>
          <w:sz w:val="26"/>
          <w:szCs w:val="26"/>
        </w:rPr>
        <w:t>T&amp;T (Use this when respondent does NOT go through the entire survey and is screened out).</w:t>
      </w:r>
    </w:p>
    <w:p w:rsidR="006C1180" w:rsidRPr="00867E9C" w:rsidRDefault="006C1180" w:rsidP="008A2FA5">
      <w:pPr>
        <w:spacing w:after="120" w:line="276" w:lineRule="auto"/>
        <w:rPr>
          <w:rFonts w:ascii="Calibri" w:eastAsia="Calibri" w:hAnsi="Calibri" w:cs="Calibri"/>
          <w:b/>
          <w:bCs/>
          <w:i/>
          <w:iCs/>
          <w:szCs w:val="24"/>
        </w:rPr>
      </w:pPr>
      <w:r w:rsidRPr="00867E9C">
        <w:rPr>
          <w:rFonts w:ascii="Calibri" w:eastAsia="Calibri" w:hAnsi="Calibri" w:cs="Calibri"/>
          <w:szCs w:val="24"/>
        </w:rPr>
        <w:t xml:space="preserve">Those are all the questions I have for you today. Thank you so much for your time </w:t>
      </w:r>
      <w:r w:rsidRPr="00867E9C">
        <w:rPr>
          <w:rFonts w:ascii="Calibri" w:eastAsia="Calibri" w:hAnsi="Calibri" w:cs="Calibri"/>
          <w:b/>
          <w:bCs/>
          <w:i/>
          <w:iCs/>
          <w:szCs w:val="24"/>
        </w:rPr>
        <w:t>[THANK AND TERMINATE]</w:t>
      </w:r>
    </w:p>
    <w:p w:rsidR="006C1180" w:rsidRPr="00867E9C" w:rsidRDefault="006C1180" w:rsidP="008A2FA5">
      <w:pPr>
        <w:pStyle w:val="BodyText"/>
      </w:pPr>
    </w:p>
    <w:p w:rsidR="006C1180" w:rsidRPr="00867E9C" w:rsidRDefault="006C1180" w:rsidP="008A2FA5">
      <w:pPr>
        <w:pStyle w:val="BodyText"/>
      </w:pPr>
      <w:r w:rsidRPr="00867E9C">
        <w:br w:type="page"/>
      </w:r>
    </w:p>
    <w:p w:rsidR="003C7AEC" w:rsidRPr="00867E9C" w:rsidRDefault="003C7AEC" w:rsidP="009558FA">
      <w:pPr>
        <w:pStyle w:val="Heading7"/>
      </w:pPr>
      <w:bookmarkStart w:id="247" w:name="_Toc393446059"/>
      <w:r w:rsidRPr="00867E9C">
        <w:t xml:space="preserve">Phase 1 </w:t>
      </w:r>
      <w:r w:rsidR="002404DD" w:rsidRPr="00867E9C">
        <w:t>Gross Savings Estimates</w:t>
      </w:r>
      <w:bookmarkEnd w:id="243"/>
      <w:bookmarkEnd w:id="247"/>
      <w:r w:rsidR="002404DD" w:rsidRPr="00867E9C">
        <w:t xml:space="preserve"> </w:t>
      </w:r>
    </w:p>
    <w:p w:rsidR="003254B5" w:rsidRPr="00867E9C" w:rsidRDefault="00867E9C" w:rsidP="00867E9C">
      <w:pPr>
        <w:pStyle w:val="BodyText"/>
      </w:pPr>
      <w:r w:rsidRPr="00867E9C">
        <w:t>Phase 1 was</w:t>
      </w:r>
      <w:r w:rsidR="00E11AFA" w:rsidRPr="00867E9C">
        <w:t xml:space="preserve"> presented to the ED and other stakeholders </w:t>
      </w:r>
      <w:r w:rsidRPr="00867E9C">
        <w:t>prior to having post retrofit data for 2012 participants</w:t>
      </w:r>
      <w:r w:rsidR="00E11AFA" w:rsidRPr="00867E9C">
        <w:t xml:space="preserve">.  </w:t>
      </w:r>
      <w:r w:rsidRPr="00867E9C">
        <w:t>The effort h</w:t>
      </w:r>
      <w:r w:rsidR="00E11AFA" w:rsidRPr="00867E9C">
        <w:t>elped us test the methodology and get input while awaiting Phase 2 data</w:t>
      </w:r>
      <w:r w:rsidRPr="00867E9C">
        <w:t xml:space="preserve">. </w:t>
      </w:r>
      <w:r w:rsidR="003254B5" w:rsidRPr="00867E9C">
        <w:t xml:space="preserve">The following table </w:t>
      </w:r>
      <w:r w:rsidR="0005799D" w:rsidRPr="00867E9C">
        <w:t>illustrate</w:t>
      </w:r>
      <w:r w:rsidR="00E82073" w:rsidRPr="00867E9C">
        <w:t>s</w:t>
      </w:r>
      <w:r w:rsidR="0005799D" w:rsidRPr="00867E9C">
        <w:t xml:space="preserve"> gross</w:t>
      </w:r>
      <w:r w:rsidR="00E82073" w:rsidRPr="00867E9C">
        <w:t xml:space="preserve"> consumption and savings </w:t>
      </w:r>
      <w:r w:rsidR="008C4B3B" w:rsidRPr="00867E9C">
        <w:t>by IOU</w:t>
      </w:r>
      <w:r w:rsidR="00A65FA0" w:rsidRPr="00867E9C">
        <w:t xml:space="preserve"> for Phase 1</w:t>
      </w:r>
      <w:r w:rsidR="003254B5" w:rsidRPr="00867E9C">
        <w:t>:</w:t>
      </w:r>
    </w:p>
    <w:p w:rsidR="003C7AEC" w:rsidRPr="00867E9C" w:rsidRDefault="003C7AEC" w:rsidP="00342634">
      <w:pPr>
        <w:pStyle w:val="Caption"/>
      </w:pPr>
      <w:bookmarkStart w:id="248" w:name="_Ref390095987"/>
      <w:bookmarkStart w:id="249" w:name="_Toc390102308"/>
      <w:bookmarkStart w:id="250" w:name="_Toc393446100"/>
      <w:proofErr w:type="gramStart"/>
      <w:r w:rsidRPr="00867E9C">
        <w:t xml:space="preserve">Table </w:t>
      </w:r>
      <w:r w:rsidR="00867E9C" w:rsidRPr="00867E9C">
        <w:fldChar w:fldCharType="begin"/>
      </w:r>
      <w:r w:rsidR="00867E9C" w:rsidRPr="00867E9C">
        <w:instrText xml:space="preserve"> SEQ Table \* ARABIC </w:instrText>
      </w:r>
      <w:r w:rsidR="00867E9C" w:rsidRPr="00867E9C">
        <w:fldChar w:fldCharType="separate"/>
      </w:r>
      <w:r w:rsidR="00342634" w:rsidRPr="00867E9C">
        <w:rPr>
          <w:noProof/>
        </w:rPr>
        <w:t>31</w:t>
      </w:r>
      <w:r w:rsidR="00867E9C" w:rsidRPr="00867E9C">
        <w:rPr>
          <w:noProof/>
        </w:rPr>
        <w:fldChar w:fldCharType="end"/>
      </w:r>
      <w:bookmarkEnd w:id="248"/>
      <w:r w:rsidRPr="00867E9C">
        <w:t>.</w:t>
      </w:r>
      <w:proofErr w:type="gramEnd"/>
      <w:r w:rsidRPr="00867E9C">
        <w:t xml:space="preserve"> Energy Use and Program Savings Estimates by IOU for 2010-2011</w:t>
      </w:r>
      <w:bookmarkEnd w:id="249"/>
      <w:bookmarkEnd w:id="250"/>
      <w:r w:rsidRPr="00867E9C">
        <w:t xml:space="preserve"> </w:t>
      </w:r>
    </w:p>
    <w:tbl>
      <w:tblPr>
        <w:tblW w:w="0" w:type="auto"/>
        <w:jc w:val="center"/>
        <w:tblInd w:w="-481"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739"/>
        <w:gridCol w:w="1170"/>
        <w:gridCol w:w="1170"/>
        <w:gridCol w:w="1080"/>
        <w:gridCol w:w="1170"/>
        <w:gridCol w:w="1170"/>
      </w:tblGrid>
      <w:tr w:rsidR="003C7AEC" w:rsidRPr="00867E9C" w:rsidTr="0095020C">
        <w:trPr>
          <w:trHeight w:val="315"/>
          <w:jc w:val="center"/>
        </w:trPr>
        <w:tc>
          <w:tcPr>
            <w:tcW w:w="3739" w:type="dxa"/>
            <w:vMerge w:val="restart"/>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Consumption/Savings</w:t>
            </w:r>
          </w:p>
        </w:tc>
        <w:tc>
          <w:tcPr>
            <w:tcW w:w="3420" w:type="dxa"/>
            <w:gridSpan w:val="3"/>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Annual Electric (kWh)</w:t>
            </w:r>
          </w:p>
        </w:tc>
        <w:tc>
          <w:tcPr>
            <w:tcW w:w="2340" w:type="dxa"/>
            <w:gridSpan w:val="2"/>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Annual Gas (</w:t>
            </w:r>
            <w:proofErr w:type="spellStart"/>
            <w:r w:rsidRPr="00867E9C">
              <w:rPr>
                <w:rFonts w:ascii="Arial" w:hAnsi="Arial" w:cs="Arial"/>
                <w:b/>
                <w:bCs/>
                <w:color w:val="FFFFFF"/>
                <w:sz w:val="20"/>
                <w:szCs w:val="20"/>
              </w:rPr>
              <w:t>Therms</w:t>
            </w:r>
            <w:proofErr w:type="spellEnd"/>
            <w:r w:rsidRPr="00867E9C">
              <w:rPr>
                <w:rFonts w:ascii="Arial" w:hAnsi="Arial" w:cs="Arial"/>
                <w:b/>
                <w:bCs/>
                <w:color w:val="FFFFFF"/>
                <w:sz w:val="20"/>
                <w:szCs w:val="20"/>
              </w:rPr>
              <w:t>)</w:t>
            </w:r>
          </w:p>
        </w:tc>
      </w:tr>
      <w:tr w:rsidR="003C7AEC" w:rsidRPr="00867E9C" w:rsidTr="0095020C">
        <w:trPr>
          <w:trHeight w:val="315"/>
          <w:jc w:val="center"/>
        </w:trPr>
        <w:tc>
          <w:tcPr>
            <w:tcW w:w="3739" w:type="dxa"/>
            <w:vMerge/>
            <w:shd w:val="clear" w:color="000000" w:fill="002776"/>
            <w:vAlign w:val="center"/>
          </w:tcPr>
          <w:p w:rsidR="003C7AEC" w:rsidRPr="00867E9C" w:rsidRDefault="003C7AEC" w:rsidP="00DD2CD3">
            <w:pPr>
              <w:keepNext/>
              <w:jc w:val="center"/>
              <w:rPr>
                <w:rFonts w:ascii="Arial" w:hAnsi="Arial" w:cs="Arial"/>
                <w:b/>
                <w:bCs/>
                <w:color w:val="FFFFFF"/>
                <w:sz w:val="20"/>
                <w:szCs w:val="20"/>
              </w:rPr>
            </w:pPr>
          </w:p>
        </w:tc>
        <w:tc>
          <w:tcPr>
            <w:tcW w:w="1170" w:type="dxa"/>
            <w:shd w:val="clear" w:color="000000" w:fill="002776"/>
            <w:vAlign w:val="center"/>
            <w:hideMark/>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PG&amp;E</w:t>
            </w:r>
          </w:p>
        </w:tc>
        <w:tc>
          <w:tcPr>
            <w:tcW w:w="1170" w:type="dxa"/>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SCE</w:t>
            </w:r>
          </w:p>
        </w:tc>
        <w:tc>
          <w:tcPr>
            <w:tcW w:w="1080" w:type="dxa"/>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SDG&amp;E</w:t>
            </w:r>
          </w:p>
        </w:tc>
        <w:tc>
          <w:tcPr>
            <w:tcW w:w="1170" w:type="dxa"/>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PG&amp;E</w:t>
            </w:r>
          </w:p>
        </w:tc>
        <w:tc>
          <w:tcPr>
            <w:tcW w:w="1170" w:type="dxa"/>
            <w:shd w:val="clear" w:color="000000" w:fill="002776"/>
            <w:vAlign w:val="center"/>
          </w:tcPr>
          <w:p w:rsidR="003C7AEC" w:rsidRPr="00867E9C" w:rsidRDefault="003C7AEC" w:rsidP="00DD2CD3">
            <w:pPr>
              <w:keepNext/>
              <w:jc w:val="center"/>
              <w:rPr>
                <w:rFonts w:ascii="Arial" w:hAnsi="Arial" w:cs="Arial"/>
                <w:b/>
                <w:bCs/>
                <w:color w:val="FFFFFF"/>
                <w:sz w:val="20"/>
                <w:szCs w:val="20"/>
              </w:rPr>
            </w:pPr>
            <w:r w:rsidRPr="00867E9C">
              <w:rPr>
                <w:rFonts w:ascii="Arial" w:hAnsi="Arial" w:cs="Arial"/>
                <w:b/>
                <w:bCs/>
                <w:color w:val="FFFFFF"/>
                <w:sz w:val="20"/>
                <w:szCs w:val="20"/>
              </w:rPr>
              <w:t>SDG&amp;E</w:t>
            </w:r>
          </w:p>
        </w:tc>
      </w:tr>
      <w:tr w:rsidR="003C7AEC" w:rsidRPr="00867E9C" w:rsidTr="0095020C">
        <w:trPr>
          <w:trHeight w:val="183"/>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No. of sites</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389</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483</w:t>
            </w:r>
          </w:p>
        </w:tc>
        <w:tc>
          <w:tcPr>
            <w:tcW w:w="108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137</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648</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129</w:t>
            </w:r>
          </w:p>
        </w:tc>
      </w:tr>
      <w:tr w:rsidR="003C7AEC" w:rsidRPr="00867E9C" w:rsidTr="0095020C">
        <w:trPr>
          <w:trHeight w:val="192"/>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Actual Consumption Per Site (not weather-normalized)</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r>
      <w:tr w:rsidR="003C7AEC" w:rsidRPr="00867E9C" w:rsidTr="0095020C">
        <w:trPr>
          <w:trHeight w:val="192"/>
          <w:jc w:val="center"/>
        </w:trPr>
        <w:tc>
          <w:tcPr>
            <w:tcW w:w="3739" w:type="dxa"/>
            <w:vAlign w:val="center"/>
          </w:tcPr>
          <w:p w:rsidR="003C7AEC" w:rsidRPr="00867E9C" w:rsidRDefault="003C7AEC" w:rsidP="00DD2CD3">
            <w:pPr>
              <w:keepNext/>
              <w:ind w:left="180"/>
              <w:rPr>
                <w:rFonts w:ascii="Arial" w:hAnsi="Arial" w:cs="Arial"/>
                <w:sz w:val="20"/>
                <w:szCs w:val="20"/>
              </w:rPr>
            </w:pPr>
            <w:proofErr w:type="spellStart"/>
            <w:r w:rsidRPr="00867E9C">
              <w:rPr>
                <w:rFonts w:ascii="Arial" w:hAnsi="Arial" w:cs="Arial"/>
                <w:sz w:val="20"/>
                <w:szCs w:val="20"/>
              </w:rPr>
              <w:t>Avg</w:t>
            </w:r>
            <w:proofErr w:type="spellEnd"/>
            <w:r w:rsidRPr="00867E9C">
              <w:rPr>
                <w:rFonts w:ascii="Arial" w:hAnsi="Arial" w:cs="Arial"/>
                <w:sz w:val="20"/>
                <w:szCs w:val="20"/>
              </w:rPr>
              <w:t xml:space="preserve"> Annual Usage Before Installation</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8,428</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9,894</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7,096</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623</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410</w:t>
            </w:r>
          </w:p>
        </w:tc>
      </w:tr>
      <w:tr w:rsidR="003C7AEC" w:rsidRPr="00867E9C" w:rsidTr="0095020C">
        <w:trPr>
          <w:trHeight w:val="60"/>
          <w:jc w:val="center"/>
        </w:trPr>
        <w:tc>
          <w:tcPr>
            <w:tcW w:w="3739" w:type="dxa"/>
            <w:vAlign w:val="center"/>
          </w:tcPr>
          <w:p w:rsidR="003C7AEC" w:rsidRPr="00867E9C" w:rsidRDefault="003C7AEC" w:rsidP="00DD2CD3">
            <w:pPr>
              <w:keepNext/>
              <w:ind w:left="180"/>
              <w:rPr>
                <w:rFonts w:ascii="Arial" w:hAnsi="Arial" w:cs="Arial"/>
                <w:sz w:val="20"/>
                <w:szCs w:val="20"/>
              </w:rPr>
            </w:pPr>
            <w:proofErr w:type="spellStart"/>
            <w:r w:rsidRPr="00867E9C">
              <w:rPr>
                <w:rFonts w:ascii="Arial" w:hAnsi="Arial" w:cs="Arial"/>
                <w:sz w:val="20"/>
                <w:szCs w:val="20"/>
              </w:rPr>
              <w:t>Avg</w:t>
            </w:r>
            <w:proofErr w:type="spellEnd"/>
            <w:r w:rsidRPr="00867E9C">
              <w:rPr>
                <w:rFonts w:ascii="Arial" w:hAnsi="Arial" w:cs="Arial"/>
                <w:sz w:val="20"/>
                <w:szCs w:val="20"/>
              </w:rPr>
              <w:t xml:space="preserve"> Annual Usage After Installation</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8,149</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9,834</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6,780</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506</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344</w:t>
            </w:r>
          </w:p>
        </w:tc>
      </w:tr>
      <w:tr w:rsidR="003C7AEC" w:rsidRPr="00867E9C" w:rsidTr="0095020C">
        <w:trPr>
          <w:trHeight w:val="183"/>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Weather-Adjusted Consumption Per Site  (Using TMY3)</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Del="00D80DAC" w:rsidRDefault="003C7AEC" w:rsidP="0095020C">
            <w:pPr>
              <w:keepNext/>
              <w:jc w:val="right"/>
              <w:rPr>
                <w:rFonts w:ascii="Arial" w:hAnsi="Arial" w:cs="Arial"/>
                <w:sz w:val="20"/>
                <w:szCs w:val="20"/>
              </w:rPr>
            </w:pP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p>
        </w:tc>
      </w:tr>
      <w:tr w:rsidR="003C7AEC" w:rsidRPr="00867E9C" w:rsidTr="0095020C">
        <w:trPr>
          <w:trHeight w:val="183"/>
          <w:jc w:val="center"/>
        </w:trPr>
        <w:tc>
          <w:tcPr>
            <w:tcW w:w="3739" w:type="dxa"/>
            <w:vAlign w:val="center"/>
          </w:tcPr>
          <w:p w:rsidR="003C7AEC" w:rsidRPr="00867E9C" w:rsidRDefault="003C7AEC" w:rsidP="00DD2CD3">
            <w:pPr>
              <w:keepNext/>
              <w:ind w:left="180"/>
              <w:rPr>
                <w:rFonts w:ascii="Arial" w:hAnsi="Arial" w:cs="Arial"/>
                <w:sz w:val="20"/>
                <w:szCs w:val="20"/>
              </w:rPr>
            </w:pPr>
            <w:proofErr w:type="spellStart"/>
            <w:r w:rsidRPr="00867E9C">
              <w:rPr>
                <w:rFonts w:ascii="Arial" w:hAnsi="Arial" w:cs="Arial"/>
                <w:sz w:val="20"/>
                <w:szCs w:val="20"/>
              </w:rPr>
              <w:t>Avg</w:t>
            </w:r>
            <w:proofErr w:type="spellEnd"/>
            <w:r w:rsidRPr="00867E9C">
              <w:rPr>
                <w:rFonts w:ascii="Arial" w:hAnsi="Arial" w:cs="Arial"/>
                <w:sz w:val="20"/>
                <w:szCs w:val="20"/>
              </w:rPr>
              <w:t xml:space="preserve"> Annual Usage Before Installation</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8,498</w:t>
            </w:r>
          </w:p>
        </w:tc>
        <w:tc>
          <w:tcPr>
            <w:tcW w:w="1170" w:type="dxa"/>
            <w:vAlign w:val="center"/>
          </w:tcPr>
          <w:p w:rsidR="003C7AEC" w:rsidRPr="00867E9C" w:rsidDel="00D80DAC" w:rsidRDefault="003C7AEC" w:rsidP="0095020C">
            <w:pPr>
              <w:keepNext/>
              <w:jc w:val="right"/>
              <w:rPr>
                <w:rFonts w:ascii="Arial" w:hAnsi="Arial" w:cs="Arial"/>
                <w:sz w:val="20"/>
                <w:szCs w:val="20"/>
              </w:rPr>
            </w:pPr>
            <w:r w:rsidRPr="00867E9C">
              <w:rPr>
                <w:rFonts w:ascii="Arial" w:hAnsi="Arial" w:cs="Arial"/>
                <w:sz w:val="20"/>
                <w:szCs w:val="20"/>
              </w:rPr>
              <w:t>10,076</w:t>
            </w: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6,990</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604</w:t>
            </w: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391</w:t>
            </w:r>
          </w:p>
        </w:tc>
      </w:tr>
      <w:tr w:rsidR="003C7AEC" w:rsidRPr="00867E9C" w:rsidTr="0095020C">
        <w:trPr>
          <w:trHeight w:val="183"/>
          <w:jc w:val="center"/>
        </w:trPr>
        <w:tc>
          <w:tcPr>
            <w:tcW w:w="3739" w:type="dxa"/>
            <w:vAlign w:val="center"/>
          </w:tcPr>
          <w:p w:rsidR="003C7AEC" w:rsidRPr="00867E9C" w:rsidRDefault="003C7AEC" w:rsidP="00DD2CD3">
            <w:pPr>
              <w:keepNext/>
              <w:ind w:left="180"/>
              <w:rPr>
                <w:rFonts w:ascii="Arial" w:hAnsi="Arial" w:cs="Arial"/>
                <w:sz w:val="20"/>
                <w:szCs w:val="20"/>
              </w:rPr>
            </w:pPr>
            <w:proofErr w:type="spellStart"/>
            <w:r w:rsidRPr="00867E9C">
              <w:rPr>
                <w:rFonts w:ascii="Arial" w:hAnsi="Arial" w:cs="Arial"/>
                <w:sz w:val="20"/>
                <w:szCs w:val="20"/>
              </w:rPr>
              <w:t>Avg</w:t>
            </w:r>
            <w:proofErr w:type="spellEnd"/>
            <w:r w:rsidRPr="00867E9C">
              <w:rPr>
                <w:rFonts w:ascii="Arial" w:hAnsi="Arial" w:cs="Arial"/>
                <w:sz w:val="20"/>
                <w:szCs w:val="20"/>
              </w:rPr>
              <w:t xml:space="preserve"> Annual Usage After Installation</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8,143</w:t>
            </w:r>
          </w:p>
        </w:tc>
        <w:tc>
          <w:tcPr>
            <w:tcW w:w="1170" w:type="dxa"/>
            <w:vAlign w:val="center"/>
          </w:tcPr>
          <w:p w:rsidR="003C7AEC" w:rsidRPr="00867E9C" w:rsidDel="00D80DAC" w:rsidRDefault="003C7AEC" w:rsidP="0095020C">
            <w:pPr>
              <w:keepNext/>
              <w:jc w:val="right"/>
              <w:rPr>
                <w:rFonts w:ascii="Arial" w:hAnsi="Arial" w:cs="Arial"/>
                <w:sz w:val="20"/>
                <w:szCs w:val="20"/>
              </w:rPr>
            </w:pPr>
            <w:r w:rsidRPr="00867E9C">
              <w:rPr>
                <w:rFonts w:ascii="Arial" w:hAnsi="Arial" w:cs="Arial"/>
                <w:sz w:val="20"/>
                <w:szCs w:val="20"/>
              </w:rPr>
              <w:t>9,588</w:t>
            </w: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6,645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492</w:t>
            </w: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321</w:t>
            </w:r>
          </w:p>
        </w:tc>
      </w:tr>
      <w:tr w:rsidR="003C7AEC" w:rsidRPr="00867E9C" w:rsidTr="0095020C">
        <w:trPr>
          <w:trHeight w:val="183"/>
          <w:jc w:val="center"/>
        </w:trPr>
        <w:tc>
          <w:tcPr>
            <w:tcW w:w="3739" w:type="dxa"/>
            <w:vAlign w:val="center"/>
          </w:tcPr>
          <w:p w:rsidR="003C7AEC" w:rsidRPr="00867E9C" w:rsidRDefault="003C7AEC" w:rsidP="009C204E">
            <w:pPr>
              <w:keepNext/>
              <w:ind w:left="360"/>
              <w:rPr>
                <w:rFonts w:ascii="Arial" w:hAnsi="Arial" w:cs="Arial"/>
                <w:sz w:val="20"/>
                <w:szCs w:val="20"/>
              </w:rPr>
            </w:pPr>
            <w:r w:rsidRPr="00867E9C">
              <w:rPr>
                <w:rFonts w:ascii="Arial" w:hAnsi="Arial" w:cs="Arial"/>
                <w:sz w:val="20"/>
                <w:szCs w:val="20"/>
              </w:rPr>
              <w:t>% Change in Energy Use</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-4%</w:t>
            </w:r>
          </w:p>
        </w:tc>
        <w:tc>
          <w:tcPr>
            <w:tcW w:w="1170" w:type="dxa"/>
            <w:vAlign w:val="center"/>
          </w:tcPr>
          <w:p w:rsidR="003C7AEC" w:rsidRPr="00867E9C" w:rsidDel="00D80DAC" w:rsidRDefault="003C7AEC" w:rsidP="0095020C">
            <w:pPr>
              <w:keepNext/>
              <w:jc w:val="right"/>
              <w:rPr>
                <w:rFonts w:ascii="Arial" w:hAnsi="Arial" w:cs="Arial"/>
                <w:sz w:val="20"/>
                <w:szCs w:val="20"/>
              </w:rPr>
            </w:pPr>
            <w:r w:rsidRPr="00867E9C">
              <w:rPr>
                <w:rFonts w:ascii="Arial" w:hAnsi="Arial" w:cs="Arial"/>
                <w:sz w:val="20"/>
                <w:szCs w:val="20"/>
              </w:rPr>
              <w:t>-5%</w:t>
            </w: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-19%</w:t>
            </w: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-18%</w:t>
            </w:r>
          </w:p>
        </w:tc>
      </w:tr>
      <w:tr w:rsidR="003C7AEC" w:rsidRPr="00867E9C" w:rsidTr="0095020C">
        <w:trPr>
          <w:trHeight w:val="183"/>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Weather-Adjusted Consumption Per Site (Using CTZ2)</w:t>
            </w:r>
          </w:p>
        </w:tc>
        <w:tc>
          <w:tcPr>
            <w:tcW w:w="1170" w:type="dxa"/>
            <w:shd w:val="clear" w:color="auto" w:fill="auto"/>
            <w:vAlign w:val="center"/>
          </w:tcPr>
          <w:p w:rsidR="003C7AEC" w:rsidRPr="00867E9C" w:rsidRDefault="003C7AEC" w:rsidP="0095020C">
            <w:pPr>
              <w:keepNext/>
              <w:jc w:val="right"/>
              <w:rPr>
                <w:rFonts w:ascii="Arial" w:hAnsi="Arial" w:cs="Arial"/>
                <w:sz w:val="20"/>
                <w:szCs w:val="20"/>
                <w:u w:val="single"/>
              </w:rPr>
            </w:pPr>
          </w:p>
        </w:tc>
        <w:tc>
          <w:tcPr>
            <w:tcW w:w="1170" w:type="dxa"/>
            <w:vAlign w:val="center"/>
          </w:tcPr>
          <w:p w:rsidR="003C7AEC" w:rsidRPr="00867E9C" w:rsidRDefault="003C7AEC" w:rsidP="0095020C">
            <w:pPr>
              <w:keepNext/>
              <w:jc w:val="right"/>
              <w:rPr>
                <w:rFonts w:ascii="Arial" w:hAnsi="Arial" w:cs="Arial"/>
                <w:sz w:val="20"/>
                <w:szCs w:val="20"/>
                <w:u w:val="single"/>
              </w:rPr>
            </w:pP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u w:val="single"/>
              </w:rPr>
            </w:pPr>
          </w:p>
        </w:tc>
        <w:tc>
          <w:tcPr>
            <w:tcW w:w="1170" w:type="dxa"/>
            <w:vAlign w:val="center"/>
          </w:tcPr>
          <w:p w:rsidR="003C7AEC" w:rsidRPr="00867E9C" w:rsidRDefault="003C7AEC" w:rsidP="0095020C">
            <w:pPr>
              <w:keepNext/>
              <w:jc w:val="right"/>
              <w:rPr>
                <w:rFonts w:ascii="Arial" w:hAnsi="Arial" w:cs="Arial"/>
                <w:sz w:val="20"/>
                <w:szCs w:val="20"/>
                <w:u w:val="single"/>
              </w:rPr>
            </w:pP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u w:val="single"/>
              </w:rPr>
            </w:pPr>
          </w:p>
        </w:tc>
      </w:tr>
      <w:tr w:rsidR="003C7AEC" w:rsidRPr="00867E9C" w:rsidTr="0095020C">
        <w:trPr>
          <w:trHeight w:val="183"/>
          <w:jc w:val="center"/>
        </w:trPr>
        <w:tc>
          <w:tcPr>
            <w:tcW w:w="3739" w:type="dxa"/>
            <w:vAlign w:val="center"/>
          </w:tcPr>
          <w:p w:rsidR="003C7AEC" w:rsidRPr="00867E9C" w:rsidRDefault="003C7AEC" w:rsidP="00DD2CD3">
            <w:pPr>
              <w:keepNext/>
              <w:ind w:left="180"/>
              <w:rPr>
                <w:rFonts w:ascii="Arial" w:hAnsi="Arial" w:cs="Arial"/>
                <w:sz w:val="20"/>
                <w:szCs w:val="20"/>
              </w:rPr>
            </w:pPr>
            <w:proofErr w:type="spellStart"/>
            <w:r w:rsidRPr="00867E9C">
              <w:rPr>
                <w:rFonts w:ascii="Arial" w:hAnsi="Arial" w:cs="Arial"/>
                <w:sz w:val="20"/>
                <w:szCs w:val="20"/>
              </w:rPr>
              <w:t>Avg</w:t>
            </w:r>
            <w:proofErr w:type="spellEnd"/>
            <w:r w:rsidRPr="00867E9C">
              <w:rPr>
                <w:rFonts w:ascii="Arial" w:hAnsi="Arial" w:cs="Arial"/>
                <w:sz w:val="20"/>
                <w:szCs w:val="20"/>
              </w:rPr>
              <w:t xml:space="preserve"> Annual Usage Before Installation</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8,361</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9,788</w:t>
            </w: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6,922</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602</w:t>
            </w: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341</w:t>
            </w:r>
          </w:p>
        </w:tc>
      </w:tr>
      <w:tr w:rsidR="003C7AEC" w:rsidRPr="00867E9C" w:rsidTr="0095020C">
        <w:trPr>
          <w:trHeight w:val="183"/>
          <w:jc w:val="center"/>
        </w:trPr>
        <w:tc>
          <w:tcPr>
            <w:tcW w:w="3739" w:type="dxa"/>
            <w:vAlign w:val="center"/>
          </w:tcPr>
          <w:p w:rsidR="003C7AEC" w:rsidRPr="00867E9C" w:rsidRDefault="003C7AEC" w:rsidP="00DD2CD3">
            <w:pPr>
              <w:keepNext/>
              <w:ind w:left="180"/>
              <w:rPr>
                <w:rFonts w:ascii="Arial" w:hAnsi="Arial" w:cs="Arial"/>
                <w:sz w:val="20"/>
                <w:szCs w:val="20"/>
              </w:rPr>
            </w:pPr>
            <w:proofErr w:type="spellStart"/>
            <w:r w:rsidRPr="00867E9C">
              <w:rPr>
                <w:rFonts w:ascii="Arial" w:hAnsi="Arial" w:cs="Arial"/>
                <w:sz w:val="20"/>
                <w:szCs w:val="20"/>
              </w:rPr>
              <w:t>Avg</w:t>
            </w:r>
            <w:proofErr w:type="spellEnd"/>
            <w:r w:rsidRPr="00867E9C">
              <w:rPr>
                <w:rFonts w:ascii="Arial" w:hAnsi="Arial" w:cs="Arial"/>
                <w:sz w:val="20"/>
                <w:szCs w:val="20"/>
              </w:rPr>
              <w:t xml:space="preserve"> Annual Usage After Installation</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8,065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9,419</w:t>
            </w: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6,579</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490</w:t>
            </w: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280</w:t>
            </w:r>
          </w:p>
        </w:tc>
      </w:tr>
      <w:tr w:rsidR="003C7AEC" w:rsidRPr="00867E9C" w:rsidTr="0095020C">
        <w:trPr>
          <w:trHeight w:val="183"/>
          <w:jc w:val="center"/>
        </w:trPr>
        <w:tc>
          <w:tcPr>
            <w:tcW w:w="3739" w:type="dxa"/>
            <w:vAlign w:val="center"/>
          </w:tcPr>
          <w:p w:rsidR="003C7AEC" w:rsidRPr="00867E9C" w:rsidRDefault="003C7AEC" w:rsidP="009C204E">
            <w:pPr>
              <w:keepNext/>
              <w:ind w:left="360"/>
              <w:rPr>
                <w:rFonts w:ascii="Arial" w:hAnsi="Arial" w:cs="Arial"/>
                <w:sz w:val="20"/>
                <w:szCs w:val="20"/>
              </w:rPr>
            </w:pPr>
            <w:r w:rsidRPr="00867E9C">
              <w:rPr>
                <w:rFonts w:ascii="Arial" w:hAnsi="Arial" w:cs="Arial"/>
                <w:sz w:val="20"/>
                <w:szCs w:val="20"/>
              </w:rPr>
              <w:t>% Change in Energy Use</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-4%</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-4%</w:t>
            </w:r>
          </w:p>
        </w:tc>
        <w:tc>
          <w:tcPr>
            <w:tcW w:w="108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-19%</w:t>
            </w:r>
          </w:p>
        </w:tc>
        <w:tc>
          <w:tcPr>
            <w:tcW w:w="1170" w:type="dxa"/>
            <w:vAlign w:val="center"/>
          </w:tcPr>
          <w:p w:rsidR="003C7AEC" w:rsidRPr="00867E9C" w:rsidDel="003C5CA6"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-18%</w:t>
            </w:r>
          </w:p>
        </w:tc>
      </w:tr>
      <w:tr w:rsidR="003C7AEC" w:rsidRPr="00867E9C" w:rsidTr="0095020C">
        <w:trPr>
          <w:trHeight w:val="183"/>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Estimated Program Savings</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080" w:type="dxa"/>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r>
      <w:tr w:rsidR="003C7AEC" w:rsidRPr="00867E9C" w:rsidTr="0095020C">
        <w:trPr>
          <w:trHeight w:val="138"/>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 xml:space="preserve">Normalized annual savings </w:t>
            </w:r>
            <w:r w:rsidR="00735179" w:rsidRPr="00867E9C">
              <w:rPr>
                <w:rFonts w:ascii="Arial" w:hAnsi="Arial" w:cs="Arial"/>
                <w:sz w:val="20"/>
                <w:szCs w:val="20"/>
              </w:rPr>
              <w:t>U</w:t>
            </w:r>
            <w:r w:rsidRPr="00867E9C">
              <w:rPr>
                <w:rFonts w:ascii="Arial" w:hAnsi="Arial" w:cs="Arial"/>
                <w:sz w:val="20"/>
                <w:szCs w:val="20"/>
              </w:rPr>
              <w:t>sing TMY3</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r>
      <w:tr w:rsidR="003C7AEC" w:rsidRPr="00867E9C" w:rsidTr="0095020C">
        <w:trPr>
          <w:trHeight w:val="138"/>
          <w:jc w:val="center"/>
        </w:trPr>
        <w:tc>
          <w:tcPr>
            <w:tcW w:w="3739" w:type="dxa"/>
            <w:vAlign w:val="center"/>
          </w:tcPr>
          <w:p w:rsidR="003C7AEC" w:rsidRPr="00867E9C" w:rsidRDefault="003C7AEC" w:rsidP="00DD2CD3">
            <w:pPr>
              <w:keepNext/>
              <w:ind w:left="360"/>
              <w:rPr>
                <w:rFonts w:ascii="Arial" w:hAnsi="Arial" w:cs="Arial"/>
                <w:sz w:val="20"/>
                <w:szCs w:val="20"/>
              </w:rPr>
            </w:pPr>
            <w:r w:rsidRPr="00867E9C">
              <w:rPr>
                <w:rFonts w:ascii="Arial" w:hAnsi="Arial" w:cs="Arial"/>
                <w:sz w:val="20"/>
                <w:szCs w:val="20"/>
              </w:rPr>
              <w:t xml:space="preserve">Annual </w:t>
            </w:r>
            <w:r w:rsidR="00735179" w:rsidRPr="00867E9C">
              <w:rPr>
                <w:rFonts w:ascii="Arial" w:hAnsi="Arial" w:cs="Arial"/>
                <w:sz w:val="20"/>
                <w:szCs w:val="20"/>
              </w:rPr>
              <w:t>Savings Estimate</w:t>
            </w:r>
          </w:p>
        </w:tc>
        <w:tc>
          <w:tcPr>
            <w:tcW w:w="1170" w:type="dxa"/>
            <w:shd w:val="clear" w:color="auto" w:fill="auto"/>
            <w:vAlign w:val="center"/>
          </w:tcPr>
          <w:p w:rsidR="003C7AEC" w:rsidRPr="00867E9C" w:rsidRDefault="003C7AEC" w:rsidP="0095020C">
            <w:pPr>
              <w:keepNext/>
              <w:jc w:val="right"/>
              <w:rPr>
                <w:rFonts w:ascii="Arial" w:hAnsi="Arial" w:cs="Arial"/>
                <w:sz w:val="20"/>
                <w:szCs w:val="20"/>
                <w:vertAlign w:val="superscript"/>
              </w:rPr>
            </w:pPr>
            <w:r w:rsidRPr="00867E9C">
              <w:rPr>
                <w:rFonts w:ascii="Arial" w:hAnsi="Arial" w:cs="Arial"/>
                <w:sz w:val="20"/>
                <w:szCs w:val="20"/>
              </w:rPr>
              <w:t xml:space="preserve">5.6 </w:t>
            </w:r>
            <w:r w:rsidRPr="00867E9C">
              <w:rPr>
                <w:rFonts w:ascii="Arial" w:hAnsi="Arial" w:cs="Arial"/>
                <w:sz w:val="20"/>
                <w:szCs w:val="20"/>
                <w:vertAlign w:val="superscript"/>
              </w:rPr>
              <w:t>ns</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290.2</w:t>
            </w:r>
            <w:r w:rsidRPr="00867E9C">
              <w:rPr>
                <w:rFonts w:ascii="Arial" w:hAnsi="Arial" w:cs="Arial"/>
                <w:sz w:val="20"/>
                <w:szCs w:val="20"/>
                <w:vertAlign w:val="superscript"/>
              </w:rPr>
              <w:t xml:space="preserve"> ns</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366.2</w:t>
            </w:r>
            <w:r w:rsidRPr="00867E9C">
              <w:rPr>
                <w:rFonts w:ascii="Arial" w:hAnsi="Arial" w:cs="Arial"/>
                <w:sz w:val="20"/>
                <w:szCs w:val="20"/>
                <w:vertAlign w:val="superscript"/>
              </w:rPr>
              <w:t>*</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68.0</w:t>
            </w:r>
            <w:r w:rsidRPr="00867E9C">
              <w:rPr>
                <w:rFonts w:ascii="Arial" w:hAnsi="Arial" w:cs="Arial"/>
                <w:sz w:val="20"/>
                <w:szCs w:val="20"/>
                <w:vertAlign w:val="superscript"/>
              </w:rPr>
              <w:t>**</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59.2</w:t>
            </w:r>
            <w:r w:rsidRPr="00867E9C">
              <w:rPr>
                <w:rFonts w:ascii="Arial" w:hAnsi="Arial" w:cs="Arial"/>
                <w:sz w:val="20"/>
                <w:szCs w:val="20"/>
                <w:vertAlign w:val="superscript"/>
              </w:rPr>
              <w:t>**</w:t>
            </w:r>
          </w:p>
        </w:tc>
      </w:tr>
      <w:tr w:rsidR="003C7AEC" w:rsidRPr="00867E9C" w:rsidTr="0095020C">
        <w:trPr>
          <w:trHeight w:val="138"/>
          <w:jc w:val="center"/>
        </w:trPr>
        <w:tc>
          <w:tcPr>
            <w:tcW w:w="3739" w:type="dxa"/>
            <w:vAlign w:val="center"/>
          </w:tcPr>
          <w:p w:rsidR="003C7AEC" w:rsidRPr="00867E9C" w:rsidRDefault="003C7AEC" w:rsidP="00DD2CD3">
            <w:pPr>
              <w:keepNext/>
              <w:ind w:left="360"/>
              <w:rPr>
                <w:rFonts w:ascii="Arial" w:hAnsi="Arial" w:cs="Arial"/>
                <w:sz w:val="20"/>
                <w:szCs w:val="20"/>
              </w:rPr>
            </w:pPr>
            <w:r w:rsidRPr="00867E9C">
              <w:rPr>
                <w:rFonts w:ascii="Arial" w:hAnsi="Arial" w:cs="Arial"/>
                <w:sz w:val="20"/>
                <w:szCs w:val="20"/>
              </w:rPr>
              <w:t xml:space="preserve">Standard </w:t>
            </w:r>
            <w:r w:rsidR="00735179" w:rsidRPr="00867E9C">
              <w:rPr>
                <w:rFonts w:ascii="Arial" w:hAnsi="Arial" w:cs="Arial"/>
                <w:sz w:val="20"/>
                <w:szCs w:val="20"/>
              </w:rPr>
              <w:t xml:space="preserve">Error </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184.9</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224.7</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212.1</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18.5</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29.3</w:t>
            </w:r>
          </w:p>
        </w:tc>
      </w:tr>
      <w:tr w:rsidR="003C7AEC" w:rsidRPr="00867E9C" w:rsidTr="0095020C">
        <w:trPr>
          <w:trHeight w:val="138"/>
          <w:jc w:val="center"/>
        </w:trPr>
        <w:tc>
          <w:tcPr>
            <w:tcW w:w="3739" w:type="dxa"/>
            <w:vAlign w:val="center"/>
          </w:tcPr>
          <w:p w:rsidR="003C7AEC" w:rsidRPr="00867E9C" w:rsidRDefault="003C7AEC" w:rsidP="00DD2CD3">
            <w:pPr>
              <w:keepNext/>
              <w:ind w:left="360"/>
              <w:rPr>
                <w:rFonts w:ascii="Arial" w:hAnsi="Arial" w:cs="Arial"/>
                <w:sz w:val="20"/>
                <w:szCs w:val="20"/>
              </w:rPr>
            </w:pPr>
            <w:r w:rsidRPr="00867E9C">
              <w:rPr>
                <w:rFonts w:ascii="Arial" w:hAnsi="Arial" w:cs="Arial"/>
                <w:sz w:val="20"/>
                <w:szCs w:val="20"/>
              </w:rPr>
              <w:t xml:space="preserve">Percent </w:t>
            </w:r>
            <w:r w:rsidR="00735179" w:rsidRPr="00867E9C">
              <w:rPr>
                <w:rFonts w:ascii="Arial" w:hAnsi="Arial" w:cs="Arial"/>
                <w:sz w:val="20"/>
                <w:szCs w:val="20"/>
              </w:rPr>
              <w:t>Savings</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0.1%</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3%</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11%</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15%</w:t>
            </w:r>
          </w:p>
        </w:tc>
      </w:tr>
      <w:tr w:rsidR="003C7AEC" w:rsidRPr="00867E9C" w:rsidTr="0095020C">
        <w:trPr>
          <w:trHeight w:val="138"/>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 xml:space="preserve">Normalized </w:t>
            </w:r>
            <w:r w:rsidR="00735179" w:rsidRPr="00867E9C">
              <w:rPr>
                <w:rFonts w:ascii="Arial" w:hAnsi="Arial" w:cs="Arial"/>
                <w:sz w:val="20"/>
                <w:szCs w:val="20"/>
              </w:rPr>
              <w:t xml:space="preserve">Annual Savings Using </w:t>
            </w:r>
            <w:r w:rsidRPr="00867E9C">
              <w:rPr>
                <w:rFonts w:ascii="Arial" w:hAnsi="Arial" w:cs="Arial"/>
                <w:sz w:val="20"/>
                <w:szCs w:val="20"/>
              </w:rPr>
              <w:t>CTZ2</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c>
          <w:tcPr>
            <w:tcW w:w="1170" w:type="dxa"/>
            <w:vAlign w:val="center"/>
          </w:tcPr>
          <w:p w:rsidR="003C7AEC" w:rsidRPr="00867E9C" w:rsidRDefault="003C7AEC" w:rsidP="0095020C">
            <w:pPr>
              <w:keepNext/>
              <w:jc w:val="right"/>
              <w:rPr>
                <w:rFonts w:ascii="Arial" w:hAnsi="Arial" w:cs="Arial"/>
                <w:sz w:val="20"/>
                <w:szCs w:val="20"/>
              </w:rPr>
            </w:pP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p>
        </w:tc>
      </w:tr>
      <w:tr w:rsidR="003C7AEC" w:rsidRPr="00867E9C" w:rsidTr="0095020C">
        <w:trPr>
          <w:trHeight w:val="138"/>
          <w:jc w:val="center"/>
        </w:trPr>
        <w:tc>
          <w:tcPr>
            <w:tcW w:w="3739" w:type="dxa"/>
            <w:vAlign w:val="center"/>
          </w:tcPr>
          <w:p w:rsidR="003C7AEC" w:rsidRPr="00867E9C" w:rsidRDefault="00735179" w:rsidP="00DD2CD3">
            <w:pPr>
              <w:keepNext/>
              <w:ind w:left="360"/>
              <w:rPr>
                <w:rFonts w:ascii="Arial" w:hAnsi="Arial" w:cs="Arial"/>
                <w:sz w:val="20"/>
                <w:szCs w:val="20"/>
              </w:rPr>
            </w:pPr>
            <w:r w:rsidRPr="00867E9C">
              <w:rPr>
                <w:rFonts w:ascii="Arial" w:hAnsi="Arial" w:cs="Arial"/>
                <w:sz w:val="20"/>
                <w:szCs w:val="20"/>
              </w:rPr>
              <w:t>Annual Savings Estimate</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-31.60</w:t>
            </w:r>
            <w:r w:rsidRPr="00867E9C">
              <w:rPr>
                <w:rFonts w:ascii="Arial" w:hAnsi="Arial" w:cs="Arial"/>
                <w:sz w:val="20"/>
                <w:szCs w:val="20"/>
                <w:vertAlign w:val="superscript"/>
              </w:rPr>
              <w:t xml:space="preserve"> ns</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301.9</w:t>
            </w:r>
            <w:r w:rsidRPr="00867E9C">
              <w:rPr>
                <w:rFonts w:ascii="Arial" w:hAnsi="Arial" w:cs="Arial"/>
                <w:sz w:val="20"/>
                <w:szCs w:val="20"/>
                <w:vertAlign w:val="superscript"/>
              </w:rPr>
              <w:t xml:space="preserve"> ns</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275.7</w:t>
            </w:r>
            <w:r w:rsidRPr="00867E9C">
              <w:rPr>
                <w:rFonts w:ascii="Arial" w:hAnsi="Arial" w:cs="Arial"/>
                <w:sz w:val="20"/>
                <w:szCs w:val="20"/>
                <w:vertAlign w:val="superscript"/>
              </w:rPr>
              <w:t>ns</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62.3</w:t>
            </w:r>
            <w:r w:rsidRPr="00867E9C">
              <w:rPr>
                <w:rFonts w:ascii="Arial" w:hAnsi="Arial" w:cs="Arial"/>
                <w:sz w:val="20"/>
                <w:szCs w:val="20"/>
                <w:vertAlign w:val="superscript"/>
              </w:rPr>
              <w:t>** a</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62.3</w:t>
            </w:r>
            <w:r w:rsidRPr="00867E9C">
              <w:rPr>
                <w:rFonts w:ascii="Arial" w:hAnsi="Arial" w:cs="Arial"/>
                <w:sz w:val="20"/>
                <w:szCs w:val="20"/>
                <w:vertAlign w:val="superscript"/>
              </w:rPr>
              <w:t>** a</w:t>
            </w:r>
          </w:p>
        </w:tc>
      </w:tr>
      <w:tr w:rsidR="003C7AEC" w:rsidRPr="00867E9C" w:rsidTr="0095020C">
        <w:trPr>
          <w:trHeight w:val="138"/>
          <w:jc w:val="center"/>
        </w:trPr>
        <w:tc>
          <w:tcPr>
            <w:tcW w:w="3739" w:type="dxa"/>
            <w:vAlign w:val="center"/>
          </w:tcPr>
          <w:p w:rsidR="003C7AEC" w:rsidRPr="00867E9C" w:rsidRDefault="003C7AEC" w:rsidP="00DD2CD3">
            <w:pPr>
              <w:keepNext/>
              <w:ind w:left="360"/>
              <w:rPr>
                <w:rFonts w:ascii="Arial" w:hAnsi="Arial" w:cs="Arial"/>
                <w:sz w:val="20"/>
                <w:szCs w:val="20"/>
              </w:rPr>
            </w:pPr>
            <w:r w:rsidRPr="00867E9C">
              <w:rPr>
                <w:rFonts w:ascii="Arial" w:hAnsi="Arial" w:cs="Arial"/>
                <w:sz w:val="20"/>
                <w:szCs w:val="20"/>
              </w:rPr>
              <w:t xml:space="preserve">Standard </w:t>
            </w:r>
            <w:r w:rsidR="00735179" w:rsidRPr="00867E9C">
              <w:rPr>
                <w:rFonts w:ascii="Arial" w:hAnsi="Arial" w:cs="Arial"/>
                <w:sz w:val="20"/>
                <w:szCs w:val="20"/>
              </w:rPr>
              <w:t xml:space="preserve">Error </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181.5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225.2</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196.6</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18.4</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28.4</w:t>
            </w:r>
          </w:p>
        </w:tc>
      </w:tr>
      <w:tr w:rsidR="003C7AEC" w:rsidRPr="00867E9C" w:rsidTr="0095020C">
        <w:trPr>
          <w:trHeight w:val="237"/>
          <w:jc w:val="center"/>
        </w:trPr>
        <w:tc>
          <w:tcPr>
            <w:tcW w:w="3739" w:type="dxa"/>
            <w:vAlign w:val="center"/>
          </w:tcPr>
          <w:p w:rsidR="003C7AEC" w:rsidRPr="00867E9C" w:rsidRDefault="003C7AEC" w:rsidP="00DD2CD3">
            <w:pPr>
              <w:keepNext/>
              <w:ind w:left="360"/>
              <w:rPr>
                <w:rFonts w:ascii="Arial" w:hAnsi="Arial" w:cs="Arial"/>
                <w:sz w:val="20"/>
                <w:szCs w:val="20"/>
              </w:rPr>
            </w:pPr>
            <w:r w:rsidRPr="00867E9C">
              <w:rPr>
                <w:rFonts w:ascii="Arial" w:hAnsi="Arial" w:cs="Arial"/>
                <w:sz w:val="20"/>
                <w:szCs w:val="20"/>
              </w:rPr>
              <w:t xml:space="preserve">Percent </w:t>
            </w:r>
            <w:r w:rsidR="00735179" w:rsidRPr="00867E9C">
              <w:rPr>
                <w:rFonts w:ascii="Arial" w:hAnsi="Arial" w:cs="Arial"/>
                <w:sz w:val="20"/>
                <w:szCs w:val="20"/>
              </w:rPr>
              <w:t>Savings</w:t>
            </w:r>
          </w:p>
        </w:tc>
        <w:tc>
          <w:tcPr>
            <w:tcW w:w="1170" w:type="dxa"/>
            <w:shd w:val="clear" w:color="auto" w:fill="auto"/>
            <w:vAlign w:val="center"/>
          </w:tcPr>
          <w:p w:rsidR="003C7AEC" w:rsidRPr="00867E9C" w:rsidRDefault="003C7AEC" w:rsidP="0095020C">
            <w:pPr>
              <w:keepNext/>
              <w:jc w:val="right"/>
              <w:rPr>
                <w:rFonts w:ascii="Arial" w:hAnsi="Arial" w:cs="Arial"/>
                <w:sz w:val="20"/>
                <w:szCs w:val="20"/>
                <w:vertAlign w:val="superscript"/>
              </w:rPr>
            </w:pPr>
            <w:r w:rsidRPr="00867E9C">
              <w:rPr>
                <w:rFonts w:ascii="Arial" w:hAnsi="Arial" w:cs="Arial"/>
                <w:sz w:val="20"/>
                <w:szCs w:val="20"/>
              </w:rPr>
              <w:t>-0.4%</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3%</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4%</w:t>
            </w:r>
          </w:p>
        </w:tc>
        <w:tc>
          <w:tcPr>
            <w:tcW w:w="1170" w:type="dxa"/>
            <w:vAlign w:val="center"/>
          </w:tcPr>
          <w:p w:rsidR="003C7AEC" w:rsidRPr="00867E9C" w:rsidRDefault="003C7AEC" w:rsidP="0095020C">
            <w:pPr>
              <w:keepNext/>
              <w:jc w:val="right"/>
              <w:rPr>
                <w:rFonts w:ascii="Arial" w:hAnsi="Arial" w:cs="Arial"/>
                <w:sz w:val="20"/>
                <w:szCs w:val="20"/>
                <w:vertAlign w:val="superscript"/>
              </w:rPr>
            </w:pPr>
            <w:r w:rsidRPr="00867E9C">
              <w:rPr>
                <w:rFonts w:ascii="Arial" w:hAnsi="Arial" w:cs="Arial"/>
                <w:sz w:val="20"/>
                <w:szCs w:val="20"/>
              </w:rPr>
              <w:t>11%</w:t>
            </w:r>
          </w:p>
        </w:tc>
        <w:tc>
          <w:tcPr>
            <w:tcW w:w="117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18.2%</w:t>
            </w:r>
          </w:p>
        </w:tc>
      </w:tr>
      <w:tr w:rsidR="003C7AEC" w:rsidRPr="000A32D1" w:rsidTr="0095020C">
        <w:trPr>
          <w:trHeight w:val="138"/>
          <w:jc w:val="center"/>
        </w:trPr>
        <w:tc>
          <w:tcPr>
            <w:tcW w:w="3739" w:type="dxa"/>
            <w:vAlign w:val="center"/>
          </w:tcPr>
          <w:p w:rsidR="003C7AEC" w:rsidRPr="00867E9C" w:rsidRDefault="003C7AEC" w:rsidP="00DD2CD3">
            <w:pPr>
              <w:keepNext/>
              <w:rPr>
                <w:rFonts w:ascii="Arial" w:hAnsi="Arial" w:cs="Arial"/>
                <w:sz w:val="20"/>
                <w:szCs w:val="20"/>
              </w:rPr>
            </w:pPr>
            <w:r w:rsidRPr="00867E9C">
              <w:rPr>
                <w:rFonts w:ascii="Arial" w:hAnsi="Arial" w:cs="Arial"/>
                <w:sz w:val="20"/>
                <w:szCs w:val="20"/>
              </w:rPr>
              <w:t xml:space="preserve">Ex </w:t>
            </w:r>
            <w:r w:rsidR="00735179" w:rsidRPr="00867E9C">
              <w:rPr>
                <w:rFonts w:ascii="Arial" w:hAnsi="Arial" w:cs="Arial"/>
                <w:sz w:val="20"/>
                <w:szCs w:val="20"/>
              </w:rPr>
              <w:t>A</w:t>
            </w:r>
            <w:r w:rsidR="00971C8D" w:rsidRPr="00867E9C">
              <w:rPr>
                <w:rFonts w:ascii="Arial" w:hAnsi="Arial" w:cs="Arial"/>
                <w:sz w:val="20"/>
                <w:szCs w:val="20"/>
              </w:rPr>
              <w:t xml:space="preserve">nte </w:t>
            </w:r>
            <w:proofErr w:type="spellStart"/>
            <w:r w:rsidRPr="00867E9C">
              <w:rPr>
                <w:rFonts w:ascii="Arial" w:hAnsi="Arial" w:cs="Arial"/>
                <w:sz w:val="20"/>
                <w:szCs w:val="20"/>
              </w:rPr>
              <w:t>EnergyPro</w:t>
            </w:r>
            <w:proofErr w:type="spellEnd"/>
            <w:r w:rsidRPr="00867E9C">
              <w:rPr>
                <w:rFonts w:ascii="Arial" w:hAnsi="Arial" w:cs="Arial"/>
                <w:sz w:val="20"/>
                <w:szCs w:val="20"/>
              </w:rPr>
              <w:t xml:space="preserve"> </w:t>
            </w:r>
            <w:r w:rsidR="00735179" w:rsidRPr="00867E9C">
              <w:rPr>
                <w:rFonts w:ascii="Arial" w:hAnsi="Arial" w:cs="Arial"/>
                <w:sz w:val="20"/>
                <w:szCs w:val="20"/>
              </w:rPr>
              <w:t xml:space="preserve">Savings </w:t>
            </w:r>
            <w:r w:rsidRPr="00867E9C">
              <w:rPr>
                <w:rFonts w:ascii="Arial" w:hAnsi="Arial" w:cs="Arial"/>
                <w:sz w:val="20"/>
                <w:szCs w:val="20"/>
              </w:rPr>
              <w:t xml:space="preserve">as </w:t>
            </w:r>
            <w:r w:rsidR="00735179" w:rsidRPr="00867E9C">
              <w:rPr>
                <w:rFonts w:ascii="Arial" w:hAnsi="Arial" w:cs="Arial"/>
                <w:sz w:val="20"/>
                <w:szCs w:val="20"/>
              </w:rPr>
              <w:t xml:space="preserve">Percent </w:t>
            </w:r>
            <w:r w:rsidRPr="00867E9C">
              <w:rPr>
                <w:rFonts w:ascii="Arial" w:hAnsi="Arial" w:cs="Arial"/>
                <w:sz w:val="20"/>
                <w:szCs w:val="20"/>
              </w:rPr>
              <w:t xml:space="preserve">of </w:t>
            </w:r>
            <w:r w:rsidR="00735179" w:rsidRPr="00867E9C">
              <w:rPr>
                <w:rFonts w:ascii="Arial" w:hAnsi="Arial" w:cs="Arial"/>
                <w:sz w:val="20"/>
                <w:szCs w:val="20"/>
              </w:rPr>
              <w:t>Total Annual Usage</w:t>
            </w:r>
          </w:p>
        </w:tc>
        <w:tc>
          <w:tcPr>
            <w:tcW w:w="1170" w:type="dxa"/>
            <w:shd w:val="clear" w:color="auto" w:fill="auto"/>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35%</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11%</w:t>
            </w:r>
          </w:p>
        </w:tc>
        <w:tc>
          <w:tcPr>
            <w:tcW w:w="1080" w:type="dxa"/>
            <w:vAlign w:val="center"/>
          </w:tcPr>
          <w:p w:rsidR="003C7AEC" w:rsidRPr="00867E9C"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27%</w:t>
            </w:r>
          </w:p>
        </w:tc>
        <w:tc>
          <w:tcPr>
            <w:tcW w:w="1170" w:type="dxa"/>
            <w:vAlign w:val="center"/>
          </w:tcPr>
          <w:p w:rsidR="003C7AEC" w:rsidRPr="00867E9C" w:rsidRDefault="003C7AEC" w:rsidP="0095020C">
            <w:pPr>
              <w:keepNext/>
              <w:jc w:val="right"/>
              <w:rPr>
                <w:rFonts w:ascii="Arial" w:hAnsi="Arial" w:cs="Arial"/>
                <w:sz w:val="20"/>
                <w:szCs w:val="20"/>
              </w:rPr>
            </w:pPr>
            <w:r w:rsidRPr="00867E9C">
              <w:rPr>
                <w:rFonts w:ascii="Arial" w:hAnsi="Arial" w:cs="Arial"/>
                <w:sz w:val="20"/>
                <w:szCs w:val="20"/>
              </w:rPr>
              <w:t>60%</w:t>
            </w:r>
          </w:p>
        </w:tc>
        <w:tc>
          <w:tcPr>
            <w:tcW w:w="1170" w:type="dxa"/>
            <w:vAlign w:val="center"/>
          </w:tcPr>
          <w:p w:rsidR="003C7AEC" w:rsidRPr="000A32D1" w:rsidRDefault="003C7AEC" w:rsidP="0095020C">
            <w:pPr>
              <w:keepNext/>
              <w:autoSpaceDE w:val="0"/>
              <w:autoSpaceDN w:val="0"/>
              <w:adjustRightInd w:val="0"/>
              <w:jc w:val="right"/>
              <w:rPr>
                <w:rFonts w:ascii="Arial" w:hAnsi="Arial" w:cs="Arial"/>
                <w:sz w:val="20"/>
                <w:szCs w:val="20"/>
              </w:rPr>
            </w:pPr>
            <w:r w:rsidRPr="00867E9C">
              <w:rPr>
                <w:rFonts w:ascii="Arial" w:hAnsi="Arial" w:cs="Arial"/>
                <w:sz w:val="20"/>
                <w:szCs w:val="20"/>
              </w:rPr>
              <w:t>40%</w:t>
            </w:r>
            <w:bookmarkStart w:id="251" w:name="_GoBack"/>
            <w:bookmarkEnd w:id="251"/>
          </w:p>
        </w:tc>
      </w:tr>
      <w:tr w:rsidR="003C7AEC" w:rsidRPr="000A32D1" w:rsidTr="0095020C">
        <w:trPr>
          <w:trHeight w:val="138"/>
          <w:jc w:val="center"/>
        </w:trPr>
        <w:tc>
          <w:tcPr>
            <w:tcW w:w="3739" w:type="dxa"/>
            <w:vAlign w:val="center"/>
          </w:tcPr>
          <w:p w:rsidR="003C7AEC" w:rsidRPr="000A32D1" w:rsidRDefault="003C7AEC" w:rsidP="00DD2CD3">
            <w:pPr>
              <w:keepNext/>
              <w:rPr>
                <w:rFonts w:ascii="Arial" w:hAnsi="Arial" w:cs="Arial"/>
                <w:sz w:val="20"/>
                <w:szCs w:val="20"/>
              </w:rPr>
            </w:pPr>
            <w:r w:rsidRPr="000A32D1">
              <w:rPr>
                <w:rFonts w:ascii="Arial" w:hAnsi="Arial" w:cs="Arial"/>
                <w:sz w:val="20"/>
                <w:szCs w:val="20"/>
              </w:rPr>
              <w:t xml:space="preserve">Ex </w:t>
            </w:r>
            <w:r w:rsidR="00735179" w:rsidRPr="000A32D1">
              <w:rPr>
                <w:rFonts w:ascii="Arial" w:hAnsi="Arial" w:cs="Arial"/>
                <w:sz w:val="20"/>
                <w:szCs w:val="20"/>
              </w:rPr>
              <w:t>A</w:t>
            </w:r>
            <w:r w:rsidR="00971C8D" w:rsidRPr="000A32D1">
              <w:rPr>
                <w:rFonts w:ascii="Arial" w:hAnsi="Arial" w:cs="Arial"/>
                <w:sz w:val="20"/>
                <w:szCs w:val="20"/>
              </w:rPr>
              <w:t xml:space="preserve">nte </w:t>
            </w:r>
            <w:r w:rsidR="00735179" w:rsidRPr="000A32D1">
              <w:rPr>
                <w:rFonts w:ascii="Arial" w:hAnsi="Arial" w:cs="Arial"/>
                <w:sz w:val="20"/>
                <w:szCs w:val="20"/>
              </w:rPr>
              <w:t xml:space="preserve">Claimed Savings </w:t>
            </w:r>
            <w:r w:rsidRPr="000A32D1">
              <w:rPr>
                <w:rFonts w:ascii="Arial" w:hAnsi="Arial" w:cs="Arial"/>
                <w:sz w:val="20"/>
                <w:szCs w:val="20"/>
              </w:rPr>
              <w:t xml:space="preserve">as </w:t>
            </w:r>
            <w:r w:rsidR="00735179" w:rsidRPr="000A32D1">
              <w:rPr>
                <w:rFonts w:ascii="Arial" w:hAnsi="Arial" w:cs="Arial"/>
                <w:sz w:val="20"/>
                <w:szCs w:val="20"/>
              </w:rPr>
              <w:t>Perc</w:t>
            </w:r>
            <w:r w:rsidRPr="000A32D1">
              <w:rPr>
                <w:rFonts w:ascii="Arial" w:hAnsi="Arial" w:cs="Arial"/>
                <w:sz w:val="20"/>
                <w:szCs w:val="20"/>
              </w:rPr>
              <w:t xml:space="preserve">ent of </w:t>
            </w:r>
            <w:r w:rsidR="00735179" w:rsidRPr="000A32D1">
              <w:rPr>
                <w:rFonts w:ascii="Arial" w:hAnsi="Arial" w:cs="Arial"/>
                <w:sz w:val="20"/>
                <w:szCs w:val="20"/>
              </w:rPr>
              <w:t>Total Annual Usage</w:t>
            </w:r>
          </w:p>
        </w:tc>
        <w:tc>
          <w:tcPr>
            <w:tcW w:w="1170" w:type="dxa"/>
            <w:shd w:val="clear" w:color="auto" w:fill="auto"/>
            <w:vAlign w:val="center"/>
          </w:tcPr>
          <w:p w:rsidR="003C7AEC" w:rsidRPr="000A32D1" w:rsidRDefault="003C7AEC" w:rsidP="0095020C">
            <w:pPr>
              <w:keepNext/>
              <w:jc w:val="right"/>
              <w:rPr>
                <w:rFonts w:ascii="Arial" w:hAnsi="Arial" w:cs="Arial"/>
                <w:sz w:val="20"/>
                <w:szCs w:val="20"/>
              </w:rPr>
            </w:pPr>
            <w:r w:rsidRPr="000A32D1">
              <w:rPr>
                <w:rFonts w:ascii="Arial" w:hAnsi="Arial" w:cs="Arial"/>
                <w:sz w:val="20"/>
                <w:szCs w:val="20"/>
              </w:rPr>
              <w:t>21%</w:t>
            </w:r>
          </w:p>
        </w:tc>
        <w:tc>
          <w:tcPr>
            <w:tcW w:w="1170" w:type="dxa"/>
            <w:vAlign w:val="center"/>
          </w:tcPr>
          <w:p w:rsidR="003C7AEC" w:rsidRPr="000A32D1" w:rsidRDefault="003C7AEC" w:rsidP="0095020C">
            <w:pPr>
              <w:keepNext/>
              <w:jc w:val="right"/>
              <w:rPr>
                <w:rFonts w:ascii="Arial" w:hAnsi="Arial" w:cs="Arial"/>
                <w:sz w:val="20"/>
                <w:szCs w:val="20"/>
              </w:rPr>
            </w:pPr>
            <w:r w:rsidRPr="000A32D1">
              <w:rPr>
                <w:rFonts w:ascii="Arial" w:hAnsi="Arial" w:cs="Arial"/>
                <w:sz w:val="20"/>
                <w:szCs w:val="20"/>
              </w:rPr>
              <w:t>6%</w:t>
            </w:r>
          </w:p>
        </w:tc>
        <w:tc>
          <w:tcPr>
            <w:tcW w:w="1080" w:type="dxa"/>
            <w:vAlign w:val="center"/>
          </w:tcPr>
          <w:p w:rsidR="003C7AEC" w:rsidRPr="000A32D1" w:rsidRDefault="003C7AEC" w:rsidP="0095020C">
            <w:pPr>
              <w:keepNext/>
              <w:autoSpaceDE w:val="0"/>
              <w:autoSpaceDN w:val="0"/>
              <w:adjustRightInd w:val="0"/>
              <w:jc w:val="right"/>
              <w:rPr>
                <w:rFonts w:ascii="Arial" w:hAnsi="Arial" w:cs="Arial"/>
                <w:sz w:val="20"/>
                <w:szCs w:val="20"/>
              </w:rPr>
            </w:pPr>
            <w:r w:rsidRPr="000A32D1">
              <w:rPr>
                <w:rFonts w:ascii="Arial" w:hAnsi="Arial" w:cs="Arial"/>
                <w:sz w:val="20"/>
                <w:szCs w:val="20"/>
              </w:rPr>
              <w:t>18%</w:t>
            </w:r>
          </w:p>
        </w:tc>
        <w:tc>
          <w:tcPr>
            <w:tcW w:w="1170" w:type="dxa"/>
            <w:vAlign w:val="center"/>
          </w:tcPr>
          <w:p w:rsidR="003C7AEC" w:rsidRPr="000A32D1" w:rsidRDefault="003C7AEC" w:rsidP="0095020C">
            <w:pPr>
              <w:keepNext/>
              <w:jc w:val="right"/>
              <w:rPr>
                <w:rFonts w:ascii="Arial" w:hAnsi="Arial" w:cs="Arial"/>
                <w:sz w:val="20"/>
                <w:szCs w:val="20"/>
              </w:rPr>
            </w:pPr>
            <w:r w:rsidRPr="000A32D1">
              <w:rPr>
                <w:rFonts w:ascii="Arial" w:hAnsi="Arial" w:cs="Arial"/>
                <w:sz w:val="20"/>
                <w:szCs w:val="20"/>
              </w:rPr>
              <w:t>36%</w:t>
            </w:r>
          </w:p>
        </w:tc>
        <w:tc>
          <w:tcPr>
            <w:tcW w:w="1170" w:type="dxa"/>
            <w:vAlign w:val="center"/>
          </w:tcPr>
          <w:p w:rsidR="003C7AEC" w:rsidRPr="000A32D1" w:rsidRDefault="003C7AEC" w:rsidP="0095020C">
            <w:pPr>
              <w:keepNext/>
              <w:autoSpaceDE w:val="0"/>
              <w:autoSpaceDN w:val="0"/>
              <w:adjustRightInd w:val="0"/>
              <w:jc w:val="right"/>
              <w:rPr>
                <w:rFonts w:ascii="Arial" w:hAnsi="Arial" w:cs="Arial"/>
                <w:sz w:val="20"/>
                <w:szCs w:val="20"/>
              </w:rPr>
            </w:pPr>
            <w:r w:rsidRPr="000A32D1">
              <w:rPr>
                <w:rFonts w:ascii="Arial" w:hAnsi="Arial" w:cs="Arial"/>
                <w:sz w:val="20"/>
                <w:szCs w:val="20"/>
              </w:rPr>
              <w:t>34%</w:t>
            </w:r>
          </w:p>
        </w:tc>
      </w:tr>
    </w:tbl>
    <w:p w:rsidR="003C7AEC" w:rsidRPr="0095020C" w:rsidRDefault="003C7AEC" w:rsidP="003C7AEC">
      <w:pPr>
        <w:keepNext/>
        <w:rPr>
          <w:rFonts w:asciiTheme="minorHAnsi" w:hAnsiTheme="minorHAnsi"/>
          <w:sz w:val="20"/>
          <w:szCs w:val="20"/>
        </w:rPr>
      </w:pPr>
      <w:r w:rsidRPr="0095020C">
        <w:rPr>
          <w:rFonts w:asciiTheme="minorHAnsi" w:hAnsiTheme="minorHAnsi" w:cstheme="majorBidi"/>
          <w:sz w:val="20"/>
          <w:szCs w:val="20"/>
          <w:vertAlign w:val="superscript"/>
        </w:rPr>
        <w:t xml:space="preserve">* </w:t>
      </w:r>
      <w:r w:rsidRPr="0095020C">
        <w:rPr>
          <w:rFonts w:asciiTheme="minorHAnsi" w:hAnsiTheme="minorHAnsi"/>
          <w:sz w:val="20"/>
          <w:szCs w:val="20"/>
        </w:rPr>
        <w:t xml:space="preserve">Statistically significant at 10% level (90% confidence interval)  </w:t>
      </w:r>
    </w:p>
    <w:p w:rsidR="003C7AEC" w:rsidRPr="0095020C" w:rsidRDefault="003C7AEC" w:rsidP="003C7AEC">
      <w:pPr>
        <w:keepNext/>
        <w:rPr>
          <w:rFonts w:asciiTheme="minorHAnsi" w:hAnsiTheme="minorHAnsi"/>
          <w:sz w:val="20"/>
          <w:szCs w:val="20"/>
        </w:rPr>
      </w:pPr>
      <w:r w:rsidRPr="0095020C">
        <w:rPr>
          <w:rFonts w:asciiTheme="minorHAnsi" w:hAnsiTheme="minorHAnsi" w:cstheme="majorBidi"/>
          <w:sz w:val="20"/>
          <w:szCs w:val="20"/>
          <w:vertAlign w:val="superscript"/>
        </w:rPr>
        <w:t>**</w:t>
      </w:r>
      <w:r w:rsidRPr="0095020C">
        <w:rPr>
          <w:rFonts w:asciiTheme="minorHAnsi" w:hAnsiTheme="minorHAnsi"/>
          <w:sz w:val="20"/>
          <w:szCs w:val="20"/>
        </w:rPr>
        <w:t xml:space="preserve">Statistically significant at 5% level (95% confidence interval)  </w:t>
      </w:r>
    </w:p>
    <w:p w:rsidR="003C7AEC" w:rsidRPr="0095020C" w:rsidRDefault="003C7AEC" w:rsidP="003C7AEC">
      <w:pPr>
        <w:keepNext/>
        <w:rPr>
          <w:rFonts w:asciiTheme="minorHAnsi" w:hAnsiTheme="minorHAnsi"/>
          <w:sz w:val="20"/>
          <w:szCs w:val="20"/>
        </w:rPr>
      </w:pPr>
      <w:proofErr w:type="gramStart"/>
      <w:r w:rsidRPr="0095020C">
        <w:rPr>
          <w:rFonts w:asciiTheme="minorHAnsi" w:hAnsiTheme="minorHAnsi" w:cstheme="majorBidi"/>
          <w:sz w:val="20"/>
          <w:szCs w:val="20"/>
          <w:vertAlign w:val="superscript"/>
        </w:rPr>
        <w:t>ns</w:t>
      </w:r>
      <w:proofErr w:type="gramEnd"/>
      <w:r w:rsidRPr="0095020C">
        <w:rPr>
          <w:rFonts w:asciiTheme="minorHAnsi" w:hAnsiTheme="minorHAnsi" w:cstheme="majorBidi"/>
          <w:sz w:val="20"/>
          <w:szCs w:val="20"/>
          <w:vertAlign w:val="superscript"/>
        </w:rPr>
        <w:t xml:space="preserve"> </w:t>
      </w:r>
      <w:r w:rsidRPr="0095020C">
        <w:rPr>
          <w:rFonts w:asciiTheme="minorHAnsi" w:hAnsiTheme="minorHAnsi"/>
          <w:sz w:val="20"/>
          <w:szCs w:val="20"/>
        </w:rPr>
        <w:t>Not statistically significant</w:t>
      </w:r>
    </w:p>
    <w:p w:rsidR="003C7AEC" w:rsidRPr="0095020C" w:rsidRDefault="003C7AEC" w:rsidP="003C7AEC">
      <w:pPr>
        <w:rPr>
          <w:rFonts w:asciiTheme="minorHAnsi" w:hAnsiTheme="minorHAnsi"/>
          <w:sz w:val="20"/>
          <w:szCs w:val="20"/>
        </w:rPr>
      </w:pPr>
      <w:proofErr w:type="gramStart"/>
      <w:r w:rsidRPr="0095020C">
        <w:rPr>
          <w:rFonts w:asciiTheme="minorHAnsi" w:hAnsiTheme="minorHAnsi" w:cstheme="majorBidi"/>
          <w:sz w:val="20"/>
          <w:szCs w:val="20"/>
          <w:vertAlign w:val="superscript"/>
        </w:rPr>
        <w:t>a</w:t>
      </w:r>
      <w:proofErr w:type="gramEnd"/>
      <w:r w:rsidRPr="0095020C">
        <w:rPr>
          <w:rFonts w:asciiTheme="minorHAnsi" w:hAnsiTheme="minorHAnsi" w:cstheme="majorBidi"/>
          <w:sz w:val="20"/>
          <w:szCs w:val="20"/>
          <w:vertAlign w:val="superscript"/>
        </w:rPr>
        <w:t xml:space="preserve"> </w:t>
      </w:r>
      <w:r w:rsidRPr="0095020C">
        <w:rPr>
          <w:rFonts w:asciiTheme="minorHAnsi" w:hAnsiTheme="minorHAnsi"/>
          <w:sz w:val="20"/>
          <w:szCs w:val="20"/>
        </w:rPr>
        <w:t xml:space="preserve">Same gas savings estimate for PG&amp;E and for SDG&amp;E </w:t>
      </w:r>
    </w:p>
    <w:p w:rsidR="003C7AEC" w:rsidRDefault="003C7AEC" w:rsidP="003C7AEC">
      <w:pPr>
        <w:pStyle w:val="BodyText"/>
      </w:pPr>
    </w:p>
    <w:p w:rsidR="001B3805" w:rsidRDefault="00EF0985" w:rsidP="003C7AEC">
      <w:pPr>
        <w:pStyle w:val="BodyText"/>
        <w:keepNext/>
      </w:pPr>
      <w:r>
        <w:t xml:space="preserve">When looking at the table, </w:t>
      </w:r>
      <w:r w:rsidR="00A65FA0">
        <w:t>it is important to consider:</w:t>
      </w:r>
    </w:p>
    <w:p w:rsidR="00EF0985" w:rsidRDefault="00EF0985" w:rsidP="00517183">
      <w:pPr>
        <w:pStyle w:val="Bullet1"/>
        <w:spacing w:after="120"/>
      </w:pPr>
      <w:r w:rsidRPr="00517183">
        <w:t>Actual consumption (not weather normalized)</w:t>
      </w:r>
      <w:r>
        <w:t xml:space="preserve"> is the energy use average of the 12 months before and 12 months after participation in the program. These two figures cannot be directly compared because weather, the most influential variable in energy use, vari</w:t>
      </w:r>
      <w:r w:rsidR="00A65FA0">
        <w:t xml:space="preserve">es from one year to the next.  </w:t>
      </w:r>
    </w:p>
    <w:p w:rsidR="00EF0985" w:rsidRPr="00517183" w:rsidRDefault="00EF0985" w:rsidP="00517183">
      <w:pPr>
        <w:pStyle w:val="Bullet1"/>
        <w:spacing w:after="120"/>
        <w:rPr>
          <w:u w:val="single"/>
        </w:rPr>
      </w:pPr>
      <w:r w:rsidRPr="00517183">
        <w:t>Weather-</w:t>
      </w:r>
      <w:r w:rsidR="009646EE" w:rsidRPr="009646EE">
        <w:t xml:space="preserve">adjusted consumption </w:t>
      </w:r>
      <w:r w:rsidRPr="00995073">
        <w:t xml:space="preserve">is the </w:t>
      </w:r>
      <w:r>
        <w:t xml:space="preserve">weather-normalized </w:t>
      </w:r>
      <w:r w:rsidRPr="00995073">
        <w:t>energy use average of the 12 months before and 12 months after participation in the program</w:t>
      </w:r>
      <w:r>
        <w:t>, obtained from the PRISM estimates</w:t>
      </w:r>
      <w:r w:rsidRPr="00995073">
        <w:t>.</w:t>
      </w:r>
      <w:r>
        <w:t xml:space="preserve"> These estimates may show an increase or decrease in use compared to the prior year, which is not adjusted for program effects, and thus cannot be used directly to estimate savings.  For example, if program participants are already reducing their energy use prior to implementing the program measures for reasons that are independent of the program, post-retrofit weather-normal energy use may be lower, but such change cannot be attributed to the program.  </w:t>
      </w:r>
    </w:p>
    <w:p w:rsidR="00EF0985" w:rsidRPr="00995073" w:rsidRDefault="00EF0985" w:rsidP="00517183">
      <w:pPr>
        <w:pStyle w:val="Bullet1"/>
        <w:spacing w:after="120"/>
        <w:rPr>
          <w:u w:val="single"/>
        </w:rPr>
      </w:pPr>
      <w:r w:rsidRPr="00517183">
        <w:t xml:space="preserve">Estimated </w:t>
      </w:r>
      <w:r w:rsidR="009646EE" w:rsidRPr="009646EE">
        <w:t>program savings</w:t>
      </w:r>
      <w:r w:rsidR="009646EE" w:rsidRPr="00995073">
        <w:t xml:space="preserve"> </w:t>
      </w:r>
      <w:r>
        <w:t xml:space="preserve">are the changes in pre-/post- retrofit weather-normalized consumption that </w:t>
      </w:r>
      <w:proofErr w:type="gramStart"/>
      <w:r>
        <w:t>are</w:t>
      </w:r>
      <w:proofErr w:type="gramEnd"/>
      <w:r>
        <w:t xml:space="preserve"> attributed to the program. These savings estimates are calculated from the fixed effects model that controls for site-specific characteristics that do not change over time and for the overall consumption trend that is not program-related. </w:t>
      </w:r>
    </w:p>
    <w:p w:rsidR="001B3805" w:rsidRDefault="001B3805" w:rsidP="003C7AEC">
      <w:pPr>
        <w:pStyle w:val="BodyText"/>
        <w:keepNext/>
      </w:pPr>
    </w:p>
    <w:p w:rsidR="003C7AEC" w:rsidRDefault="003C7AEC" w:rsidP="00BE30B8">
      <w:pPr>
        <w:pStyle w:val="BodyText"/>
        <w:keepNext/>
      </w:pPr>
      <w:r>
        <w:t xml:space="preserve">Overall, we found that: </w:t>
      </w:r>
    </w:p>
    <w:p w:rsidR="003C7AEC" w:rsidRDefault="003C7AEC" w:rsidP="00B91A43">
      <w:pPr>
        <w:pStyle w:val="ListParagraph"/>
        <w:numPr>
          <w:ilvl w:val="0"/>
          <w:numId w:val="23"/>
        </w:numPr>
        <w:spacing w:line="240" w:lineRule="auto"/>
      </w:pPr>
      <w:r>
        <w:t xml:space="preserve">The program generated statistically significant reductions in electricity consumption for SDG&amp;E using TMY3 normal weather, but not using CTZ2 normal weather. Reductions </w:t>
      </w:r>
      <w:r w:rsidR="009646EE">
        <w:t xml:space="preserve">were </w:t>
      </w:r>
      <w:r>
        <w:t xml:space="preserve">not significant for PG&amp;E and SCE using either normal weather. For SDG&amp;E, the average estimated savings </w:t>
      </w:r>
      <w:r w:rsidR="009646EE">
        <w:t xml:space="preserve">were </w:t>
      </w:r>
      <w:r>
        <w:t>366 kWh per year</w:t>
      </w:r>
      <w:r>
        <w:rPr>
          <w:rStyle w:val="FootnoteReference"/>
        </w:rPr>
        <w:footnoteReference w:id="19"/>
      </w:r>
      <w:r>
        <w:t xml:space="preserve">, or about 5% of weather-normalized annual consumption.  </w:t>
      </w:r>
    </w:p>
    <w:p w:rsidR="003C7AEC" w:rsidRDefault="003C7AEC" w:rsidP="003C7AEC">
      <w:pPr>
        <w:ind w:left="714"/>
      </w:pPr>
    </w:p>
    <w:p w:rsidR="003C7AEC" w:rsidRDefault="003C7AEC" w:rsidP="003C7AEC">
      <w:pPr>
        <w:ind w:left="714"/>
      </w:pPr>
      <w:r>
        <w:t>For SDG&amp;E, the average estimated savings are 366 kWh per year</w:t>
      </w:r>
      <w:r>
        <w:rPr>
          <w:rStyle w:val="FootnoteReference"/>
        </w:rPr>
        <w:footnoteReference w:id="20"/>
      </w:r>
      <w:r>
        <w:t xml:space="preserve">, or about 5% of weather-normalized annual consumption.  </w:t>
      </w:r>
    </w:p>
    <w:p w:rsidR="003C7AEC" w:rsidRDefault="003C7AEC" w:rsidP="003C7AEC">
      <w:pPr>
        <w:ind w:left="714"/>
      </w:pPr>
    </w:p>
    <w:p w:rsidR="003C7AEC" w:rsidRDefault="003C7AEC" w:rsidP="00276001">
      <w:pPr>
        <w:pStyle w:val="ListParagraph"/>
        <w:numPr>
          <w:ilvl w:val="0"/>
          <w:numId w:val="23"/>
        </w:numPr>
        <w:spacing w:line="240" w:lineRule="auto"/>
      </w:pPr>
      <w:r>
        <w:t xml:space="preserve">The program generated statistically significant reductions in gas consumption for PG&amp;E and SDG&amp;E. For PG&amp;E, the average estimated savings </w:t>
      </w:r>
      <w:r w:rsidR="00DD5183">
        <w:t xml:space="preserve">were </w:t>
      </w:r>
      <w:r>
        <w:t xml:space="preserve">63.2 </w:t>
      </w:r>
      <w:proofErr w:type="spellStart"/>
      <w:r>
        <w:t>therms</w:t>
      </w:r>
      <w:proofErr w:type="spellEnd"/>
      <w:r>
        <w:t xml:space="preserve"> per year, or about 11% of weather-normalized annual consumption</w:t>
      </w:r>
      <w:r w:rsidR="00276001">
        <w:t xml:space="preserve">.  </w:t>
      </w:r>
      <w:r>
        <w:t xml:space="preserve">For SDG&amp;E, the same 63.2 </w:t>
      </w:r>
      <w:proofErr w:type="spellStart"/>
      <w:r>
        <w:t>therms</w:t>
      </w:r>
      <w:proofErr w:type="spellEnd"/>
      <w:r>
        <w:t xml:space="preserve"> per year amount</w:t>
      </w:r>
      <w:r w:rsidR="00DD5183">
        <w:t>ed</w:t>
      </w:r>
      <w:r>
        <w:t xml:space="preserve"> to 15% of weather-normalized annual consumption.  </w:t>
      </w:r>
    </w:p>
    <w:p w:rsidR="003C7AEC" w:rsidRDefault="003C7AEC" w:rsidP="003C7AEC">
      <w:pPr>
        <w:ind w:left="714"/>
      </w:pPr>
    </w:p>
    <w:p w:rsidR="003C7AEC" w:rsidRDefault="003C7AEC" w:rsidP="00276001">
      <w:pPr>
        <w:pStyle w:val="ListParagraph"/>
        <w:numPr>
          <w:ilvl w:val="0"/>
          <w:numId w:val="23"/>
        </w:numPr>
        <w:spacing w:line="240" w:lineRule="auto"/>
      </w:pPr>
      <w:proofErr w:type="spellStart"/>
      <w:r>
        <w:t>EnergyPro</w:t>
      </w:r>
      <w:proofErr w:type="spellEnd"/>
      <w:r>
        <w:t xml:space="preserve"> </w:t>
      </w:r>
      <w:r w:rsidR="00971C8D">
        <w:t>ex ante</w:t>
      </w:r>
      <w:r>
        <w:t xml:space="preserve"> savings estimates </w:t>
      </w:r>
      <w:r w:rsidR="00DD5183">
        <w:t xml:space="preserve">were </w:t>
      </w:r>
      <w:r>
        <w:t xml:space="preserve">a very large percent of annual use.  These are presented in the bottom row of </w:t>
      </w:r>
      <w:r w:rsidR="00153D32">
        <w:fldChar w:fldCharType="begin"/>
      </w:r>
      <w:r w:rsidR="00153D32">
        <w:instrText xml:space="preserve"> REF _Ref390095987 \h </w:instrText>
      </w:r>
      <w:r w:rsidR="00153D32">
        <w:fldChar w:fldCharType="separate"/>
      </w:r>
      <w:r w:rsidR="000C56BE">
        <w:t>Table</w:t>
      </w:r>
      <w:r w:rsidR="000C56BE" w:rsidRPr="004B43B8">
        <w:t xml:space="preserve"> </w:t>
      </w:r>
      <w:r w:rsidR="000C56BE">
        <w:rPr>
          <w:noProof/>
        </w:rPr>
        <w:t>30</w:t>
      </w:r>
      <w:r w:rsidR="00153D32">
        <w:fldChar w:fldCharType="end"/>
      </w:r>
      <w:r>
        <w:t xml:space="preserve">.  They </w:t>
      </w:r>
      <w:proofErr w:type="spellStart"/>
      <w:r>
        <w:t>rang</w:t>
      </w:r>
      <w:r w:rsidR="00DD5183">
        <w:t>d</w:t>
      </w:r>
      <w:r>
        <w:t>e</w:t>
      </w:r>
      <w:proofErr w:type="spellEnd"/>
      <w:r>
        <w:t xml:space="preserve"> from 11% (SCE Electric) to 60% (PG&amp;E Gas).  </w:t>
      </w:r>
    </w:p>
    <w:p w:rsidR="00B33CCB" w:rsidRDefault="00B33CCB" w:rsidP="002F458F">
      <w:pPr>
        <w:pStyle w:val="ParaText"/>
      </w:pPr>
    </w:p>
    <w:p w:rsidR="00B33CCB" w:rsidRDefault="00B33CCB" w:rsidP="002F458F">
      <w:pPr>
        <w:pStyle w:val="ParaText"/>
      </w:pPr>
    </w:p>
    <w:p w:rsidR="004F06ED" w:rsidRDefault="004F06ED" w:rsidP="004F06ED">
      <w:pPr>
        <w:pStyle w:val="Heading7"/>
      </w:pPr>
      <w:bookmarkStart w:id="252" w:name="_Toc393446060"/>
      <w:r>
        <w:t xml:space="preserve">Pre-Retrofit Equipment Efficiencies </w:t>
      </w:r>
      <w:r w:rsidR="00867E9C">
        <w:t>for</w:t>
      </w:r>
      <w:r>
        <w:t xml:space="preserve"> Advanced Path</w:t>
      </w:r>
      <w:bookmarkEnd w:id="252"/>
    </w:p>
    <w:p w:rsidR="00867E9C" w:rsidRDefault="00867E9C" w:rsidP="00867E9C">
      <w:pPr>
        <w:pStyle w:val="BodyText"/>
        <w:spacing w:before="240" w:after="120"/>
      </w:pPr>
      <w:r w:rsidRPr="00C43D21">
        <w:t xml:space="preserve">For water heating replacements and </w:t>
      </w:r>
      <w:r>
        <w:t>AC</w:t>
      </w:r>
      <w:r w:rsidRPr="00C43D21">
        <w:t xml:space="preserve"> and furnace replacements </w:t>
      </w:r>
      <w:r>
        <w:t xml:space="preserve">evidence of </w:t>
      </w:r>
      <w:r w:rsidRPr="00C43D21">
        <w:t xml:space="preserve">“early retirement” </w:t>
      </w:r>
      <w:r>
        <w:t xml:space="preserve">is required to </w:t>
      </w:r>
      <w:r w:rsidRPr="00C43D21">
        <w:t>claim the pre-existing baseline</w:t>
      </w:r>
      <w:r>
        <w:t>, and</w:t>
      </w:r>
      <w:r w:rsidRPr="00C43D21">
        <w:t xml:space="preserve"> only for the remaining life of the pre-existing equipment (</w:t>
      </w:r>
      <w:r>
        <w:t xml:space="preserve">defined as </w:t>
      </w:r>
      <w:r w:rsidRPr="00C43D21">
        <w:t>1/3 the life of the equipment</w:t>
      </w:r>
      <w:r w:rsidRPr="00B111C8">
        <w:t xml:space="preserve"> </w:t>
      </w:r>
      <w:r w:rsidRPr="00C43D21">
        <w:t xml:space="preserve">by policy). </w:t>
      </w:r>
      <w:r>
        <w:t xml:space="preserve">This report provides information on the pre-existing efficiencies of the equipment replaced, but does not make adjustments to the savings estimates. </w:t>
      </w:r>
      <w:r>
        <w:t xml:space="preserve">This Appendix </w:t>
      </w:r>
      <w:r>
        <w:t>provide</w:t>
      </w:r>
      <w:r>
        <w:t>s</w:t>
      </w:r>
      <w:r>
        <w:t xml:space="preserve"> a comparison of the pre-retrofit equipment efficiency for </w:t>
      </w:r>
      <w:proofErr w:type="gramStart"/>
      <w:r>
        <w:t>Advanced</w:t>
      </w:r>
      <w:proofErr w:type="gramEnd"/>
      <w:r>
        <w:t xml:space="preserve"> path simulation models compared to the replace on burnout code baseline for piece of equipment.</w:t>
      </w:r>
      <w:r>
        <w:t xml:space="preserve">  A short description is followed by the tables.</w:t>
      </w:r>
    </w:p>
    <w:p w:rsidR="00867E9C" w:rsidRDefault="00867E9C" w:rsidP="00867E9C">
      <w:r w:rsidRPr="00B25B07">
        <w:rPr>
          <w:b/>
          <w:bCs/>
        </w:rPr>
        <w:t>Central Furnaces:</w:t>
      </w:r>
      <w:r>
        <w:rPr>
          <w:b/>
          <w:bCs/>
        </w:rPr>
        <w:t xml:space="preserve">  </w:t>
      </w:r>
      <w:r>
        <w:t xml:space="preserve">Existing average efficiencies higher than the baseline AFUE value of 0.79 were observed for climate zones 2, 6, 7, 9, 10, 12, and 16. This means that dual baseline is not necessarily an issue for this equipment other than Climate Zone three which is below Baseline and has a high proportion of the PG&amp;E population.  </w:t>
      </w:r>
    </w:p>
    <w:p w:rsidR="00867E9C" w:rsidRPr="00A35592" w:rsidRDefault="00867E9C" w:rsidP="00867E9C">
      <w:pPr>
        <w:rPr>
          <w:b/>
          <w:bCs/>
        </w:rPr>
      </w:pPr>
    </w:p>
    <w:p w:rsidR="00867E9C" w:rsidRDefault="00867E9C" w:rsidP="00867E9C">
      <w:r w:rsidRPr="00853CB8">
        <w:rPr>
          <w:b/>
          <w:bCs/>
        </w:rPr>
        <w:t>Heat Pump Heating Efficiency</w:t>
      </w:r>
      <w:r>
        <w:rPr>
          <w:b/>
          <w:bCs/>
        </w:rPr>
        <w:t xml:space="preserve">:  </w:t>
      </w:r>
      <w:r>
        <w:t xml:space="preserve">Existing average efficiencies higher than baseline efficiency at 7.7 were observed for climate zones 6, 7, and 9. </w:t>
      </w:r>
      <w:proofErr w:type="gramStart"/>
      <w:r>
        <w:t>On</w:t>
      </w:r>
      <w:proofErr w:type="gramEnd"/>
      <w:r>
        <w:t xml:space="preserve"> the other side, the HSPF values were on the lower end for climate zones 3, 12, 13 and 16. However, for the samples with observed HSPF higher than baseline value do not represent to the majority of the samples.  Further, higher than baseline efficiencies were observed for large size houses.</w:t>
      </w:r>
    </w:p>
    <w:p w:rsidR="00867E9C" w:rsidRPr="00A35592" w:rsidRDefault="00867E9C" w:rsidP="00867E9C">
      <w:pPr>
        <w:rPr>
          <w:b/>
          <w:bCs/>
        </w:rPr>
      </w:pPr>
    </w:p>
    <w:p w:rsidR="00867E9C" w:rsidRDefault="00867E9C" w:rsidP="00867E9C">
      <w:r w:rsidRPr="00853CB8">
        <w:rPr>
          <w:b/>
          <w:bCs/>
        </w:rPr>
        <w:t xml:space="preserve">Heat Pump </w:t>
      </w:r>
      <w:r>
        <w:rPr>
          <w:b/>
          <w:bCs/>
        </w:rPr>
        <w:t>Cooling</w:t>
      </w:r>
      <w:r w:rsidRPr="00853CB8">
        <w:rPr>
          <w:b/>
          <w:bCs/>
        </w:rPr>
        <w:t xml:space="preserve"> Efficiency</w:t>
      </w:r>
      <w:r>
        <w:rPr>
          <w:b/>
          <w:bCs/>
        </w:rPr>
        <w:t xml:space="preserve">:  </w:t>
      </w:r>
      <w:r>
        <w:t>E</w:t>
      </w:r>
      <w:r w:rsidRPr="00DE492C">
        <w:t xml:space="preserve">xisting </w:t>
      </w:r>
      <w:r>
        <w:t xml:space="preserve">average </w:t>
      </w:r>
      <w:r w:rsidRPr="00DE492C">
        <w:t>efficiencies higher</w:t>
      </w:r>
      <w:r>
        <w:t xml:space="preserve"> than the baseline heat pump cooling at 13.0 SEER were observed only for climate zone 9, and for all other observed zones the existing heat pump cooling efficiencies were less than the baseline efficiency. The climate zone 9 is evident to have higher cooling demand than the remaining climate zones put in the above table. As the majority of the sampled houses have AC units, the number of houses for this characterization was small in number.   </w:t>
      </w:r>
      <w:r w:rsidRPr="00DE492C">
        <w:t xml:space="preserve">  </w:t>
      </w:r>
    </w:p>
    <w:p w:rsidR="00867E9C" w:rsidRPr="00DE492C" w:rsidRDefault="00867E9C" w:rsidP="00867E9C"/>
    <w:p w:rsidR="00867E9C" w:rsidRDefault="00867E9C" w:rsidP="00867E9C">
      <w:r w:rsidRPr="00853CB8">
        <w:rPr>
          <w:b/>
          <w:bCs/>
        </w:rPr>
        <w:t>Domestic Hot Water Heater</w:t>
      </w:r>
      <w:r>
        <w:rPr>
          <w:b/>
          <w:bCs/>
        </w:rPr>
        <w:t>:</w:t>
      </w:r>
      <w:r>
        <w:t xml:space="preserve">  Existing average efficiencies higher than baseline AFUE efficiencies at 0.62 were observed for those samples with lower sizes, and they were for climate zones 5, 6, 8, 14 and 16 which were for locations both inland and at the southern CA. However, for the samples with bigger sample sizes reported Energy Factors lower than baseline efficiency.</w:t>
      </w:r>
    </w:p>
    <w:p w:rsidR="00867E9C" w:rsidRDefault="00867E9C" w:rsidP="00867E9C"/>
    <w:p w:rsidR="00867E9C" w:rsidRDefault="00867E9C" w:rsidP="00867E9C">
      <w:pPr>
        <w:sectPr w:rsidR="00867E9C" w:rsidSect="00C67580">
          <w:pgSz w:w="12240" w:h="15840" w:code="1"/>
          <w:pgMar w:top="1440" w:right="1440" w:bottom="1440" w:left="1440" w:header="720" w:footer="720" w:gutter="0"/>
          <w:cols w:space="720"/>
          <w:docGrid w:linePitch="299"/>
        </w:sectPr>
      </w:pPr>
      <w:r>
        <w:rPr>
          <w:b/>
          <w:bCs/>
        </w:rPr>
        <w:t xml:space="preserve">Air Conditioning Unit </w:t>
      </w:r>
      <w:r w:rsidRPr="00853CB8">
        <w:rPr>
          <w:b/>
          <w:bCs/>
        </w:rPr>
        <w:t>Efficiency:</w:t>
      </w:r>
      <w:r>
        <w:rPr>
          <w:b/>
          <w:bCs/>
        </w:rPr>
        <w:t xml:space="preserve">  </w:t>
      </w:r>
      <w:r>
        <w:t>Existing average efficiencies across all climate zones and sample sizes were observed to be less than the baseline SEER value at 13.0. Lower values for SEER Upper Bound were observed for climate zone 11 and 12, and to some extent in climate zone 13. They all correspond to significantly higher sample sizes. Higher SEER values were observed in climate zone 5 and 6</w:t>
      </w:r>
      <w:r>
        <w:t>.</w:t>
      </w:r>
      <w:r>
        <w:t xml:space="preserve"> </w:t>
      </w:r>
    </w:p>
    <w:p w:rsidR="00867E9C" w:rsidRPr="009A02F6" w:rsidRDefault="00867E9C" w:rsidP="00867E9C">
      <w:pPr>
        <w:rPr>
          <w:b/>
          <w:bCs/>
        </w:rPr>
      </w:pPr>
    </w:p>
    <w:p w:rsidR="004F06ED" w:rsidRDefault="004F06ED" w:rsidP="004F06ED">
      <w:pPr>
        <w:pStyle w:val="ParaText"/>
      </w:pPr>
    </w:p>
    <w:p w:rsidR="00867E9C" w:rsidRDefault="00867E9C" w:rsidP="00867E9C">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Central Furnace </w:t>
      </w:r>
    </w:p>
    <w:tbl>
      <w:tblPr>
        <w:tblW w:w="12760" w:type="dxa"/>
        <w:tblInd w:w="93" w:type="dxa"/>
        <w:tblLook w:val="04A0" w:firstRow="1" w:lastRow="0" w:firstColumn="1" w:lastColumn="0" w:noHBand="0" w:noVBand="1"/>
      </w:tblPr>
      <w:tblGrid>
        <w:gridCol w:w="1139"/>
        <w:gridCol w:w="1146"/>
        <w:gridCol w:w="1156"/>
        <w:gridCol w:w="1141"/>
        <w:gridCol w:w="1266"/>
        <w:gridCol w:w="1150"/>
        <w:gridCol w:w="1156"/>
        <w:gridCol w:w="1143"/>
        <w:gridCol w:w="1151"/>
        <w:gridCol w:w="1156"/>
        <w:gridCol w:w="1156"/>
      </w:tblGrid>
      <w:tr w:rsidR="00867E9C" w:rsidRPr="00307200" w:rsidTr="00921BBA">
        <w:trPr>
          <w:trHeight w:val="960"/>
        </w:trPr>
        <w:tc>
          <w:tcPr>
            <w:tcW w:w="1160" w:type="dxa"/>
            <w:tcBorders>
              <w:top w:val="single" w:sz="4" w:space="0" w:color="C8C8C8"/>
              <w:left w:val="single" w:sz="4" w:space="0" w:color="C8C8C8"/>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IOU</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T24 Climate Zone</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 Type</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Count</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Conditioned Floor </w:t>
            </w:r>
            <w:proofErr w:type="spellStart"/>
            <w:r w:rsidRPr="00307200">
              <w:rPr>
                <w:rFonts w:ascii="Arial" w:hAnsi="Arial" w:cs="Arial"/>
                <w:b/>
                <w:bCs/>
                <w:color w:val="FFFFFF"/>
                <w:sz w:val="18"/>
                <w:szCs w:val="18"/>
              </w:rPr>
              <w:t>Area_Mean</w:t>
            </w:r>
            <w:proofErr w:type="spellEnd"/>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Heating E </w:t>
            </w:r>
            <w:proofErr w:type="spellStart"/>
            <w:r w:rsidRPr="00307200">
              <w:rPr>
                <w:rFonts w:ascii="Arial" w:hAnsi="Arial" w:cs="Arial"/>
                <w:b/>
                <w:bCs/>
                <w:color w:val="FFFFFF"/>
                <w:sz w:val="18"/>
                <w:szCs w:val="18"/>
              </w:rPr>
              <w:t>fficiency</w:t>
            </w:r>
            <w:proofErr w:type="spellEnd"/>
            <w:r w:rsidRPr="00307200">
              <w:rPr>
                <w:rFonts w:ascii="Arial" w:hAnsi="Arial" w:cs="Arial"/>
                <w:b/>
                <w:bCs/>
                <w:color w:val="FFFFFF"/>
                <w:sz w:val="18"/>
                <w:szCs w:val="18"/>
              </w:rPr>
              <w:br/>
              <w:t>_Mean</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w:t>
            </w:r>
            <w:proofErr w:type="spellStart"/>
            <w:r w:rsidRPr="00307200">
              <w:rPr>
                <w:rFonts w:ascii="Arial" w:hAnsi="Arial" w:cs="Arial"/>
                <w:b/>
                <w:bCs/>
                <w:color w:val="FFFFFF"/>
                <w:sz w:val="18"/>
                <w:szCs w:val="18"/>
              </w:rPr>
              <w:t>StdErr</w:t>
            </w:r>
            <w:proofErr w:type="spellEnd"/>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AFUE</w:t>
            </w:r>
            <w:r w:rsidRPr="00307200">
              <w:rPr>
                <w:rFonts w:ascii="Arial" w:hAnsi="Arial" w:cs="Arial"/>
                <w:b/>
                <w:bCs/>
                <w:color w:val="FFFFFF"/>
                <w:sz w:val="18"/>
                <w:szCs w:val="18"/>
              </w:rPr>
              <w:br/>
              <w:t>Upper Bound</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Average Higher than Baseline</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_Min</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_Max</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310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4.20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1663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1,740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2.20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646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1,992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0.39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0.95</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1,901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0.95</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286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2,015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0.97</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2767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1,796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6.60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261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1,920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0.96</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2,297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1,885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0.96</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1,524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0.95</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514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1,671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4.20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2,084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 </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1,881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2.20</w:t>
            </w:r>
          </w:p>
        </w:tc>
      </w:tr>
      <w:tr w:rsidR="00867E9C" w:rsidRPr="00307200" w:rsidTr="00921BBA">
        <w:trPr>
          <w:trHeight w:val="259"/>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2,093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0.70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0.93</w:t>
            </w:r>
          </w:p>
        </w:tc>
      </w:tr>
    </w:tbl>
    <w:p w:rsidR="00867E9C" w:rsidRDefault="00867E9C" w:rsidP="00867E9C"/>
    <w:p w:rsidR="00867E9C" w:rsidRDefault="00867E9C" w:rsidP="00867E9C">
      <w:r>
        <w:br w:type="page"/>
      </w:r>
    </w:p>
    <w:p w:rsidR="00867E9C" w:rsidRDefault="00867E9C" w:rsidP="00867E9C">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Heat Pump </w:t>
      </w:r>
      <w:r>
        <w:t xml:space="preserve">Heating </w:t>
      </w:r>
      <w:r>
        <w:t xml:space="preserve">Efficiency </w:t>
      </w:r>
    </w:p>
    <w:tbl>
      <w:tblPr>
        <w:tblW w:w="12760" w:type="dxa"/>
        <w:tblInd w:w="93" w:type="dxa"/>
        <w:tblLook w:val="04A0" w:firstRow="1" w:lastRow="0" w:firstColumn="1" w:lastColumn="0" w:noHBand="0" w:noVBand="1"/>
      </w:tblPr>
      <w:tblGrid>
        <w:gridCol w:w="1138"/>
        <w:gridCol w:w="1145"/>
        <w:gridCol w:w="1156"/>
        <w:gridCol w:w="1139"/>
        <w:gridCol w:w="1266"/>
        <w:gridCol w:w="1156"/>
        <w:gridCol w:w="1156"/>
        <w:gridCol w:w="1142"/>
        <w:gridCol w:w="1150"/>
        <w:gridCol w:w="1156"/>
        <w:gridCol w:w="1156"/>
      </w:tblGrid>
      <w:tr w:rsidR="00867E9C" w:rsidRPr="00307200" w:rsidTr="00921BBA">
        <w:trPr>
          <w:trHeight w:val="720"/>
        </w:trPr>
        <w:tc>
          <w:tcPr>
            <w:tcW w:w="1160" w:type="dxa"/>
            <w:tcBorders>
              <w:top w:val="single" w:sz="4" w:space="0" w:color="C8C8C8"/>
              <w:left w:val="single" w:sz="4" w:space="0" w:color="C8C8C8"/>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IOU</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T24 Climate Zone</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 Type</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Count</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Conditioned Floor </w:t>
            </w:r>
            <w:proofErr w:type="spellStart"/>
            <w:r w:rsidRPr="00307200">
              <w:rPr>
                <w:rFonts w:ascii="Arial" w:hAnsi="Arial" w:cs="Arial"/>
                <w:b/>
                <w:bCs/>
                <w:color w:val="FFFFFF"/>
                <w:sz w:val="18"/>
                <w:szCs w:val="18"/>
              </w:rPr>
              <w:t>Area_Mean</w:t>
            </w:r>
            <w:proofErr w:type="spellEnd"/>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_Mean</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w:t>
            </w:r>
            <w:proofErr w:type="spellStart"/>
            <w:r w:rsidRPr="00307200">
              <w:rPr>
                <w:rFonts w:ascii="Arial" w:hAnsi="Arial" w:cs="Arial"/>
                <w:b/>
                <w:bCs/>
                <w:color w:val="FFFFFF"/>
                <w:sz w:val="18"/>
                <w:szCs w:val="18"/>
              </w:rPr>
              <w:t>StdErr</w:t>
            </w:r>
            <w:proofErr w:type="spellEnd"/>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HSPF</w:t>
            </w:r>
            <w:r w:rsidRPr="00307200">
              <w:rPr>
                <w:rFonts w:ascii="Arial" w:hAnsi="Arial" w:cs="Arial"/>
                <w:b/>
                <w:bCs/>
                <w:color w:val="FFFFFF"/>
                <w:sz w:val="18"/>
                <w:szCs w:val="18"/>
              </w:rPr>
              <w:br/>
              <w:t>Upper Bound</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Average Higher than Baseline</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_Min</w:t>
            </w:r>
          </w:p>
        </w:tc>
        <w:tc>
          <w:tcPr>
            <w:tcW w:w="116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w:t>
            </w:r>
            <w:r w:rsidRPr="00307200">
              <w:rPr>
                <w:rFonts w:ascii="Arial" w:hAnsi="Arial" w:cs="Arial"/>
                <w:b/>
                <w:bCs/>
                <w:color w:val="FFFFFF"/>
                <w:sz w:val="18"/>
                <w:szCs w:val="18"/>
              </w:rPr>
              <w:br/>
              <w:t>_Max</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1,736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3.89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0.33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4.21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7.70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2,775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6.73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0.44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7.17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5.60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1,267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5.87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5.94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9.50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1,922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6.16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0.07</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6.23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9.20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2,523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6.20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0.38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6.58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3.40</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7.60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1,358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4.51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5.14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5.60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2,196</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7.53</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0.69</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8.21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12.00</w:t>
            </w:r>
          </w:p>
        </w:tc>
      </w:tr>
      <w:tr w:rsidR="00867E9C" w:rsidRPr="00307200" w:rsidTr="00921BBA">
        <w:trPr>
          <w:trHeight w:val="240"/>
        </w:trPr>
        <w:tc>
          <w:tcPr>
            <w:tcW w:w="1160"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160" w:type="dxa"/>
            <w:tcBorders>
              <w:top w:val="nil"/>
              <w:left w:val="nil"/>
              <w:bottom w:val="single" w:sz="4" w:space="0" w:color="C8C8C8"/>
              <w:right w:val="single" w:sz="4" w:space="0" w:color="C8C8C8"/>
            </w:tcBorders>
            <w:shd w:val="clear" w:color="auto" w:fill="auto"/>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3,612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6.85</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1.22</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8.08</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3.41</w:t>
            </w:r>
          </w:p>
        </w:tc>
        <w:tc>
          <w:tcPr>
            <w:tcW w:w="116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9.20</w:t>
            </w:r>
          </w:p>
        </w:tc>
      </w:tr>
    </w:tbl>
    <w:p w:rsidR="00867E9C" w:rsidRDefault="00867E9C" w:rsidP="00867E9C"/>
    <w:p w:rsidR="00867E9C" w:rsidRDefault="00867E9C" w:rsidP="00867E9C"/>
    <w:p w:rsidR="00867E9C" w:rsidRDefault="00867E9C" w:rsidP="00867E9C">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Heat Pump Cooling Efficiency </w:t>
      </w:r>
    </w:p>
    <w:tbl>
      <w:tblPr>
        <w:tblW w:w="12760" w:type="dxa"/>
        <w:tblInd w:w="93" w:type="dxa"/>
        <w:tblLook w:val="04A0" w:firstRow="1" w:lastRow="0" w:firstColumn="1" w:lastColumn="0" w:noHBand="0" w:noVBand="1"/>
      </w:tblPr>
      <w:tblGrid>
        <w:gridCol w:w="1022"/>
        <w:gridCol w:w="1061"/>
        <w:gridCol w:w="1118"/>
        <w:gridCol w:w="1023"/>
        <w:gridCol w:w="1281"/>
        <w:gridCol w:w="1350"/>
        <w:gridCol w:w="1350"/>
        <w:gridCol w:w="1135"/>
        <w:gridCol w:w="1086"/>
        <w:gridCol w:w="1167"/>
        <w:gridCol w:w="1167"/>
      </w:tblGrid>
      <w:tr w:rsidR="00867E9C" w:rsidRPr="00307200" w:rsidTr="00921BBA">
        <w:trPr>
          <w:trHeight w:val="720"/>
        </w:trPr>
        <w:tc>
          <w:tcPr>
            <w:tcW w:w="1022" w:type="dxa"/>
            <w:tcBorders>
              <w:top w:val="single" w:sz="4" w:space="0" w:color="C8C8C8"/>
              <w:left w:val="single" w:sz="4" w:space="0" w:color="C8C8C8"/>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IOU</w:t>
            </w:r>
          </w:p>
        </w:tc>
        <w:tc>
          <w:tcPr>
            <w:tcW w:w="1061"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T24 Climate Zone</w:t>
            </w:r>
          </w:p>
        </w:tc>
        <w:tc>
          <w:tcPr>
            <w:tcW w:w="1118"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 Type</w:t>
            </w:r>
          </w:p>
        </w:tc>
        <w:tc>
          <w:tcPr>
            <w:tcW w:w="1023"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Count</w:t>
            </w:r>
          </w:p>
        </w:tc>
        <w:tc>
          <w:tcPr>
            <w:tcW w:w="1281"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Pr>
                <w:rFonts w:ascii="Arial" w:hAnsi="Arial" w:cs="Arial"/>
                <w:b/>
                <w:bCs/>
                <w:color w:val="FFFFFF"/>
                <w:sz w:val="18"/>
                <w:szCs w:val="18"/>
              </w:rPr>
              <w:t xml:space="preserve">Conditioned Floor </w:t>
            </w:r>
            <w:proofErr w:type="spellStart"/>
            <w:r>
              <w:rPr>
                <w:rFonts w:ascii="Arial" w:hAnsi="Arial" w:cs="Arial"/>
                <w:b/>
                <w:bCs/>
                <w:color w:val="FFFFFF"/>
                <w:sz w:val="18"/>
                <w:szCs w:val="18"/>
              </w:rPr>
              <w:t>Area_Me</w:t>
            </w:r>
            <w:r w:rsidRPr="00307200">
              <w:rPr>
                <w:rFonts w:ascii="Arial" w:hAnsi="Arial" w:cs="Arial"/>
                <w:b/>
                <w:bCs/>
                <w:color w:val="FFFFFF"/>
                <w:sz w:val="18"/>
                <w:szCs w:val="18"/>
              </w:rPr>
              <w:t>an</w:t>
            </w:r>
            <w:proofErr w:type="spellEnd"/>
          </w:p>
        </w:tc>
        <w:tc>
          <w:tcPr>
            <w:tcW w:w="135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Cooling Efficiency_ Mean</w:t>
            </w:r>
          </w:p>
        </w:tc>
        <w:tc>
          <w:tcPr>
            <w:tcW w:w="135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Cooling Efficiency_ </w:t>
            </w:r>
            <w:proofErr w:type="spellStart"/>
            <w:r w:rsidRPr="00307200">
              <w:rPr>
                <w:rFonts w:ascii="Arial" w:hAnsi="Arial" w:cs="Arial"/>
                <w:b/>
                <w:bCs/>
                <w:color w:val="FFFFFF"/>
                <w:sz w:val="18"/>
                <w:szCs w:val="18"/>
              </w:rPr>
              <w:t>StdErr</w:t>
            </w:r>
            <w:proofErr w:type="spellEnd"/>
          </w:p>
        </w:tc>
        <w:tc>
          <w:tcPr>
            <w:tcW w:w="1135"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Cooling </w:t>
            </w:r>
            <w:proofErr w:type="spellStart"/>
            <w:r w:rsidRPr="00307200">
              <w:rPr>
                <w:rFonts w:ascii="Arial" w:hAnsi="Arial" w:cs="Arial"/>
                <w:b/>
                <w:bCs/>
                <w:color w:val="FFFFFF"/>
                <w:sz w:val="18"/>
                <w:szCs w:val="18"/>
              </w:rPr>
              <w:t>Eff</w:t>
            </w:r>
            <w:proofErr w:type="spellEnd"/>
            <w:r w:rsidRPr="00307200">
              <w:rPr>
                <w:rFonts w:ascii="Arial" w:hAnsi="Arial" w:cs="Arial"/>
                <w:b/>
                <w:bCs/>
                <w:color w:val="FFFFFF"/>
                <w:sz w:val="18"/>
                <w:szCs w:val="18"/>
              </w:rPr>
              <w:t xml:space="preserve"> Upper Bound</w:t>
            </w:r>
          </w:p>
        </w:tc>
        <w:tc>
          <w:tcPr>
            <w:tcW w:w="1086"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Average Higher than Baseline</w:t>
            </w:r>
          </w:p>
        </w:tc>
        <w:tc>
          <w:tcPr>
            <w:tcW w:w="116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Cooling Efficiency_ Min</w:t>
            </w:r>
          </w:p>
        </w:tc>
        <w:tc>
          <w:tcPr>
            <w:tcW w:w="116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Cooling Efficiency_ Max</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2,775</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11.30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12.39</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13.00</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133</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1,267</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8.60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0.10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8.77</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16.00</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141</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1,922</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9.10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0.10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9.26</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15.50</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2,523</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10.60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11.23</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14.00</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1,358</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4.00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2.30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6.31</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8.00</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2,196</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13.90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15.05</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26.00</w:t>
            </w:r>
          </w:p>
        </w:tc>
      </w:tr>
      <w:tr w:rsidR="00867E9C" w:rsidRPr="00307200" w:rsidTr="00921BBA">
        <w:trPr>
          <w:trHeight w:val="240"/>
        </w:trPr>
        <w:tc>
          <w:tcPr>
            <w:tcW w:w="1022"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06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11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HSPF</w:t>
            </w:r>
          </w:p>
        </w:tc>
        <w:tc>
          <w:tcPr>
            <w:tcW w:w="102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281"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3,612</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11.00</w:t>
            </w:r>
          </w:p>
        </w:tc>
        <w:tc>
          <w:tcPr>
            <w:tcW w:w="135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1.10</w:t>
            </w:r>
          </w:p>
        </w:tc>
        <w:tc>
          <w:tcPr>
            <w:tcW w:w="113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12.17</w:t>
            </w:r>
          </w:p>
        </w:tc>
        <w:tc>
          <w:tcPr>
            <w:tcW w:w="108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9.10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13.00</w:t>
            </w:r>
          </w:p>
        </w:tc>
      </w:tr>
    </w:tbl>
    <w:p w:rsidR="00867E9C" w:rsidRDefault="00867E9C" w:rsidP="00867E9C"/>
    <w:p w:rsidR="00867E9C" w:rsidRDefault="00867E9C" w:rsidP="00867E9C">
      <w:r>
        <w:br w:type="page"/>
      </w:r>
    </w:p>
    <w:p w:rsidR="00867E9C" w:rsidRDefault="00867E9C" w:rsidP="00867E9C">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Domestic Hot Water </w:t>
      </w:r>
    </w:p>
    <w:tbl>
      <w:tblPr>
        <w:tblW w:w="12760" w:type="dxa"/>
        <w:tblInd w:w="93" w:type="dxa"/>
        <w:tblLook w:val="04A0" w:firstRow="1" w:lastRow="0" w:firstColumn="1" w:lastColumn="0" w:noHBand="0" w:noVBand="1"/>
      </w:tblPr>
      <w:tblGrid>
        <w:gridCol w:w="1018"/>
        <w:gridCol w:w="1063"/>
        <w:gridCol w:w="1127"/>
        <w:gridCol w:w="1020"/>
        <w:gridCol w:w="1266"/>
        <w:gridCol w:w="1327"/>
        <w:gridCol w:w="1417"/>
        <w:gridCol w:w="1036"/>
        <w:gridCol w:w="1092"/>
        <w:gridCol w:w="1177"/>
        <w:gridCol w:w="1217"/>
      </w:tblGrid>
      <w:tr w:rsidR="00867E9C" w:rsidRPr="00307200" w:rsidTr="00921BBA">
        <w:trPr>
          <w:trHeight w:val="720"/>
        </w:trPr>
        <w:tc>
          <w:tcPr>
            <w:tcW w:w="1018" w:type="dxa"/>
            <w:tcBorders>
              <w:top w:val="single" w:sz="4" w:space="0" w:color="C8C8C8"/>
              <w:left w:val="single" w:sz="4" w:space="0" w:color="C8C8C8"/>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IOU</w:t>
            </w:r>
          </w:p>
        </w:tc>
        <w:tc>
          <w:tcPr>
            <w:tcW w:w="1063"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T24 Climate Zone</w:t>
            </w:r>
          </w:p>
        </w:tc>
        <w:tc>
          <w:tcPr>
            <w:tcW w:w="112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 Type</w:t>
            </w:r>
          </w:p>
        </w:tc>
        <w:tc>
          <w:tcPr>
            <w:tcW w:w="1020"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Count</w:t>
            </w:r>
          </w:p>
        </w:tc>
        <w:tc>
          <w:tcPr>
            <w:tcW w:w="1266"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Conditioned Floor </w:t>
            </w:r>
            <w:proofErr w:type="spellStart"/>
            <w:r w:rsidRPr="00307200">
              <w:rPr>
                <w:rFonts w:ascii="Arial" w:hAnsi="Arial" w:cs="Arial"/>
                <w:b/>
                <w:bCs/>
                <w:color w:val="FFFFFF"/>
                <w:sz w:val="18"/>
                <w:szCs w:val="18"/>
              </w:rPr>
              <w:t>Area_Mean</w:t>
            </w:r>
            <w:proofErr w:type="spellEnd"/>
          </w:p>
        </w:tc>
        <w:tc>
          <w:tcPr>
            <w:tcW w:w="132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Energy </w:t>
            </w:r>
            <w:proofErr w:type="spellStart"/>
            <w:r w:rsidRPr="00307200">
              <w:rPr>
                <w:rFonts w:ascii="Arial" w:hAnsi="Arial" w:cs="Arial"/>
                <w:b/>
                <w:bCs/>
                <w:color w:val="FFFFFF"/>
                <w:sz w:val="18"/>
                <w:szCs w:val="18"/>
              </w:rPr>
              <w:t>Factor_Mean</w:t>
            </w:r>
            <w:proofErr w:type="spellEnd"/>
          </w:p>
        </w:tc>
        <w:tc>
          <w:tcPr>
            <w:tcW w:w="141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Energy </w:t>
            </w:r>
            <w:proofErr w:type="spellStart"/>
            <w:r w:rsidRPr="00307200">
              <w:rPr>
                <w:rFonts w:ascii="Arial" w:hAnsi="Arial" w:cs="Arial"/>
                <w:b/>
                <w:bCs/>
                <w:color w:val="FFFFFF"/>
                <w:sz w:val="18"/>
                <w:szCs w:val="18"/>
              </w:rPr>
              <w:t>Factor_StdErr</w:t>
            </w:r>
            <w:proofErr w:type="spellEnd"/>
          </w:p>
        </w:tc>
        <w:tc>
          <w:tcPr>
            <w:tcW w:w="1036"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EF Upper Bound</w:t>
            </w:r>
          </w:p>
        </w:tc>
        <w:tc>
          <w:tcPr>
            <w:tcW w:w="1092"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Average Higher than Baseline</w:t>
            </w:r>
          </w:p>
        </w:tc>
        <w:tc>
          <w:tcPr>
            <w:tcW w:w="117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Energy </w:t>
            </w:r>
            <w:proofErr w:type="spellStart"/>
            <w:r w:rsidRPr="00307200">
              <w:rPr>
                <w:rFonts w:ascii="Arial" w:hAnsi="Arial" w:cs="Arial"/>
                <w:b/>
                <w:bCs/>
                <w:color w:val="FFFFFF"/>
                <w:sz w:val="18"/>
                <w:szCs w:val="18"/>
              </w:rPr>
              <w:t>Factor_Min</w:t>
            </w:r>
            <w:proofErr w:type="spellEnd"/>
          </w:p>
        </w:tc>
        <w:tc>
          <w:tcPr>
            <w:tcW w:w="121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Energy </w:t>
            </w:r>
            <w:proofErr w:type="spellStart"/>
            <w:r w:rsidRPr="00307200">
              <w:rPr>
                <w:rFonts w:ascii="Arial" w:hAnsi="Arial" w:cs="Arial"/>
                <w:b/>
                <w:bCs/>
                <w:color w:val="FFFFFF"/>
                <w:sz w:val="18"/>
                <w:szCs w:val="18"/>
              </w:rPr>
              <w:t>Factor_Max</w:t>
            </w:r>
            <w:proofErr w:type="spellEnd"/>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310</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1,879</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0.61</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0.61</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0.96</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1,663</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1,740</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0.58</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0.59</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0.98</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646</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1,992</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0.58</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0.59</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0.98</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1,901</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0.65</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0.03</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0.68</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0.84</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286</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2,015</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0.59</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0.99</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2,767</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1,796</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0.58</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0.58</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0.98</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261</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1,920</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0.57</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0.58</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0.93</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2,297</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0.65</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0.04</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0.69</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0.80</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71</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1,885</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0.63</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0.64</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0.52</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0.96</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50</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1,524</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0.62</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0.63</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0.52</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0.84</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514</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1,671</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0.61</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0.98</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2,084</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0.03</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0.62</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Yes</w:t>
            </w: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0.80</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177</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1,881</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0.59</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0.00</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0.60</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0.45</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0.84</w:t>
            </w:r>
          </w:p>
        </w:tc>
      </w:tr>
      <w:tr w:rsidR="00867E9C" w:rsidRPr="00307200" w:rsidTr="00921BBA">
        <w:trPr>
          <w:trHeight w:val="240"/>
        </w:trPr>
        <w:tc>
          <w:tcPr>
            <w:tcW w:w="1018" w:type="dxa"/>
            <w:tcBorders>
              <w:top w:val="nil"/>
              <w:left w:val="single" w:sz="4" w:space="0" w:color="C8C8C8"/>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06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w:t>
            </w:r>
          </w:p>
        </w:tc>
        <w:tc>
          <w:tcPr>
            <w:tcW w:w="11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020"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79</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2,093</w:t>
            </w:r>
          </w:p>
        </w:tc>
        <w:tc>
          <w:tcPr>
            <w:tcW w:w="132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0.61</w:t>
            </w:r>
          </w:p>
        </w:tc>
        <w:tc>
          <w:tcPr>
            <w:tcW w:w="14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0.01</w:t>
            </w:r>
          </w:p>
        </w:tc>
        <w:tc>
          <w:tcPr>
            <w:tcW w:w="103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0.62</w:t>
            </w:r>
          </w:p>
        </w:tc>
        <w:tc>
          <w:tcPr>
            <w:tcW w:w="109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p>
        </w:tc>
        <w:tc>
          <w:tcPr>
            <w:tcW w:w="117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0.53</w:t>
            </w:r>
          </w:p>
        </w:tc>
        <w:tc>
          <w:tcPr>
            <w:tcW w:w="121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0.95</w:t>
            </w:r>
          </w:p>
        </w:tc>
      </w:tr>
    </w:tbl>
    <w:p w:rsidR="00867E9C" w:rsidRDefault="00867E9C" w:rsidP="00867E9C"/>
    <w:p w:rsidR="00867E9C" w:rsidRDefault="00867E9C" w:rsidP="00867E9C">
      <w:r>
        <w:br w:type="page"/>
      </w:r>
    </w:p>
    <w:p w:rsidR="00867E9C" w:rsidRDefault="00867E9C" w:rsidP="00867E9C">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Air Conditioning </w:t>
      </w:r>
    </w:p>
    <w:tbl>
      <w:tblPr>
        <w:tblW w:w="12760" w:type="dxa"/>
        <w:tblInd w:w="93" w:type="dxa"/>
        <w:tblLook w:val="04A0" w:firstRow="1" w:lastRow="0" w:firstColumn="1" w:lastColumn="0" w:noHBand="0" w:noVBand="1"/>
      </w:tblPr>
      <w:tblGrid>
        <w:gridCol w:w="1129"/>
        <w:gridCol w:w="1138"/>
        <w:gridCol w:w="1153"/>
        <w:gridCol w:w="1129"/>
        <w:gridCol w:w="1266"/>
        <w:gridCol w:w="1167"/>
        <w:gridCol w:w="1167"/>
        <w:gridCol w:w="1132"/>
        <w:gridCol w:w="1145"/>
        <w:gridCol w:w="1167"/>
        <w:gridCol w:w="1167"/>
      </w:tblGrid>
      <w:tr w:rsidR="00867E9C" w:rsidRPr="00307200" w:rsidTr="00921BBA">
        <w:trPr>
          <w:trHeight w:val="720"/>
        </w:trPr>
        <w:tc>
          <w:tcPr>
            <w:tcW w:w="1129" w:type="dxa"/>
            <w:tcBorders>
              <w:top w:val="single" w:sz="4" w:space="0" w:color="C8C8C8"/>
              <w:left w:val="single" w:sz="4" w:space="0" w:color="C8C8C8"/>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IOU</w:t>
            </w:r>
          </w:p>
        </w:tc>
        <w:tc>
          <w:tcPr>
            <w:tcW w:w="1138"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T24 Climate Zone</w:t>
            </w:r>
          </w:p>
        </w:tc>
        <w:tc>
          <w:tcPr>
            <w:tcW w:w="1153"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Heating Efficiency Type</w:t>
            </w:r>
          </w:p>
        </w:tc>
        <w:tc>
          <w:tcPr>
            <w:tcW w:w="1129"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Count</w:t>
            </w:r>
          </w:p>
        </w:tc>
        <w:tc>
          <w:tcPr>
            <w:tcW w:w="1266"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Conditioned Floor </w:t>
            </w:r>
            <w:proofErr w:type="spellStart"/>
            <w:r w:rsidRPr="00307200">
              <w:rPr>
                <w:rFonts w:ascii="Arial" w:hAnsi="Arial" w:cs="Arial"/>
                <w:b/>
                <w:bCs/>
                <w:color w:val="FFFFFF"/>
                <w:sz w:val="18"/>
                <w:szCs w:val="18"/>
              </w:rPr>
              <w:t>Area_Mean</w:t>
            </w:r>
            <w:proofErr w:type="spellEnd"/>
          </w:p>
        </w:tc>
        <w:tc>
          <w:tcPr>
            <w:tcW w:w="116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Cooling Efficiency_ Mean</w:t>
            </w:r>
          </w:p>
        </w:tc>
        <w:tc>
          <w:tcPr>
            <w:tcW w:w="116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 xml:space="preserve">Cooling Efficiency_ </w:t>
            </w:r>
            <w:proofErr w:type="spellStart"/>
            <w:r w:rsidRPr="00307200">
              <w:rPr>
                <w:rFonts w:ascii="Arial" w:hAnsi="Arial" w:cs="Arial"/>
                <w:b/>
                <w:bCs/>
                <w:color w:val="FFFFFF"/>
                <w:sz w:val="18"/>
                <w:szCs w:val="18"/>
              </w:rPr>
              <w:t>StdErr</w:t>
            </w:r>
            <w:proofErr w:type="spellEnd"/>
          </w:p>
        </w:tc>
        <w:tc>
          <w:tcPr>
            <w:tcW w:w="1132"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SEER</w:t>
            </w:r>
            <w:r w:rsidRPr="00307200">
              <w:rPr>
                <w:rFonts w:ascii="Arial" w:hAnsi="Arial" w:cs="Arial"/>
                <w:b/>
                <w:bCs/>
                <w:color w:val="FFFFFF"/>
                <w:sz w:val="18"/>
                <w:szCs w:val="18"/>
              </w:rPr>
              <w:br/>
              <w:t>Upper Bound</w:t>
            </w:r>
          </w:p>
        </w:tc>
        <w:tc>
          <w:tcPr>
            <w:tcW w:w="1145"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Average Higher than Baseline</w:t>
            </w:r>
          </w:p>
        </w:tc>
        <w:tc>
          <w:tcPr>
            <w:tcW w:w="116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Cooling Efficiency_ Min</w:t>
            </w:r>
          </w:p>
        </w:tc>
        <w:tc>
          <w:tcPr>
            <w:tcW w:w="1167" w:type="dxa"/>
            <w:tcBorders>
              <w:top w:val="single" w:sz="4" w:space="0" w:color="C8C8C8"/>
              <w:left w:val="nil"/>
              <w:bottom w:val="single" w:sz="4" w:space="0" w:color="C8C8C8"/>
              <w:right w:val="single" w:sz="4" w:space="0" w:color="C8C8C8"/>
            </w:tcBorders>
            <w:shd w:val="clear" w:color="000000" w:fill="003591"/>
            <w:vAlign w:val="center"/>
            <w:hideMark/>
          </w:tcPr>
          <w:p w:rsidR="00867E9C" w:rsidRPr="00307200" w:rsidRDefault="00867E9C" w:rsidP="00921BBA">
            <w:pPr>
              <w:spacing w:line="240" w:lineRule="auto"/>
              <w:jc w:val="center"/>
              <w:rPr>
                <w:rFonts w:ascii="Arial" w:hAnsi="Arial" w:cs="Arial"/>
                <w:b/>
                <w:bCs/>
                <w:color w:val="FFFFFF"/>
                <w:sz w:val="18"/>
                <w:szCs w:val="18"/>
              </w:rPr>
            </w:pPr>
            <w:r w:rsidRPr="00307200">
              <w:rPr>
                <w:rFonts w:ascii="Arial" w:hAnsi="Arial" w:cs="Arial"/>
                <w:b/>
                <w:bCs/>
                <w:color w:val="FFFFFF"/>
                <w:sz w:val="18"/>
                <w:szCs w:val="18"/>
              </w:rPr>
              <w:t>Cooling Efficiency_ Max</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2</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310</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1,879</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10.86</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0.19</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11.05</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0.50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18.00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3</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1,663</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1,740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0.10</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11.10</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40.00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4</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646</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1,992</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11.62</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0.11</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11.72</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24.50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5</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1,901</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12.00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0.47</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12.47</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8.00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13.00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11</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286</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2,015</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9.86</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0.10</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9.96</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6.60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12</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2,767</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1,796</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9.45</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0.04</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9.49</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18.50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261</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1,920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10.16</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0.15</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10.30</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6.00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16.50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PGE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16</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7</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2,297</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11.22</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0.63</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11.85</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9.80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13.00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71</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1,885</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11.02</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0.51</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11.53</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17.00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50</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1,524</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11.59</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0.26</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11.85</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7.00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14.00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9</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514</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1,671</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10.83</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0.09</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10.92</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16.80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35</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1,795</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10.07</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0.40</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10.47</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0.50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13.10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13</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29</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1,916</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10.05</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0.55</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10.61</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15.00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SCE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14</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2,084</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9.71</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0.42</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10.13</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8.00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13.00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6</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2,161</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12.00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12.00</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12.00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12.00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7</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177</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1,881</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11.21</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0.22</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11.43</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0.50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14.00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8</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4</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2,578</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10.53</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0.83</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11.35</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9.70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13.00</w:t>
            </w:r>
          </w:p>
        </w:tc>
      </w:tr>
      <w:tr w:rsidR="00867E9C" w:rsidRPr="00307200" w:rsidTr="00921BBA">
        <w:trPr>
          <w:trHeight w:val="240"/>
        </w:trPr>
        <w:tc>
          <w:tcPr>
            <w:tcW w:w="1129" w:type="dxa"/>
            <w:tcBorders>
              <w:top w:val="nil"/>
              <w:left w:val="single" w:sz="4" w:space="0" w:color="C8C8C8"/>
              <w:bottom w:val="single" w:sz="4" w:space="0" w:color="C8C8C8"/>
              <w:right w:val="single" w:sz="4" w:space="0" w:color="C8C8C8"/>
            </w:tcBorders>
            <w:shd w:val="clear" w:color="auto" w:fill="auto"/>
            <w:vAlign w:val="bottom"/>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SDGE</w:t>
            </w:r>
          </w:p>
        </w:tc>
        <w:tc>
          <w:tcPr>
            <w:tcW w:w="1138"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jc w:val="right"/>
              <w:rPr>
                <w:rFonts w:ascii="Arial" w:hAnsi="Arial" w:cs="Arial"/>
                <w:color w:val="000000"/>
                <w:sz w:val="18"/>
                <w:szCs w:val="18"/>
              </w:rPr>
            </w:pPr>
            <w:r w:rsidRPr="00307200">
              <w:rPr>
                <w:rFonts w:ascii="Arial" w:hAnsi="Arial" w:cs="Arial"/>
                <w:color w:val="000000"/>
                <w:sz w:val="18"/>
                <w:szCs w:val="18"/>
              </w:rPr>
              <w:t>10</w:t>
            </w:r>
          </w:p>
        </w:tc>
        <w:tc>
          <w:tcPr>
            <w:tcW w:w="1153"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sz w:val="18"/>
                <w:szCs w:val="18"/>
              </w:rPr>
            </w:pPr>
            <w:r w:rsidRPr="00307200">
              <w:rPr>
                <w:rFonts w:ascii="Arial" w:hAnsi="Arial" w:cs="Arial"/>
                <w:sz w:val="18"/>
                <w:szCs w:val="18"/>
              </w:rPr>
              <w:t>AFUE</w:t>
            </w:r>
          </w:p>
        </w:tc>
        <w:tc>
          <w:tcPr>
            <w:tcW w:w="1129"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79</w:t>
            </w:r>
          </w:p>
        </w:tc>
        <w:tc>
          <w:tcPr>
            <w:tcW w:w="1266"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2,093</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10.93</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0.25</w:t>
            </w:r>
          </w:p>
        </w:tc>
        <w:tc>
          <w:tcPr>
            <w:tcW w:w="1132"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11.18</w:t>
            </w:r>
          </w:p>
        </w:tc>
        <w:tc>
          <w:tcPr>
            <w:tcW w:w="1145"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7.80</w:t>
            </w:r>
          </w:p>
        </w:tc>
        <w:tc>
          <w:tcPr>
            <w:tcW w:w="1167" w:type="dxa"/>
            <w:tcBorders>
              <w:top w:val="nil"/>
              <w:left w:val="nil"/>
              <w:bottom w:val="single" w:sz="4" w:space="0" w:color="C8C8C8"/>
              <w:right w:val="single" w:sz="4" w:space="0" w:color="C8C8C8"/>
            </w:tcBorders>
            <w:shd w:val="clear" w:color="auto" w:fill="auto"/>
            <w:vAlign w:val="center"/>
            <w:hideMark/>
          </w:tcPr>
          <w:p w:rsidR="00867E9C" w:rsidRPr="00307200" w:rsidRDefault="00867E9C" w:rsidP="00921BBA">
            <w:pPr>
              <w:spacing w:line="240" w:lineRule="auto"/>
              <w:rPr>
                <w:rFonts w:ascii="Arial" w:hAnsi="Arial" w:cs="Arial"/>
                <w:color w:val="000000"/>
                <w:sz w:val="18"/>
                <w:szCs w:val="18"/>
              </w:rPr>
            </w:pPr>
            <w:r w:rsidRPr="00307200">
              <w:rPr>
                <w:rFonts w:ascii="Arial" w:hAnsi="Arial" w:cs="Arial"/>
                <w:color w:val="000000"/>
                <w:sz w:val="18"/>
                <w:szCs w:val="18"/>
              </w:rPr>
              <w:t>16.00</w:t>
            </w:r>
          </w:p>
        </w:tc>
      </w:tr>
    </w:tbl>
    <w:p w:rsidR="00867E9C" w:rsidRDefault="00867E9C" w:rsidP="00867E9C"/>
    <w:p w:rsidR="00867E9C" w:rsidRDefault="00867E9C" w:rsidP="004F06ED">
      <w:pPr>
        <w:pStyle w:val="ParaText"/>
        <w:sectPr w:rsidR="00867E9C" w:rsidSect="00867E9C">
          <w:pgSz w:w="15840" w:h="12240" w:orient="landscape" w:code="1"/>
          <w:pgMar w:top="1440" w:right="1440" w:bottom="1440" w:left="1440" w:header="720" w:footer="720" w:gutter="0"/>
          <w:cols w:space="720"/>
          <w:docGrid w:linePitch="299"/>
        </w:sectPr>
      </w:pPr>
    </w:p>
    <w:p w:rsidR="00867E9C" w:rsidRPr="004F06ED" w:rsidRDefault="00867E9C" w:rsidP="004F06ED">
      <w:pPr>
        <w:pStyle w:val="ParaText"/>
        <w:sectPr w:rsidR="00867E9C" w:rsidRPr="004F06ED" w:rsidSect="00C67580">
          <w:pgSz w:w="12240" w:h="15840" w:code="1"/>
          <w:pgMar w:top="1440" w:right="1440" w:bottom="1440" w:left="1440" w:header="720" w:footer="720" w:gutter="0"/>
          <w:cols w:space="720"/>
          <w:docGrid w:linePitch="299"/>
        </w:sectPr>
      </w:pPr>
    </w:p>
    <w:p w:rsidR="00262A50" w:rsidRPr="00B33CCB" w:rsidRDefault="00262A50" w:rsidP="00262A50">
      <w:pPr>
        <w:pStyle w:val="BackCover"/>
        <w:ind w:left="-720" w:right="0"/>
        <w:rPr>
          <w:color w:val="009FDA" w:themeColor="accent5"/>
          <w:sz w:val="24"/>
          <w:szCs w:val="24"/>
        </w:rPr>
      </w:pPr>
      <w:r w:rsidRPr="00B33CCB">
        <w:rPr>
          <w:color w:val="3F9C35" w:themeColor="accent2"/>
          <w:sz w:val="24"/>
          <w:szCs w:val="24"/>
        </w:rPr>
        <w:lastRenderedPageBreak/>
        <w:t>SAFER, SMARTER, GREENER</w:t>
      </w:r>
    </w:p>
    <w:p w:rsidR="00262A50" w:rsidRDefault="00262A50" w:rsidP="007A56C3">
      <w:pPr>
        <w:pStyle w:val="BackCover"/>
        <w:rPr>
          <w:color w:val="009FDA" w:themeColor="accent5"/>
          <w:sz w:val="24"/>
          <w:szCs w:val="24"/>
        </w:rPr>
      </w:pPr>
    </w:p>
    <w:tbl>
      <w:tblPr>
        <w:tblStyle w:val="TableGrid"/>
        <w:tblW w:w="12438" w:type="dxa"/>
        <w:tblInd w:w="-1440" w:type="dxa"/>
        <w:tblLook w:val="04A0" w:firstRow="1" w:lastRow="0" w:firstColumn="1" w:lastColumn="0" w:noHBand="0" w:noVBand="1"/>
      </w:tblPr>
      <w:tblGrid>
        <w:gridCol w:w="12438"/>
      </w:tblGrid>
      <w:tr w:rsidR="00B77BAA" w:rsidTr="00B77BAA">
        <w:trPr>
          <w:cnfStyle w:val="100000000000" w:firstRow="1" w:lastRow="0" w:firstColumn="0" w:lastColumn="0" w:oddVBand="0" w:evenVBand="0" w:oddHBand="0" w:evenHBand="0" w:firstRowFirstColumn="0" w:firstRowLastColumn="0" w:lastRowFirstColumn="0" w:lastRowLastColumn="0"/>
          <w:trHeight w:val="3842"/>
        </w:trPr>
        <w:tc>
          <w:tcPr>
            <w:tcW w:w="12438" w:type="dxa"/>
            <w:shd w:val="clear" w:color="auto" w:fill="009FDA" w:themeFill="accent5"/>
          </w:tcPr>
          <w:p w:rsidR="00B77BAA" w:rsidRDefault="00B77BAA" w:rsidP="00B77BAA">
            <w:pPr>
              <w:pStyle w:val="List"/>
            </w:pPr>
          </w:p>
        </w:tc>
      </w:tr>
      <w:tr w:rsidR="00B77BAA" w:rsidTr="00B77BAA">
        <w:tc>
          <w:tcPr>
            <w:tcW w:w="12438" w:type="dxa"/>
          </w:tcPr>
          <w:p w:rsidR="00B77BAA" w:rsidRPr="00B77BAA" w:rsidRDefault="00B77BAA" w:rsidP="00B77BAA">
            <w:pPr>
              <w:pStyle w:val="List"/>
              <w:rPr>
                <w:sz w:val="10"/>
                <w:szCs w:val="10"/>
              </w:rPr>
            </w:pPr>
          </w:p>
        </w:tc>
      </w:tr>
      <w:tr w:rsidR="00B77BAA" w:rsidTr="00B77BAA">
        <w:tc>
          <w:tcPr>
            <w:tcW w:w="12438" w:type="dxa"/>
            <w:shd w:val="clear" w:color="auto" w:fill="009FDA" w:themeFill="accent5"/>
          </w:tcPr>
          <w:p w:rsidR="00B77BAA" w:rsidRPr="00B77BAA" w:rsidRDefault="00B77BAA" w:rsidP="00B77BAA">
            <w:pPr>
              <w:pStyle w:val="List"/>
              <w:rPr>
                <w:sz w:val="16"/>
                <w:szCs w:val="16"/>
              </w:rPr>
            </w:pPr>
          </w:p>
        </w:tc>
      </w:tr>
    </w:tbl>
    <w:p w:rsidR="00262A50" w:rsidRDefault="00262A50" w:rsidP="007A56C3">
      <w:pPr>
        <w:pStyle w:val="BackCover"/>
        <w:rPr>
          <w:color w:val="009FDA" w:themeColor="accent5"/>
          <w:sz w:val="24"/>
          <w:szCs w:val="24"/>
        </w:rPr>
      </w:pPr>
    </w:p>
    <w:p w:rsidR="006D6328" w:rsidRPr="00505FBE" w:rsidRDefault="006D6328" w:rsidP="007A56C3">
      <w:pPr>
        <w:pStyle w:val="BackCover"/>
        <w:rPr>
          <w:color w:val="009FDA" w:themeColor="accent5"/>
          <w:sz w:val="24"/>
          <w:szCs w:val="24"/>
        </w:rPr>
      </w:pPr>
      <w:r w:rsidRPr="00505FBE">
        <w:rPr>
          <w:color w:val="009FDA" w:themeColor="accent5"/>
          <w:sz w:val="24"/>
          <w:szCs w:val="24"/>
        </w:rPr>
        <w:t xml:space="preserve">THIS IS DNV </w:t>
      </w:r>
      <w:r w:rsidR="00A66235" w:rsidRPr="00505FBE">
        <w:rPr>
          <w:color w:val="009FDA" w:themeColor="accent5"/>
          <w:sz w:val="24"/>
          <w:szCs w:val="24"/>
        </w:rPr>
        <w:t>GL</w:t>
      </w:r>
    </w:p>
    <w:p w:rsidR="00262A50" w:rsidRPr="00B77BAA" w:rsidRDefault="00262A50" w:rsidP="00262A50">
      <w:pPr>
        <w:pStyle w:val="ParaText"/>
        <w:spacing w:before="120"/>
        <w:ind w:right="1440"/>
        <w:rPr>
          <w:rFonts w:ascii="Verdana" w:hAnsi="Verdana" w:cs="Arial"/>
          <w:color w:val="404040" w:themeColor="text1" w:themeTint="BF"/>
          <w:w w:val="95"/>
          <w:sz w:val="20"/>
          <w:szCs w:val="20"/>
        </w:rPr>
      </w:pPr>
      <w:r w:rsidRPr="00B77BAA">
        <w:rPr>
          <w:rFonts w:ascii="Verdana" w:hAnsi="Verdana" w:cs="Arial"/>
          <w:color w:val="404040" w:themeColor="text1" w:themeTint="BF"/>
          <w:w w:val="95"/>
          <w:sz w:val="20"/>
          <w:szCs w:val="20"/>
        </w:rPr>
        <w:t>Driven by our purpose of safeguarding life, property and the environment, DNV GL enables organizations to advance the safety and sustainability of their business. We provide classification and technical assurance along with software and independent expert advisory services to the maritime, oil &amp; gas and energy industries. We also provide certification services to customers across a wide range of industries.</w:t>
      </w:r>
    </w:p>
    <w:p w:rsidR="00262A50" w:rsidRPr="00B77BAA" w:rsidRDefault="00262A50" w:rsidP="00262A50">
      <w:pPr>
        <w:pStyle w:val="ParaText"/>
        <w:ind w:right="1440"/>
        <w:rPr>
          <w:rFonts w:ascii="Verdana" w:hAnsi="Verdana" w:cs="Arial"/>
          <w:color w:val="404040" w:themeColor="text1" w:themeTint="BF"/>
          <w:w w:val="95"/>
          <w:sz w:val="20"/>
          <w:szCs w:val="20"/>
        </w:rPr>
      </w:pPr>
      <w:r w:rsidRPr="00B77BAA">
        <w:rPr>
          <w:rFonts w:ascii="Verdana" w:hAnsi="Verdana" w:cs="Arial"/>
          <w:color w:val="404040" w:themeColor="text1" w:themeTint="BF"/>
          <w:w w:val="95"/>
          <w:sz w:val="20"/>
          <w:szCs w:val="20"/>
        </w:rPr>
        <w:t>Combining leading technical and operational expertise, risk methodology and in-depth industry knowledge, we empower our customers’ decisions and actions with trust and confidence. As a company, we continuously invest in research and collaborative innovation to provide customers and society with operational and technological foresight. With our origins stretching back to 1864, our reach today is global. Operating in more than 100 countries, our 16,000 professionals are dedicated to helping customers make the world safer, smarter and greener.</w:t>
      </w:r>
    </w:p>
    <w:p w:rsidR="00262A50" w:rsidRPr="00B77BAA" w:rsidRDefault="00262A50" w:rsidP="00262A50">
      <w:pPr>
        <w:pStyle w:val="BackCover"/>
        <w:spacing w:before="240" w:after="120"/>
        <w:rPr>
          <w:color w:val="009FDA" w:themeColor="accent5"/>
          <w:sz w:val="22"/>
          <w:szCs w:val="22"/>
        </w:rPr>
      </w:pPr>
      <w:r w:rsidRPr="00B77BAA">
        <w:rPr>
          <w:color w:val="009FDA" w:themeColor="accent5"/>
          <w:sz w:val="22"/>
          <w:szCs w:val="22"/>
        </w:rPr>
        <w:t>In the Energy industry</w:t>
      </w:r>
    </w:p>
    <w:p w:rsidR="00262A50" w:rsidRPr="00B77BAA" w:rsidRDefault="00262A50" w:rsidP="003A541B">
      <w:pPr>
        <w:pStyle w:val="ParaText"/>
        <w:spacing w:before="0"/>
        <w:ind w:right="1440"/>
        <w:rPr>
          <w:rFonts w:ascii="Verdana" w:hAnsi="Verdana" w:cs="Arial"/>
          <w:color w:val="404040" w:themeColor="text1" w:themeTint="BF"/>
          <w:w w:val="95"/>
          <w:sz w:val="20"/>
          <w:szCs w:val="20"/>
        </w:rPr>
      </w:pPr>
      <w:r w:rsidRPr="00B77BAA">
        <w:rPr>
          <w:rFonts w:ascii="Verdana" w:hAnsi="Verdana" w:cs="Arial"/>
          <w:color w:val="404040" w:themeColor="text1" w:themeTint="BF"/>
          <w:w w:val="95"/>
          <w:sz w:val="20"/>
          <w:szCs w:val="20"/>
        </w:rPr>
        <w:t>DNV GL delivers world</w:t>
      </w:r>
      <w:r w:rsidR="003A541B">
        <w:rPr>
          <w:rFonts w:ascii="Verdana" w:hAnsi="Verdana" w:cs="Arial"/>
          <w:color w:val="404040" w:themeColor="text1" w:themeTint="BF"/>
          <w:w w:val="95"/>
          <w:sz w:val="20"/>
          <w:szCs w:val="20"/>
        </w:rPr>
        <w:t>-</w:t>
      </w:r>
      <w:r w:rsidRPr="00B77BAA">
        <w:rPr>
          <w:rFonts w:ascii="Verdana" w:hAnsi="Verdana" w:cs="Arial"/>
          <w:color w:val="404040" w:themeColor="text1" w:themeTint="BF"/>
          <w:w w:val="95"/>
          <w:sz w:val="20"/>
          <w:szCs w:val="20"/>
        </w:rPr>
        <w:t>renowned testing and advisory services to the energy value chain including renewables and energy efficiency. Our expertise spans onshore and offshore wind power, solar, conventional generation, transmission and distribution, smart grids, and sustainable energy use, as well as energy markets and regulations. Our 3</w:t>
      </w:r>
      <w:r w:rsidR="00B77BAA">
        <w:rPr>
          <w:rFonts w:ascii="Verdana" w:hAnsi="Verdana" w:cs="Arial"/>
          <w:color w:val="404040" w:themeColor="text1" w:themeTint="BF"/>
          <w:w w:val="95"/>
          <w:sz w:val="20"/>
          <w:szCs w:val="20"/>
        </w:rPr>
        <w:t>,</w:t>
      </w:r>
      <w:r w:rsidRPr="00B77BAA">
        <w:rPr>
          <w:rFonts w:ascii="Verdana" w:hAnsi="Verdana" w:cs="Arial"/>
          <w:color w:val="404040" w:themeColor="text1" w:themeTint="BF"/>
          <w:w w:val="95"/>
          <w:sz w:val="20"/>
          <w:szCs w:val="20"/>
        </w:rPr>
        <w:t>000 energy experts support clients around the globe in delivering a safe, reliable, efficient, and sustainable energy supply.</w:t>
      </w:r>
    </w:p>
    <w:p w:rsidR="00262A50" w:rsidRPr="00B77BAA" w:rsidRDefault="00262A50" w:rsidP="00B77BAA">
      <w:pPr>
        <w:pStyle w:val="ParaText"/>
        <w:ind w:right="1440"/>
        <w:rPr>
          <w:rFonts w:ascii="Verdana" w:hAnsi="Verdana" w:cs="Arial"/>
          <w:color w:val="404040" w:themeColor="text1" w:themeTint="BF"/>
          <w:w w:val="95"/>
          <w:sz w:val="20"/>
          <w:szCs w:val="20"/>
        </w:rPr>
      </w:pPr>
      <w:r w:rsidRPr="00B77BAA">
        <w:rPr>
          <w:rFonts w:ascii="Verdana" w:hAnsi="Verdana" w:cs="Arial"/>
          <w:color w:val="404040" w:themeColor="text1" w:themeTint="BF"/>
          <w:w w:val="95"/>
          <w:sz w:val="20"/>
          <w:szCs w:val="20"/>
        </w:rPr>
        <w:t xml:space="preserve">For more information on DNV GL, visit </w:t>
      </w:r>
      <w:hyperlink r:id="rId44" w:history="1">
        <w:r w:rsidRPr="00B77BAA">
          <w:rPr>
            <w:rFonts w:ascii="Verdana" w:hAnsi="Verdana" w:cs="Arial"/>
            <w:color w:val="404040" w:themeColor="text1" w:themeTint="BF"/>
            <w:sz w:val="20"/>
            <w:szCs w:val="20"/>
          </w:rPr>
          <w:t>www.dnvgl.com</w:t>
        </w:r>
      </w:hyperlink>
      <w:r w:rsidRPr="00B77BAA">
        <w:rPr>
          <w:rFonts w:ascii="Verdana" w:hAnsi="Verdana" w:cs="Arial"/>
          <w:color w:val="404040" w:themeColor="text1" w:themeTint="BF"/>
          <w:w w:val="95"/>
          <w:sz w:val="20"/>
          <w:szCs w:val="20"/>
        </w:rPr>
        <w:t>.</w:t>
      </w:r>
    </w:p>
    <w:sectPr w:rsidR="00262A50" w:rsidRPr="00B77BAA" w:rsidSect="007A56C3">
      <w:headerReference w:type="default" r:id="rId45"/>
      <w:footerReference w:type="default" r:id="rId46"/>
      <w:pgSz w:w="12240" w:h="15840" w:code="1"/>
      <w:pgMar w:top="1440" w:right="1440" w:bottom="1440" w:left="1440" w:header="720" w:footer="720" w:gutter="0"/>
      <w:pgNumType w:start="1" w:chapStyle="7"/>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D85" w:rsidRDefault="00741D85">
      <w:r>
        <w:separator/>
      </w:r>
    </w:p>
    <w:p w:rsidR="00741D85" w:rsidRDefault="00741D85"/>
    <w:p w:rsidR="00741D85" w:rsidRDefault="00741D85"/>
  </w:endnote>
  <w:endnote w:type="continuationSeparator" w:id="0">
    <w:p w:rsidR="00741D85" w:rsidRDefault="00741D85">
      <w:r>
        <w:continuationSeparator/>
      </w:r>
    </w:p>
    <w:p w:rsidR="00741D85" w:rsidRDefault="00741D85"/>
    <w:p w:rsidR="00741D85" w:rsidRDefault="00741D85"/>
  </w:endnote>
  <w:endnote w:type="continuationNotice" w:id="1">
    <w:p w:rsidR="00741D85" w:rsidRDefault="00741D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venirNext LT Com Medium">
    <w:altName w:val="Arial"/>
    <w:charset w:val="00"/>
    <w:family w:val="swiss"/>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rsidR="00741D85" w:rsidRDefault="00741D8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8" w:type="dxa"/>
      <w:tblBorders>
        <w:top w:val="single" w:sz="4" w:space="0" w:color="A6A6A6" w:themeColor="background1" w:themeShade="A6"/>
      </w:tblBorders>
      <w:tblLook w:val="04A0" w:firstRow="1" w:lastRow="0" w:firstColumn="1" w:lastColumn="0" w:noHBand="0" w:noVBand="1"/>
    </w:tblPr>
    <w:tblGrid>
      <w:gridCol w:w="2988"/>
      <w:gridCol w:w="3600"/>
      <w:gridCol w:w="2790"/>
    </w:tblGrid>
    <w:tr w:rsidR="00741D85" w:rsidRPr="00F23517" w:rsidTr="007560E2">
      <w:tc>
        <w:tcPr>
          <w:tcW w:w="2988" w:type="dxa"/>
          <w:shd w:val="clear" w:color="auto" w:fill="auto"/>
          <w:hideMark/>
        </w:tcPr>
        <w:p w:rsidR="00741D85" w:rsidRPr="00F23517" w:rsidRDefault="00741D85" w:rsidP="00141CED">
          <w:pPr>
            <w:pStyle w:val="FooterCompanyName"/>
            <w:spacing w:after="0"/>
            <w:ind w:right="-1965"/>
            <w:rPr>
              <w:rFonts w:cstheme="minorHAnsi"/>
              <w:color w:val="0091C4"/>
              <w:sz w:val="18"/>
              <w:szCs w:val="24"/>
            </w:rPr>
          </w:pPr>
          <w:r w:rsidRPr="00F23517">
            <w:rPr>
              <w:noProof/>
              <w:color w:val="0091C4"/>
              <w:sz w:val="17"/>
              <w:szCs w:val="24"/>
            </w:rPr>
            <w:t>DNV GL - Energy</w:t>
          </w:r>
        </w:p>
      </w:tc>
      <w:tc>
        <w:tcPr>
          <w:tcW w:w="3600" w:type="dxa"/>
          <w:shd w:val="clear" w:color="auto" w:fill="auto"/>
          <w:hideMark/>
        </w:tcPr>
        <w:p w:rsidR="00741D85" w:rsidRPr="00F23517" w:rsidRDefault="00741D85" w:rsidP="00F23517">
          <w:pPr>
            <w:pStyle w:val="Footer"/>
            <w:pBdr>
              <w:top w:val="none" w:sz="0" w:space="0" w:color="auto"/>
            </w:pBdr>
            <w:ind w:left="-108"/>
            <w:jc w:val="center"/>
            <w:rPr>
              <w:rFonts w:ascii="Verdana" w:hAnsi="Verdana" w:cstheme="minorHAnsi"/>
              <w:color w:val="0091C4"/>
              <w:szCs w:val="24"/>
            </w:rPr>
          </w:pPr>
          <w:r w:rsidRPr="00F23517">
            <w:rPr>
              <w:rFonts w:ascii="Verdana" w:hAnsi="Verdana"/>
              <w:noProof/>
              <w:color w:val="0091C4"/>
              <w:sz w:val="17"/>
            </w:rPr>
            <w:fldChar w:fldCharType="begin"/>
          </w:r>
          <w:r w:rsidRPr="00F23517">
            <w:rPr>
              <w:rFonts w:ascii="Verdana" w:hAnsi="Verdana"/>
              <w:noProof/>
              <w:color w:val="0091C4"/>
              <w:sz w:val="17"/>
            </w:rPr>
            <w:instrText xml:space="preserve">PAGE  </w:instrText>
          </w:r>
          <w:r w:rsidRPr="00F23517">
            <w:rPr>
              <w:rFonts w:ascii="Verdana" w:hAnsi="Verdana"/>
              <w:noProof/>
              <w:color w:val="0091C4"/>
              <w:sz w:val="17"/>
            </w:rPr>
            <w:fldChar w:fldCharType="separate"/>
          </w:r>
          <w:r w:rsidR="00867E9C">
            <w:rPr>
              <w:rFonts w:ascii="Verdana" w:hAnsi="Verdana"/>
              <w:noProof/>
              <w:color w:val="0091C4"/>
              <w:sz w:val="17"/>
            </w:rPr>
            <w:t>98</w:t>
          </w:r>
          <w:r w:rsidRPr="00F23517">
            <w:rPr>
              <w:rFonts w:ascii="Verdana" w:hAnsi="Verdana"/>
              <w:noProof/>
              <w:color w:val="0091C4"/>
              <w:sz w:val="17"/>
            </w:rPr>
            <w:fldChar w:fldCharType="end"/>
          </w:r>
        </w:p>
      </w:tc>
      <w:tc>
        <w:tcPr>
          <w:tcW w:w="2790" w:type="dxa"/>
          <w:shd w:val="clear" w:color="auto" w:fill="auto"/>
          <w:hideMark/>
        </w:tcPr>
        <w:p w:rsidR="00741D85" w:rsidRDefault="00741D85" w:rsidP="007560E2">
          <w:pPr>
            <w:pStyle w:val="FooterDate"/>
            <w:spacing w:line="240" w:lineRule="auto"/>
            <w:ind w:right="-108"/>
            <w:rPr>
              <w:rFonts w:ascii="Verdana" w:hAnsi="Verdana" w:cs="Times New Roman"/>
              <w:noProof/>
              <w:color w:val="0091C4"/>
              <w:sz w:val="17"/>
              <w:szCs w:val="24"/>
            </w:rPr>
          </w:pPr>
          <w:r>
            <w:rPr>
              <w:rFonts w:ascii="Verdana" w:hAnsi="Verdana" w:cs="Times New Roman"/>
              <w:noProof/>
              <w:color w:val="0091C4"/>
              <w:sz w:val="17"/>
              <w:szCs w:val="24"/>
            </w:rPr>
            <w:t>Draft for comments</w:t>
          </w:r>
        </w:p>
        <w:p w:rsidR="00741D85" w:rsidRPr="00F23517" w:rsidRDefault="00741D85" w:rsidP="007560E2">
          <w:pPr>
            <w:pStyle w:val="FooterDate"/>
            <w:spacing w:line="240" w:lineRule="auto"/>
            <w:ind w:right="-108"/>
            <w:rPr>
              <w:rFonts w:ascii="Verdana" w:hAnsi="Verdana"/>
              <w:color w:val="0091C4"/>
              <w:szCs w:val="24"/>
            </w:rPr>
          </w:pPr>
          <w:r>
            <w:rPr>
              <w:rFonts w:ascii="Verdana" w:hAnsi="Verdana" w:cs="Times New Roman"/>
              <w:noProof/>
              <w:color w:val="0091C4"/>
              <w:sz w:val="17"/>
              <w:szCs w:val="24"/>
            </w:rPr>
            <w:t xml:space="preserve"> July 17</w:t>
          </w:r>
          <w:r w:rsidRPr="00F23517">
            <w:rPr>
              <w:rFonts w:ascii="Verdana" w:hAnsi="Verdana" w:cs="Times New Roman"/>
              <w:noProof/>
              <w:color w:val="0091C4"/>
              <w:sz w:val="17"/>
              <w:szCs w:val="24"/>
            </w:rPr>
            <w:t>, 2014</w:t>
          </w:r>
        </w:p>
      </w:tc>
    </w:tr>
  </w:tbl>
  <w:p w:rsidR="00741D85" w:rsidRPr="00F23517" w:rsidRDefault="00741D85" w:rsidP="006D6328">
    <w:pPr>
      <w:spacing w:line="240" w:lineRule="auto"/>
      <w:rPr>
        <w:sz w:val="10"/>
        <w:szCs w:val="1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Pr="001A1256" w:rsidRDefault="00741D85" w:rsidP="007A56C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pPr>
      <w:pStyle w:val="Footer"/>
      <w:pBdr>
        <w:top w:val="none" w:sz="0" w:space="0" w:color="auto"/>
      </w:pBdr>
      <w:rPr>
        <w:i/>
        <w:i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Pr="003E1AA3" w:rsidRDefault="00741D85" w:rsidP="003E1AA3">
    <w:pPr>
      <w:pStyle w:val="Footer"/>
      <w:pBdr>
        <w:top w:val="none" w:sz="0" w:space="0" w:color="auto"/>
      </w:pBdr>
      <w:jc w:val="right"/>
      <w:rPr>
        <w:i/>
        <w:color w:val="254168"/>
        <w:szCs w:val="16"/>
      </w:rPr>
    </w:pPr>
    <w:r>
      <w:rPr>
        <w:color w:val="2C5986"/>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pPr>
      <w:pStyle w:val="Footer"/>
      <w:pBdr>
        <w:top w:val="none" w:sz="0" w:space="0" w:color="auto"/>
      </w:pBdr>
      <w:rPr>
        <w:i/>
        <w:i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Pr="003E1AA3" w:rsidRDefault="00741D85" w:rsidP="003E1AA3">
    <w:pPr>
      <w:pStyle w:val="Footer"/>
      <w:pBdr>
        <w:top w:val="none" w:sz="0" w:space="0" w:color="auto"/>
      </w:pBdr>
      <w:jc w:val="right"/>
      <w:rPr>
        <w:i/>
        <w:color w:val="254168"/>
        <w:szCs w:val="16"/>
      </w:rPr>
    </w:pPr>
    <w:r>
      <w:rPr>
        <w:i/>
        <w:noProof/>
        <w:color w:val="auto"/>
        <w:lang w:eastAsia="zh-CN"/>
      </w:rPr>
      <mc:AlternateContent>
        <mc:Choice Requires="wps">
          <w:drawing>
            <wp:anchor distT="0" distB="0" distL="114300" distR="114300" simplePos="0" relativeHeight="251656704" behindDoc="0" locked="0" layoutInCell="1" allowOverlap="1" wp14:anchorId="788F3B58" wp14:editId="29E49821">
              <wp:simplePos x="0" y="0"/>
              <wp:positionH relativeFrom="column">
                <wp:posOffset>0</wp:posOffset>
              </wp:positionH>
              <wp:positionV relativeFrom="paragraph">
                <wp:posOffset>168910</wp:posOffset>
              </wp:positionV>
              <wp:extent cx="5257800" cy="0"/>
              <wp:effectExtent l="9525" t="6985" r="9525" b="12065"/>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2C598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3pt" to="4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" strokecolor="#2c5986"/>
          </w:pict>
        </mc:Fallback>
      </mc:AlternateContent>
    </w:r>
    <w:r>
      <w:rPr>
        <w:color w:val="2C5986"/>
        <w:sz w:val="16"/>
      </w:rPr>
      <w:tab/>
    </w:r>
    <w:r>
      <w:rPr>
        <w:noProof/>
        <w:lang w:eastAsia="zh-CN"/>
      </w:rPr>
      <w:drawing>
        <wp:inline distT="0" distB="0" distL="0" distR="0" wp14:anchorId="41ACF8E3" wp14:editId="23D50092">
          <wp:extent cx="952500" cy="323850"/>
          <wp:effectExtent l="19050" t="0" r="0" b="0"/>
          <wp:docPr id="21" name="Picture 21" descr="KEMA_Experience_PMS647_41 text alone copy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MA_Experience_PMS647_41 text alone copy600"/>
                  <pic:cNvPicPr>
                    <a:picLocks noChangeAspect="1" noChangeArrowheads="1"/>
                  </pic:cNvPicPr>
                </pic:nvPicPr>
                <pic:blipFill>
                  <a:blip r:embed="rId1"/>
                  <a:srcRect/>
                  <a:stretch>
                    <a:fillRect/>
                  </a:stretch>
                </pic:blipFill>
                <pic:spPr bwMode="auto">
                  <a:xfrm>
                    <a:off x="0" y="0"/>
                    <a:ext cx="952500" cy="323850"/>
                  </a:xfrm>
                  <a:prstGeom prst="rect">
                    <a:avLst/>
                  </a:prstGeom>
                  <a:noFill/>
                  <a:ln w="9525">
                    <a:noFill/>
                    <a:miter lim="800000"/>
                    <a:headEnd/>
                    <a:tailEnd/>
                  </a:ln>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6A6A6" w:themeColor="background1" w:themeShade="A6"/>
      </w:tblBorders>
      <w:tblLook w:val="04A0" w:firstRow="1" w:lastRow="0" w:firstColumn="1" w:lastColumn="0" w:noHBand="0" w:noVBand="1"/>
    </w:tblPr>
    <w:tblGrid>
      <w:gridCol w:w="2623"/>
      <w:gridCol w:w="4755"/>
      <w:gridCol w:w="2090"/>
    </w:tblGrid>
    <w:tr w:rsidR="00741D85" w:rsidRPr="000167A2" w:rsidTr="00EE0F83">
      <w:tc>
        <w:tcPr>
          <w:tcW w:w="2662" w:type="dxa"/>
          <w:shd w:val="clear" w:color="auto" w:fill="auto"/>
          <w:hideMark/>
        </w:tcPr>
        <w:p w:rsidR="00741D85" w:rsidRPr="000167A2" w:rsidRDefault="00741D85" w:rsidP="00F23517">
          <w:pPr>
            <w:pStyle w:val="FooterCompanyName"/>
            <w:spacing w:after="0"/>
            <w:ind w:right="-33"/>
            <w:rPr>
              <w:rFonts w:cstheme="minorHAnsi"/>
              <w:color w:val="0091C4"/>
              <w:sz w:val="18"/>
              <w:szCs w:val="24"/>
            </w:rPr>
          </w:pPr>
          <w:r>
            <w:rPr>
              <w:noProof/>
              <w:color w:val="0091C4"/>
              <w:sz w:val="17"/>
              <w:szCs w:val="24"/>
            </w:rPr>
            <w:t>DNV GL - Energy</w:t>
          </w:r>
        </w:p>
      </w:tc>
      <w:tc>
        <w:tcPr>
          <w:tcW w:w="4852" w:type="dxa"/>
          <w:shd w:val="clear" w:color="auto" w:fill="auto"/>
          <w:hideMark/>
        </w:tcPr>
        <w:p w:rsidR="00741D85" w:rsidRPr="000167A2" w:rsidRDefault="00741D85" w:rsidP="00F23517">
          <w:pPr>
            <w:pStyle w:val="Footer"/>
            <w:pBdr>
              <w:top w:val="none" w:sz="0" w:space="0" w:color="auto"/>
            </w:pBdr>
            <w:ind w:left="-117"/>
            <w:jc w:val="center"/>
            <w:rPr>
              <w:rFonts w:ascii="Verdana" w:hAnsi="Verdana" w:cstheme="minorHAnsi"/>
              <w:color w:val="0091C4"/>
              <w:szCs w:val="24"/>
            </w:rPr>
          </w:pPr>
          <w:r w:rsidRPr="000167A2">
            <w:rPr>
              <w:rFonts w:ascii="Verdana" w:hAnsi="Verdana"/>
              <w:noProof/>
              <w:color w:val="0091C4"/>
              <w:sz w:val="17"/>
            </w:rPr>
            <w:fldChar w:fldCharType="begin"/>
          </w:r>
          <w:r w:rsidRPr="000167A2">
            <w:rPr>
              <w:rFonts w:ascii="Verdana" w:hAnsi="Verdana"/>
              <w:noProof/>
              <w:color w:val="0091C4"/>
              <w:sz w:val="17"/>
            </w:rPr>
            <w:instrText xml:space="preserve">PAGE  </w:instrText>
          </w:r>
          <w:r w:rsidRPr="000167A2">
            <w:rPr>
              <w:rFonts w:ascii="Verdana" w:hAnsi="Verdana"/>
              <w:noProof/>
              <w:color w:val="0091C4"/>
              <w:sz w:val="17"/>
            </w:rPr>
            <w:fldChar w:fldCharType="separate"/>
          </w:r>
          <w:r w:rsidR="00867E9C">
            <w:rPr>
              <w:rFonts w:ascii="Verdana" w:hAnsi="Verdana"/>
              <w:noProof/>
              <w:color w:val="0091C4"/>
              <w:sz w:val="17"/>
            </w:rPr>
            <w:t>37</w:t>
          </w:r>
          <w:r w:rsidRPr="000167A2">
            <w:rPr>
              <w:rFonts w:ascii="Verdana" w:hAnsi="Verdana"/>
              <w:noProof/>
              <w:color w:val="0091C4"/>
              <w:sz w:val="17"/>
            </w:rPr>
            <w:fldChar w:fldCharType="end"/>
          </w:r>
        </w:p>
      </w:tc>
      <w:tc>
        <w:tcPr>
          <w:tcW w:w="2116" w:type="dxa"/>
          <w:shd w:val="clear" w:color="auto" w:fill="auto"/>
          <w:hideMark/>
        </w:tcPr>
        <w:p w:rsidR="00741D85" w:rsidRPr="000167A2" w:rsidRDefault="00741D85" w:rsidP="00C17BE1">
          <w:pPr>
            <w:pStyle w:val="FooterDate"/>
            <w:spacing w:line="240" w:lineRule="auto"/>
            <w:ind w:right="-90"/>
            <w:rPr>
              <w:rFonts w:ascii="Verdana" w:hAnsi="Verdana"/>
              <w:color w:val="0091C4"/>
              <w:szCs w:val="24"/>
            </w:rPr>
          </w:pPr>
          <w:r w:rsidRPr="00C17BE1">
            <w:rPr>
              <w:rFonts w:ascii="Verdana" w:hAnsi="Verdana" w:cs="Times New Roman"/>
              <w:noProof/>
              <w:color w:val="0091C4"/>
              <w:sz w:val="14"/>
              <w:szCs w:val="14"/>
            </w:rPr>
            <w:t xml:space="preserve">Draft </w:t>
          </w:r>
          <w:r>
            <w:rPr>
              <w:rFonts w:ascii="Verdana" w:hAnsi="Verdana" w:cs="Times New Roman"/>
              <w:noProof/>
              <w:color w:val="0091C4"/>
              <w:sz w:val="14"/>
              <w:szCs w:val="14"/>
            </w:rPr>
            <w:t>for comments</w:t>
          </w:r>
          <w:r>
            <w:rPr>
              <w:rFonts w:ascii="Verdana" w:hAnsi="Verdana" w:cs="Times New Roman"/>
              <w:noProof/>
              <w:color w:val="0091C4"/>
              <w:sz w:val="14"/>
              <w:szCs w:val="14"/>
            </w:rPr>
            <w:br/>
          </w:r>
          <w:r>
            <w:rPr>
              <w:rFonts w:ascii="Verdana" w:hAnsi="Verdana" w:cs="Times New Roman"/>
              <w:noProof/>
              <w:color w:val="0091C4"/>
              <w:sz w:val="17"/>
              <w:szCs w:val="24"/>
            </w:rPr>
            <w:t>July 17, 2014</w:t>
          </w:r>
        </w:p>
      </w:tc>
    </w:tr>
  </w:tbl>
  <w:p w:rsidR="00741D85" w:rsidRPr="001A1256" w:rsidRDefault="00741D85" w:rsidP="006D6328">
    <w:pPr>
      <w:spacing w:line="240" w:lineRule="auto"/>
      <w:rPr>
        <w:sz w:val="10"/>
        <w:szCs w:val="1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Pr="00901FE8" w:rsidRDefault="00741D85">
    <w:pPr>
      <w:pStyle w:val="Footer"/>
      <w:jc w:val="center"/>
    </w:pPr>
    <w:r>
      <w:fldChar w:fldCharType="begin"/>
    </w:r>
    <w:r>
      <w:instrText xml:space="preserve"> STYLEREF  Appendix \n  \* MERGEFORMAT </w:instrText>
    </w:r>
    <w:r>
      <w:fldChar w:fldCharType="separate"/>
    </w:r>
    <w:r>
      <w:rPr>
        <w:b/>
        <w:bCs/>
        <w:noProof/>
      </w:rPr>
      <w:t>Error! No text of specified style in document.</w:t>
    </w:r>
    <w:r>
      <w:fldChar w:fldCharType="end"/>
    </w:r>
    <w:r>
      <w:fldChar w:fldCharType="begin"/>
    </w:r>
    <w:r>
      <w:instrText xml:space="preserve"> PAGE  \* MERGEFORMAT </w:instrText>
    </w:r>
    <w:r>
      <w:fldChar w:fldCharType="separate"/>
    </w:r>
    <w:r>
      <w:rPr>
        <w:noProof/>
      </w:rP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6A6A6" w:themeColor="background1" w:themeShade="A6"/>
      </w:tblBorders>
      <w:tblLook w:val="04A0" w:firstRow="1" w:lastRow="0" w:firstColumn="1" w:lastColumn="0" w:noHBand="0" w:noVBand="1"/>
    </w:tblPr>
    <w:tblGrid>
      <w:gridCol w:w="2662"/>
      <w:gridCol w:w="4852"/>
      <w:gridCol w:w="2116"/>
    </w:tblGrid>
    <w:tr w:rsidR="00741D85" w:rsidRPr="000167A2" w:rsidTr="00EE0F83">
      <w:tc>
        <w:tcPr>
          <w:tcW w:w="2662" w:type="dxa"/>
          <w:shd w:val="clear" w:color="auto" w:fill="auto"/>
          <w:hideMark/>
        </w:tcPr>
        <w:p w:rsidR="00741D85" w:rsidRPr="000167A2" w:rsidRDefault="00741D85" w:rsidP="00F23517">
          <w:pPr>
            <w:pStyle w:val="FooterCompanyName"/>
            <w:spacing w:after="0"/>
            <w:ind w:right="-33"/>
            <w:rPr>
              <w:rFonts w:cstheme="minorHAnsi"/>
              <w:color w:val="0091C4"/>
              <w:sz w:val="18"/>
              <w:szCs w:val="24"/>
            </w:rPr>
          </w:pPr>
          <w:r>
            <w:rPr>
              <w:noProof/>
              <w:color w:val="0091C4"/>
              <w:sz w:val="17"/>
              <w:szCs w:val="24"/>
            </w:rPr>
            <w:t>DNV GL - Energy</w:t>
          </w:r>
        </w:p>
      </w:tc>
      <w:tc>
        <w:tcPr>
          <w:tcW w:w="4852" w:type="dxa"/>
          <w:shd w:val="clear" w:color="auto" w:fill="auto"/>
          <w:hideMark/>
        </w:tcPr>
        <w:p w:rsidR="00741D85" w:rsidRPr="000167A2" w:rsidRDefault="00741D85" w:rsidP="00F23517">
          <w:pPr>
            <w:pStyle w:val="Footer"/>
            <w:pBdr>
              <w:top w:val="none" w:sz="0" w:space="0" w:color="auto"/>
            </w:pBdr>
            <w:ind w:left="-117"/>
            <w:jc w:val="center"/>
            <w:rPr>
              <w:rFonts w:ascii="Verdana" w:hAnsi="Verdana" w:cstheme="minorHAnsi"/>
              <w:color w:val="0091C4"/>
              <w:szCs w:val="24"/>
            </w:rPr>
          </w:pPr>
          <w:r w:rsidRPr="000167A2">
            <w:rPr>
              <w:rFonts w:ascii="Verdana" w:hAnsi="Verdana"/>
              <w:noProof/>
              <w:color w:val="0091C4"/>
              <w:sz w:val="17"/>
            </w:rPr>
            <w:fldChar w:fldCharType="begin"/>
          </w:r>
          <w:r w:rsidRPr="000167A2">
            <w:rPr>
              <w:rFonts w:ascii="Verdana" w:hAnsi="Verdana"/>
              <w:noProof/>
              <w:color w:val="0091C4"/>
              <w:sz w:val="17"/>
            </w:rPr>
            <w:instrText xml:space="preserve">PAGE  </w:instrText>
          </w:r>
          <w:r w:rsidRPr="000167A2">
            <w:rPr>
              <w:rFonts w:ascii="Verdana" w:hAnsi="Verdana"/>
              <w:noProof/>
              <w:color w:val="0091C4"/>
              <w:sz w:val="17"/>
            </w:rPr>
            <w:fldChar w:fldCharType="separate"/>
          </w:r>
          <w:r w:rsidR="00867E9C">
            <w:rPr>
              <w:rFonts w:ascii="Verdana" w:hAnsi="Verdana"/>
              <w:noProof/>
              <w:color w:val="0091C4"/>
              <w:sz w:val="17"/>
            </w:rPr>
            <w:t>42</w:t>
          </w:r>
          <w:r w:rsidRPr="000167A2">
            <w:rPr>
              <w:rFonts w:ascii="Verdana" w:hAnsi="Verdana"/>
              <w:noProof/>
              <w:color w:val="0091C4"/>
              <w:sz w:val="17"/>
            </w:rPr>
            <w:fldChar w:fldCharType="end"/>
          </w:r>
        </w:p>
      </w:tc>
      <w:tc>
        <w:tcPr>
          <w:tcW w:w="2116" w:type="dxa"/>
          <w:shd w:val="clear" w:color="auto" w:fill="auto"/>
          <w:hideMark/>
        </w:tcPr>
        <w:p w:rsidR="00741D85" w:rsidRPr="000167A2" w:rsidRDefault="00741D85" w:rsidP="00C17BE1">
          <w:pPr>
            <w:pStyle w:val="FooterDate"/>
            <w:spacing w:line="240" w:lineRule="auto"/>
            <w:ind w:right="-90"/>
            <w:rPr>
              <w:rFonts w:ascii="Verdana" w:hAnsi="Verdana"/>
              <w:color w:val="0091C4"/>
              <w:szCs w:val="24"/>
            </w:rPr>
          </w:pPr>
          <w:r w:rsidRPr="00C17BE1">
            <w:rPr>
              <w:rFonts w:ascii="Verdana" w:hAnsi="Verdana" w:cs="Times New Roman"/>
              <w:noProof/>
              <w:color w:val="0091C4"/>
              <w:sz w:val="14"/>
              <w:szCs w:val="14"/>
            </w:rPr>
            <w:t xml:space="preserve">Draft </w:t>
          </w:r>
          <w:r>
            <w:rPr>
              <w:rFonts w:ascii="Verdana" w:hAnsi="Verdana" w:cs="Times New Roman"/>
              <w:noProof/>
              <w:color w:val="0091C4"/>
              <w:sz w:val="14"/>
              <w:szCs w:val="14"/>
            </w:rPr>
            <w:t>for comments</w:t>
          </w:r>
          <w:r>
            <w:rPr>
              <w:rFonts w:ascii="Verdana" w:hAnsi="Verdana" w:cs="Times New Roman"/>
              <w:noProof/>
              <w:color w:val="0091C4"/>
              <w:sz w:val="14"/>
              <w:szCs w:val="14"/>
            </w:rPr>
            <w:br/>
          </w:r>
          <w:r>
            <w:rPr>
              <w:rFonts w:ascii="Verdana" w:hAnsi="Verdana" w:cs="Times New Roman"/>
              <w:noProof/>
              <w:color w:val="0091C4"/>
              <w:sz w:val="17"/>
              <w:szCs w:val="24"/>
            </w:rPr>
            <w:t>July 17, 2014</w:t>
          </w:r>
        </w:p>
      </w:tc>
    </w:tr>
  </w:tbl>
  <w:p w:rsidR="00741D85" w:rsidRPr="001A1256" w:rsidRDefault="00741D85" w:rsidP="006D6328">
    <w:pPr>
      <w:spacing w:line="240" w:lineRule="auto"/>
      <w:rPr>
        <w:sz w:val="10"/>
        <w:szCs w:val="1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688" w:type="dxa"/>
      <w:tblBorders>
        <w:top w:val="single" w:sz="4" w:space="0" w:color="A6A6A6" w:themeColor="background1" w:themeShade="A6"/>
      </w:tblBorders>
      <w:tblLook w:val="04A0" w:firstRow="1" w:lastRow="0" w:firstColumn="1" w:lastColumn="0" w:noHBand="0" w:noVBand="1"/>
    </w:tblPr>
    <w:tblGrid>
      <w:gridCol w:w="3168"/>
      <w:gridCol w:w="7650"/>
      <w:gridCol w:w="3870"/>
    </w:tblGrid>
    <w:tr w:rsidR="00741D85" w:rsidRPr="000167A2" w:rsidTr="00EE0F83">
      <w:tc>
        <w:tcPr>
          <w:tcW w:w="3168" w:type="dxa"/>
          <w:shd w:val="clear" w:color="auto" w:fill="auto"/>
          <w:hideMark/>
        </w:tcPr>
        <w:p w:rsidR="00741D85" w:rsidRPr="000167A2" w:rsidRDefault="00741D85" w:rsidP="00223391">
          <w:pPr>
            <w:pStyle w:val="FooterCompanyName"/>
            <w:spacing w:after="0"/>
            <w:ind w:right="-1965"/>
            <w:rPr>
              <w:rFonts w:cstheme="minorHAnsi"/>
              <w:color w:val="0091C4"/>
              <w:sz w:val="18"/>
              <w:szCs w:val="24"/>
            </w:rPr>
          </w:pPr>
          <w:r>
            <w:rPr>
              <w:noProof/>
              <w:color w:val="0091C4"/>
              <w:sz w:val="17"/>
              <w:szCs w:val="24"/>
            </w:rPr>
            <w:t>DNV GL - Energy</w:t>
          </w:r>
        </w:p>
      </w:tc>
      <w:tc>
        <w:tcPr>
          <w:tcW w:w="7650" w:type="dxa"/>
          <w:shd w:val="clear" w:color="auto" w:fill="auto"/>
          <w:hideMark/>
        </w:tcPr>
        <w:p w:rsidR="00741D85" w:rsidRPr="000167A2" w:rsidRDefault="00741D85" w:rsidP="00141FE2">
          <w:pPr>
            <w:pStyle w:val="Footer"/>
            <w:pBdr>
              <w:top w:val="none" w:sz="0" w:space="0" w:color="auto"/>
            </w:pBdr>
            <w:jc w:val="center"/>
            <w:rPr>
              <w:rFonts w:ascii="Verdana" w:hAnsi="Verdana" w:cstheme="minorHAnsi"/>
              <w:color w:val="0091C4"/>
              <w:szCs w:val="24"/>
            </w:rPr>
          </w:pPr>
          <w:r w:rsidRPr="000167A2">
            <w:rPr>
              <w:rFonts w:ascii="Verdana" w:hAnsi="Verdana"/>
              <w:noProof/>
              <w:color w:val="0091C4"/>
              <w:sz w:val="17"/>
            </w:rPr>
            <w:fldChar w:fldCharType="begin"/>
          </w:r>
          <w:r w:rsidRPr="000167A2">
            <w:rPr>
              <w:rFonts w:ascii="Verdana" w:hAnsi="Verdana"/>
              <w:noProof/>
              <w:color w:val="0091C4"/>
              <w:sz w:val="17"/>
            </w:rPr>
            <w:instrText xml:space="preserve">PAGE  </w:instrText>
          </w:r>
          <w:r w:rsidRPr="000167A2">
            <w:rPr>
              <w:rFonts w:ascii="Verdana" w:hAnsi="Verdana"/>
              <w:noProof/>
              <w:color w:val="0091C4"/>
              <w:sz w:val="17"/>
            </w:rPr>
            <w:fldChar w:fldCharType="separate"/>
          </w:r>
          <w:r w:rsidR="00867E9C">
            <w:rPr>
              <w:rFonts w:ascii="Verdana" w:hAnsi="Verdana"/>
              <w:noProof/>
              <w:color w:val="0091C4"/>
              <w:sz w:val="17"/>
            </w:rPr>
            <w:t>44</w:t>
          </w:r>
          <w:r w:rsidRPr="000167A2">
            <w:rPr>
              <w:rFonts w:ascii="Verdana" w:hAnsi="Verdana"/>
              <w:noProof/>
              <w:color w:val="0091C4"/>
              <w:sz w:val="17"/>
            </w:rPr>
            <w:fldChar w:fldCharType="end"/>
          </w:r>
        </w:p>
      </w:tc>
      <w:tc>
        <w:tcPr>
          <w:tcW w:w="3870" w:type="dxa"/>
          <w:shd w:val="clear" w:color="auto" w:fill="auto"/>
          <w:hideMark/>
        </w:tcPr>
        <w:p w:rsidR="00741D85" w:rsidRDefault="00741D85" w:rsidP="00223391">
          <w:pPr>
            <w:pStyle w:val="FooterDate"/>
            <w:spacing w:line="240" w:lineRule="auto"/>
            <w:ind w:left="162"/>
            <w:rPr>
              <w:rFonts w:ascii="Verdana" w:hAnsi="Verdana" w:cs="Times New Roman"/>
              <w:noProof/>
              <w:color w:val="0091C4"/>
              <w:sz w:val="17"/>
              <w:szCs w:val="24"/>
            </w:rPr>
          </w:pPr>
          <w:r w:rsidRPr="007560E2">
            <w:rPr>
              <w:rFonts w:ascii="Verdana" w:hAnsi="Verdana" w:cs="Times New Roman"/>
              <w:noProof/>
              <w:color w:val="0091C4"/>
              <w:sz w:val="14"/>
              <w:szCs w:val="21"/>
            </w:rPr>
            <w:t xml:space="preserve">Draft for comments </w:t>
          </w:r>
        </w:p>
        <w:p w:rsidR="00741D85" w:rsidRPr="000167A2" w:rsidRDefault="00741D85" w:rsidP="00223391">
          <w:pPr>
            <w:pStyle w:val="FooterDate"/>
            <w:spacing w:line="240" w:lineRule="auto"/>
            <w:ind w:left="162"/>
            <w:rPr>
              <w:rFonts w:ascii="Verdana" w:hAnsi="Verdana"/>
              <w:color w:val="0091C4"/>
              <w:szCs w:val="24"/>
            </w:rPr>
          </w:pPr>
          <w:r>
            <w:rPr>
              <w:rFonts w:ascii="Verdana" w:hAnsi="Verdana" w:cs="Times New Roman"/>
              <w:noProof/>
              <w:color w:val="0091C4"/>
              <w:sz w:val="17"/>
              <w:szCs w:val="24"/>
            </w:rPr>
            <w:t>July 17, 2014</w:t>
          </w:r>
        </w:p>
      </w:tc>
    </w:tr>
  </w:tbl>
  <w:p w:rsidR="00741D85" w:rsidRPr="001A1256" w:rsidRDefault="00741D85" w:rsidP="006D6328">
    <w:pPr>
      <w:spacing w:line="240" w:lineRule="auto"/>
      <w:rPr>
        <w:sz w:val="10"/>
        <w:szCs w:val="1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D85" w:rsidRDefault="00741D85">
      <w:r>
        <w:separator/>
      </w:r>
    </w:p>
  </w:footnote>
  <w:footnote w:type="continuationSeparator" w:id="0">
    <w:p w:rsidR="00741D85" w:rsidRDefault="00741D85">
      <w:r>
        <w:continuationSeparator/>
      </w:r>
    </w:p>
  </w:footnote>
  <w:footnote w:type="continuationNotice" w:id="1">
    <w:p w:rsidR="00741D85" w:rsidRDefault="00741D85"/>
  </w:footnote>
  <w:footnote w:id="2">
    <w:p w:rsidR="00741D85" w:rsidDel="00E33FD7" w:rsidRDefault="00741D85" w:rsidP="00030AE3">
      <w:pPr>
        <w:pStyle w:val="FootnoteText"/>
        <w:rPr>
          <w:del w:id="4" w:author="Richardson, Valerie" w:date="2014-07-17T12:18:00Z"/>
        </w:rPr>
      </w:pPr>
      <w:r>
        <w:rPr>
          <w:rStyle w:val="FootnoteReference"/>
        </w:rPr>
        <w:footnoteRef/>
      </w:r>
      <w:r>
        <w:t xml:space="preserve"> </w:t>
      </w:r>
      <w:proofErr w:type="gramStart"/>
      <w:r>
        <w:rPr>
          <w:rFonts w:ascii="Verdana" w:hAnsi="Verdana"/>
          <w:color w:val="333333"/>
          <w:shd w:val="clear" w:color="auto" w:fill="FAFAFA"/>
        </w:rPr>
        <w:t xml:space="preserve">Ridge, Richard, Ken Keating, Lori </w:t>
      </w:r>
      <w:proofErr w:type="spellStart"/>
      <w:r>
        <w:rPr>
          <w:rFonts w:ascii="Verdana" w:hAnsi="Verdana"/>
          <w:color w:val="333333"/>
          <w:shd w:val="clear" w:color="auto" w:fill="FAFAFA"/>
        </w:rPr>
        <w:t>Megdal</w:t>
      </w:r>
      <w:proofErr w:type="spellEnd"/>
      <w:r>
        <w:rPr>
          <w:rFonts w:ascii="Verdana" w:hAnsi="Verdana"/>
          <w:color w:val="333333"/>
          <w:shd w:val="clear" w:color="auto" w:fill="FAFAFA"/>
        </w:rPr>
        <w:t>, and Nick Hall (2007).</w:t>
      </w:r>
      <w:proofErr w:type="gramEnd"/>
      <w:r>
        <w:rPr>
          <w:rFonts w:ascii="Verdana" w:hAnsi="Verdana"/>
          <w:color w:val="333333"/>
          <w:shd w:val="clear" w:color="auto" w:fill="FAFAFA"/>
        </w:rPr>
        <w:t xml:space="preserve"> </w:t>
      </w:r>
      <w:proofErr w:type="gramStart"/>
      <w:r>
        <w:rPr>
          <w:rFonts w:ascii="Verdana" w:hAnsi="Verdana"/>
          <w:color w:val="333333"/>
          <w:shd w:val="clear" w:color="auto" w:fill="FAFAFA"/>
        </w:rPr>
        <w:t>Guidelines for Estimating Net-To-Gross Ratios Using the Self-Report Approaches.</w:t>
      </w:r>
      <w:proofErr w:type="gramEnd"/>
      <w:r>
        <w:rPr>
          <w:rFonts w:ascii="Verdana" w:hAnsi="Verdana"/>
          <w:color w:val="333333"/>
          <w:shd w:val="clear" w:color="auto" w:fill="FAFAFA"/>
        </w:rPr>
        <w:t xml:space="preserve"> </w:t>
      </w:r>
      <w:proofErr w:type="gramStart"/>
      <w:r>
        <w:rPr>
          <w:rFonts w:ascii="Verdana" w:hAnsi="Verdana"/>
          <w:color w:val="333333"/>
          <w:shd w:val="clear" w:color="auto" w:fill="FAFAFA"/>
        </w:rPr>
        <w:t>Prepared for the California Public Utilities Commission.</w:t>
      </w:r>
      <w:proofErr w:type="gramEnd"/>
      <w:r>
        <w:rPr>
          <w:rFonts w:ascii="Verdana" w:hAnsi="Verdana"/>
          <w:color w:val="333333"/>
          <w:shd w:val="clear" w:color="auto" w:fill="FAFAFA"/>
        </w:rPr>
        <w:t xml:space="preserve"> </w:t>
      </w:r>
    </w:p>
  </w:footnote>
  <w:footnote w:id="3">
    <w:p w:rsidR="00741D85" w:rsidRDefault="00741D85" w:rsidP="00C717FD">
      <w:pPr>
        <w:pStyle w:val="FootnoteText"/>
      </w:pPr>
      <w:r w:rsidRPr="00C717FD">
        <w:rPr>
          <w:rStyle w:val="FootnoteReference"/>
        </w:rPr>
        <w:footnoteRef/>
      </w:r>
      <w:r w:rsidRPr="00C717FD">
        <w:t xml:space="preserve"> </w:t>
      </w:r>
      <w:proofErr w:type="gramStart"/>
      <w:r w:rsidRPr="00C717FD">
        <w:rPr>
          <w:rFonts w:ascii="Verdana" w:hAnsi="Verdana"/>
          <w:color w:val="333333"/>
          <w:shd w:val="clear" w:color="auto" w:fill="FAFAFA"/>
        </w:rPr>
        <w:t xml:space="preserve">Ridge, Richard, Ken Keating, Lori </w:t>
      </w:r>
      <w:proofErr w:type="spellStart"/>
      <w:r w:rsidRPr="00C717FD">
        <w:rPr>
          <w:rFonts w:ascii="Verdana" w:hAnsi="Verdana"/>
          <w:color w:val="333333"/>
          <w:shd w:val="clear" w:color="auto" w:fill="FAFAFA"/>
        </w:rPr>
        <w:t>Megdal</w:t>
      </w:r>
      <w:proofErr w:type="spellEnd"/>
      <w:r w:rsidRPr="00C717FD">
        <w:rPr>
          <w:rFonts w:ascii="Verdana" w:hAnsi="Verdana"/>
          <w:color w:val="333333"/>
          <w:shd w:val="clear" w:color="auto" w:fill="FAFAFA"/>
        </w:rPr>
        <w:t>, and Nick Hall (2007).</w:t>
      </w:r>
      <w:proofErr w:type="gramEnd"/>
      <w:r w:rsidRPr="00C717FD">
        <w:rPr>
          <w:rFonts w:ascii="Verdana" w:hAnsi="Verdana"/>
          <w:color w:val="333333"/>
          <w:shd w:val="clear" w:color="auto" w:fill="FAFAFA"/>
        </w:rPr>
        <w:t xml:space="preserve"> </w:t>
      </w:r>
      <w:proofErr w:type="gramStart"/>
      <w:r w:rsidRPr="00C717FD">
        <w:rPr>
          <w:rFonts w:ascii="Verdana" w:hAnsi="Verdana"/>
          <w:color w:val="333333"/>
          <w:shd w:val="clear" w:color="auto" w:fill="FAFAFA"/>
        </w:rPr>
        <w:t>Guidelines for Estimating</w:t>
      </w:r>
      <w:r>
        <w:rPr>
          <w:rFonts w:ascii="Verdana" w:hAnsi="Verdana"/>
          <w:color w:val="333333"/>
          <w:shd w:val="clear" w:color="auto" w:fill="FAFAFA"/>
        </w:rPr>
        <w:t xml:space="preserve"> Net-To-Gross Ratios Using the Self-Report Approaches.</w:t>
      </w:r>
      <w:proofErr w:type="gramEnd"/>
      <w:r>
        <w:rPr>
          <w:rFonts w:ascii="Verdana" w:hAnsi="Verdana"/>
          <w:color w:val="333333"/>
          <w:shd w:val="clear" w:color="auto" w:fill="FAFAFA"/>
        </w:rPr>
        <w:t xml:space="preserve"> Prepared for the California Public Utilities Commission</w:t>
      </w:r>
    </w:p>
  </w:footnote>
  <w:footnote w:id="4">
    <w:p w:rsidR="00741D85" w:rsidRDefault="00741D85" w:rsidP="00C640D0">
      <w:pPr>
        <w:pStyle w:val="FootnoteText"/>
      </w:pPr>
      <w:r>
        <w:rPr>
          <w:rStyle w:val="FootnoteReference"/>
        </w:rPr>
        <w:footnoteRef/>
      </w:r>
      <w:r>
        <w:t xml:space="preserve"> The HEES program provides residential customers with entry-level energy surveys online, over the phone, or by mail. The surveys are not intended to serve as an audit but are meant to provide consistent messaging and an easy on-ramp to the Whole House Retrofit Program. The HEES surveys are also a link between the California Solar Initiative (CSI) and the Whole House Retrofit Program. </w:t>
      </w:r>
    </w:p>
    <w:p w:rsidR="00741D85" w:rsidRDefault="00741D85" w:rsidP="00C17BE1">
      <w:pPr>
        <w:pStyle w:val="FootnoteText"/>
      </w:pPr>
      <w:r>
        <w:t xml:space="preserve">The HEES program is not the same as the Universal Audit Tool (UAT), also known as the Progressive Energy Audit Tool (PEAT) program. </w:t>
      </w:r>
    </w:p>
  </w:footnote>
  <w:footnote w:id="5">
    <w:p w:rsidR="00741D85" w:rsidRDefault="00741D85" w:rsidP="00C640D0">
      <w:pPr>
        <w:pStyle w:val="FootnoteText"/>
      </w:pPr>
      <w:r>
        <w:rPr>
          <w:rStyle w:val="FootnoteReference"/>
        </w:rPr>
        <w:footnoteRef/>
      </w:r>
      <w:r>
        <w:t xml:space="preserve"> The Basic Path will not require a HERS rating or a performance-level audit upon completion of work. Participating contractors are encouraged to coordinate with HERS raters to provide customers with ratings upon completion of work as a method of educating the marketplace and leveraging an opportunity to draw customers to the Advanced Path.</w:t>
      </w:r>
    </w:p>
  </w:footnote>
  <w:footnote w:id="6">
    <w:p w:rsidR="00741D85" w:rsidRDefault="00741D85">
      <w:pPr>
        <w:pStyle w:val="FootnoteText"/>
      </w:pPr>
      <w:r>
        <w:rPr>
          <w:rStyle w:val="FootnoteReference"/>
        </w:rPr>
        <w:footnoteRef/>
      </w:r>
      <w:r>
        <w:t xml:space="preserve"> </w:t>
      </w:r>
      <w:proofErr w:type="gramStart"/>
      <w:r w:rsidRPr="00C46765">
        <w:t>Final Energy-Efficie</w:t>
      </w:r>
      <w:r>
        <w:t>ncy Groupware Application (EEGA</w:t>
      </w:r>
      <w:r w:rsidRPr="00C46765">
        <w:t>) monthly report, December 2012.</w:t>
      </w:r>
      <w:proofErr w:type="gramEnd"/>
    </w:p>
  </w:footnote>
  <w:footnote w:id="7">
    <w:p w:rsidR="00741D85" w:rsidRDefault="00741D85">
      <w:pPr>
        <w:pStyle w:val="FootnoteText"/>
      </w:pPr>
      <w:r>
        <w:rPr>
          <w:rStyle w:val="FootnoteReference"/>
        </w:rPr>
        <w:footnoteRef/>
      </w:r>
      <w:r>
        <w:t xml:space="preserve"> </w:t>
      </w:r>
      <w:proofErr w:type="spellStart"/>
      <w:r>
        <w:t>Skala</w:t>
      </w:r>
      <w:proofErr w:type="spellEnd"/>
      <w:r>
        <w:t xml:space="preserve">, Peter.  California Public Utilities Commission, Energy Division.  </w:t>
      </w:r>
      <w:r>
        <w:br/>
      </w:r>
      <w:r w:rsidRPr="00472396">
        <w:t>2013-2014_EnergyUpgradeCalifornia-AdvancedPath_CoverLetter_1March2013_Final.doc</w:t>
      </w:r>
    </w:p>
  </w:footnote>
  <w:footnote w:id="8">
    <w:p w:rsidR="00741D85" w:rsidRDefault="00741D85" w:rsidP="00220582">
      <w:pPr>
        <w:pStyle w:val="FootnoteText"/>
      </w:pPr>
      <w:r>
        <w:rPr>
          <w:rStyle w:val="FootnoteReference"/>
        </w:rPr>
        <w:footnoteRef/>
      </w:r>
      <w:r>
        <w:t xml:space="preserve"> </w:t>
      </w:r>
      <w:proofErr w:type="gramStart"/>
      <w:r>
        <w:t>2010-12 Quarterly Tracking Data Claims.</w:t>
      </w:r>
      <w:proofErr w:type="gramEnd"/>
      <w:r>
        <w:t xml:space="preserve"> The number of homes was estimated from unique tracking accounts.</w:t>
      </w:r>
    </w:p>
  </w:footnote>
  <w:footnote w:id="9">
    <w:p w:rsidR="00741D85" w:rsidRDefault="00741D85">
      <w:pPr>
        <w:pStyle w:val="FootnoteText"/>
      </w:pPr>
      <w:r>
        <w:rPr>
          <w:rStyle w:val="FootnoteReference"/>
        </w:rPr>
        <w:footnoteRef/>
      </w:r>
      <w:r>
        <w:t xml:space="preserve"> </w:t>
      </w:r>
      <w:r w:rsidRPr="00893F97">
        <w:t>http://www.cpuc.ca.gov/nr/rdonlyres/27629e7a-f01a-48ca-8b2c-b07ecee7dd5a/0/caenergyefficiencyevaluationprotocols.doc</w:t>
      </w:r>
    </w:p>
  </w:footnote>
  <w:footnote w:id="10">
    <w:p w:rsidR="00741D85" w:rsidRDefault="00741D85" w:rsidP="00893F97">
      <w:pPr>
        <w:pStyle w:val="FootnoteText"/>
      </w:pPr>
      <w:r>
        <w:rPr>
          <w:rStyle w:val="FootnoteReference"/>
        </w:rPr>
        <w:footnoteRef/>
      </w:r>
      <w:r>
        <w:t xml:space="preserve"> </w:t>
      </w:r>
      <w:r w:rsidRPr="00893F97">
        <w:t>http://www.calmac.org/events/California_Evaluation_Framework_June_2004.pdf</w:t>
      </w:r>
    </w:p>
  </w:footnote>
  <w:footnote w:id="11">
    <w:p w:rsidR="00741D85" w:rsidRDefault="00741D85" w:rsidP="00DB19E1">
      <w:pPr>
        <w:pStyle w:val="FootnoteText"/>
      </w:pPr>
      <w:r>
        <w:rPr>
          <w:rStyle w:val="FootnoteReference"/>
        </w:rPr>
        <w:footnoteRef/>
      </w:r>
      <w:r>
        <w:t xml:space="preserve"> </w:t>
      </w:r>
      <w:proofErr w:type="gramStart"/>
      <w:r>
        <w:t>The Whole-Building Retrofit with Consumption Data Analysis Evaluation Protocol.</w:t>
      </w:r>
      <w:proofErr w:type="gramEnd"/>
      <w:r>
        <w:t xml:space="preserve">  </w:t>
      </w:r>
      <w:r w:rsidRPr="00DB19E1">
        <w:t>http://energy.gov/sites/prod/files/2013/11/f5/53827-8.pdf</w:t>
      </w:r>
    </w:p>
    <w:p w:rsidR="00741D85" w:rsidRDefault="00741D85" w:rsidP="00DB19E1">
      <w:pPr>
        <w:pStyle w:val="FootnoteText"/>
      </w:pPr>
      <w:r>
        <w:t xml:space="preserve">The entire set of the Uniform Methods Project’s protocols is available at: </w:t>
      </w:r>
    </w:p>
    <w:p w:rsidR="00741D85" w:rsidRDefault="00741D85" w:rsidP="00DB19E1">
      <w:pPr>
        <w:pStyle w:val="FootnoteText"/>
      </w:pPr>
      <w:r w:rsidRPr="00DB19E1">
        <w:t>http://energy.gov/eere/downloads/uniform-methods-project-methods-determining-energy-efficiency-savings-specific</w:t>
      </w:r>
    </w:p>
  </w:footnote>
  <w:footnote w:id="12">
    <w:p w:rsidR="00741D85" w:rsidRDefault="00741D85" w:rsidP="009558FA">
      <w:r>
        <w:rPr>
          <w:rStyle w:val="FootnoteReference"/>
        </w:rPr>
        <w:footnoteRef/>
      </w:r>
      <w:r>
        <w:t xml:space="preserve"> </w:t>
      </w:r>
      <w:r w:rsidRPr="006626A6">
        <w:rPr>
          <w:sz w:val="20"/>
          <w:szCs w:val="20"/>
        </w:rPr>
        <w:t>The site-level modeling approach was originally developed for the Princeton Scorekeeping Method (PRISM™) software</w:t>
      </w:r>
      <w:r>
        <w:rPr>
          <w:sz w:val="20"/>
          <w:szCs w:val="20"/>
        </w:rPr>
        <w:t>.</w:t>
      </w:r>
    </w:p>
  </w:footnote>
  <w:footnote w:id="13">
    <w:p w:rsidR="00741D85" w:rsidRDefault="00741D85">
      <w:pPr>
        <w:pStyle w:val="FootnoteText"/>
      </w:pPr>
      <w:r>
        <w:rPr>
          <w:rStyle w:val="FootnoteReference"/>
        </w:rPr>
        <w:footnoteRef/>
      </w:r>
      <w:r>
        <w:t xml:space="preserve">  Typical Meteorological Year (TMY3)</w:t>
      </w:r>
    </w:p>
    <w:p w:rsidR="00741D85" w:rsidRDefault="00741D85">
      <w:pPr>
        <w:pStyle w:val="FootnoteText"/>
      </w:pPr>
      <w:r w:rsidRPr="008576A6">
        <w:t>http://rredc.nrel.gov/solar/old_data/nsrdb/1991-2005/tmy3/</w:t>
      </w:r>
    </w:p>
  </w:footnote>
  <w:footnote w:id="14">
    <w:p w:rsidR="00741D85" w:rsidRDefault="00741D85" w:rsidP="00E30443">
      <w:pPr>
        <w:pStyle w:val="FootnoteText"/>
      </w:pPr>
      <w:r>
        <w:rPr>
          <w:rStyle w:val="FootnoteReference"/>
        </w:rPr>
        <w:footnoteRef/>
      </w:r>
      <w:r>
        <w:t xml:space="preserve"> National Oceanic and Atmospheric Administration Hourly Weather Data  </w:t>
      </w:r>
    </w:p>
  </w:footnote>
  <w:footnote w:id="15">
    <w:p w:rsidR="00741D85" w:rsidRDefault="00741D85" w:rsidP="002C0121">
      <w:pPr>
        <w:pStyle w:val="FootnoteText"/>
      </w:pPr>
      <w:r>
        <w:rPr>
          <w:rStyle w:val="FootnoteReference"/>
        </w:rPr>
        <w:footnoteRef/>
      </w:r>
      <w:r>
        <w:t xml:space="preserve"> </w:t>
      </w:r>
      <w:proofErr w:type="gramStart"/>
      <w:r>
        <w:t>National Renewable Energy Laboratory (NREL), U.S.., U.S. Department of Energy Typical Meteorological Year weather data.</w:t>
      </w:r>
      <w:proofErr w:type="gramEnd"/>
      <w:r>
        <w:t xml:space="preserve"> </w:t>
      </w:r>
    </w:p>
  </w:footnote>
  <w:footnote w:id="16">
    <w:p w:rsidR="00741D85" w:rsidRPr="00477D93" w:rsidRDefault="00741D85" w:rsidP="00F43406">
      <w:pPr>
        <w:pStyle w:val="FootnoteText"/>
      </w:pPr>
      <w:r>
        <w:rPr>
          <w:rStyle w:val="FootnoteReference"/>
        </w:rPr>
        <w:footnoteRef/>
      </w:r>
      <w:r w:rsidRPr="00477D93">
        <w:t xml:space="preserve"> California Energy Commission</w:t>
      </w:r>
      <w:r>
        <w:t>’s</w:t>
      </w:r>
      <w:r w:rsidRPr="00477D93">
        <w:t xml:space="preserve"> </w:t>
      </w:r>
      <w:r>
        <w:t xml:space="preserve">California Thermal Zones Typical Weather Data.  This data was not used in this evaluation.  </w:t>
      </w:r>
    </w:p>
  </w:footnote>
  <w:footnote w:id="17">
    <w:p w:rsidR="00741D85" w:rsidRPr="00EE0AA3" w:rsidRDefault="00741D85" w:rsidP="00952B5F">
      <w:pPr>
        <w:pStyle w:val="FootnoteText"/>
      </w:pPr>
      <w:r>
        <w:rPr>
          <w:rStyle w:val="FootnoteReference"/>
        </w:rPr>
        <w:footnoteRef/>
      </w:r>
      <w:r>
        <w:t xml:space="preserve"> </w:t>
      </w:r>
      <w:hyperlink r:id="rId1" w:history="1">
        <w:r w:rsidRPr="00495498">
          <w:rPr>
            <w:rStyle w:val="Hyperlink"/>
          </w:rPr>
          <w:t>http://www.energydataweb.com/cpucFiles/26/DraftGenericResidentialNTGInstrument_2.pdf</w:t>
        </w:r>
      </w:hyperlink>
    </w:p>
  </w:footnote>
  <w:footnote w:id="18">
    <w:p w:rsidR="00741D85" w:rsidRPr="00620975" w:rsidRDefault="00741D85" w:rsidP="006C1180">
      <w:pPr>
        <w:pStyle w:val="CommentText"/>
        <w:rPr>
          <w:rFonts w:asciiTheme="minorHAnsi" w:hAnsiTheme="minorHAnsi" w:cstheme="minorHAnsi"/>
          <w:color w:val="FF0000"/>
          <w:szCs w:val="22"/>
        </w:rPr>
      </w:pPr>
      <w:r>
        <w:rPr>
          <w:rStyle w:val="FootnoteReference"/>
        </w:rPr>
        <w:footnoteRef/>
      </w:r>
      <w:r>
        <w:t xml:space="preserve"> </w:t>
      </w:r>
      <w:r>
        <w:rPr>
          <w:rFonts w:asciiTheme="minorHAnsi" w:hAnsiTheme="minorHAnsi" w:cstheme="minorHAnsi"/>
          <w:color w:val="FF0000"/>
          <w:szCs w:val="22"/>
        </w:rPr>
        <w:t>Ask</w:t>
      </w:r>
      <w:r w:rsidRPr="00620975">
        <w:rPr>
          <w:rFonts w:asciiTheme="minorHAnsi" w:hAnsiTheme="minorHAnsi" w:cstheme="minorHAnsi"/>
          <w:color w:val="FF0000"/>
          <w:szCs w:val="22"/>
        </w:rPr>
        <w:t xml:space="preserve"> remainder of Project Finance questions if </w:t>
      </w:r>
      <w:r w:rsidRPr="00620975">
        <w:rPr>
          <w:rFonts w:asciiTheme="minorHAnsi" w:hAnsiTheme="minorHAnsi" w:cstheme="minorHAnsi"/>
          <w:b/>
          <w:bCs/>
          <w:color w:val="FF0000"/>
          <w:szCs w:val="22"/>
        </w:rPr>
        <w:t>MEASURE=0</w:t>
      </w:r>
      <w:r w:rsidRPr="00620975">
        <w:rPr>
          <w:rFonts w:asciiTheme="minorHAnsi" w:hAnsiTheme="minorHAnsi" w:cstheme="minorHAnsi"/>
          <w:color w:val="FF0000"/>
          <w:szCs w:val="22"/>
        </w:rPr>
        <w:t xml:space="preserve"> </w:t>
      </w:r>
      <w:r w:rsidRPr="00620975">
        <w:rPr>
          <w:rStyle w:val="CommentReference"/>
          <w:rFonts w:asciiTheme="minorHAnsi" w:hAnsiTheme="minorHAnsi" w:cstheme="minorHAnsi"/>
        </w:rPr>
        <w:t/>
      </w:r>
      <w:r w:rsidRPr="00620975">
        <w:rPr>
          <w:rFonts w:asciiTheme="minorHAnsi" w:hAnsiTheme="minorHAnsi" w:cstheme="minorHAnsi"/>
          <w:color w:val="FF0000"/>
          <w:szCs w:val="22"/>
        </w:rPr>
        <w:t xml:space="preserve">and PF1=1=used a loan or financing to pay for the project – i.e. we are asking the entire finance series only of those who did </w:t>
      </w:r>
      <w:r w:rsidRPr="00620975">
        <w:rPr>
          <w:rFonts w:asciiTheme="minorHAnsi" w:hAnsiTheme="minorHAnsi" w:cstheme="minorHAnsi"/>
          <w:b/>
          <w:bCs/>
          <w:color w:val="FF0000"/>
          <w:szCs w:val="22"/>
        </w:rPr>
        <w:t>NOT</w:t>
      </w:r>
      <w:r w:rsidRPr="00620975">
        <w:rPr>
          <w:rFonts w:asciiTheme="minorHAnsi" w:hAnsiTheme="minorHAnsi" w:cstheme="minorHAnsi"/>
          <w:color w:val="FF0000"/>
          <w:szCs w:val="22"/>
        </w:rPr>
        <w:t xml:space="preserve"> go through the long form of the questionnaire where they were asked questions from each applicable measure section (rather than the overall quantity, efficiency, and timing questions). </w:t>
      </w:r>
    </w:p>
    <w:p w:rsidR="00741D85" w:rsidRPr="00620975" w:rsidRDefault="00741D85" w:rsidP="006C1180">
      <w:pPr>
        <w:pStyle w:val="CommentText"/>
        <w:rPr>
          <w:rFonts w:asciiTheme="minorHAnsi" w:hAnsiTheme="minorHAnsi" w:cstheme="minorHAnsi"/>
        </w:rPr>
      </w:pPr>
      <w:r w:rsidRPr="00620975">
        <w:rPr>
          <w:rFonts w:asciiTheme="minorHAnsi" w:hAnsiTheme="minorHAnsi" w:cstheme="minorHAnsi"/>
          <w:b/>
          <w:bCs/>
          <w:color w:val="FF0000"/>
          <w:szCs w:val="22"/>
        </w:rPr>
        <w:t>NOTE:</w:t>
      </w:r>
      <w:r w:rsidRPr="00620975">
        <w:rPr>
          <w:rFonts w:asciiTheme="minorHAnsi" w:hAnsiTheme="minorHAnsi" w:cstheme="minorHAnsi"/>
          <w:color w:val="FF0000"/>
          <w:szCs w:val="22"/>
        </w:rPr>
        <w:t xml:space="preserve"> </w:t>
      </w:r>
      <w:r w:rsidRPr="00620975">
        <w:rPr>
          <w:rFonts w:asciiTheme="minorHAnsi" w:hAnsiTheme="minorHAnsi" w:cstheme="minorHAnsi"/>
        </w:rPr>
        <w:t>Binary indicator MEASURE created per comment (alongside M2), “MEASURE” stays=0 if respondent did NOT go thro</w:t>
      </w:r>
      <w:r>
        <w:rPr>
          <w:rFonts w:asciiTheme="minorHAnsi" w:hAnsiTheme="minorHAnsi" w:cstheme="minorHAnsi"/>
        </w:rPr>
        <w:t>ugh</w:t>
      </w:r>
      <w:r w:rsidRPr="00620975">
        <w:rPr>
          <w:rFonts w:asciiTheme="minorHAnsi" w:hAnsiTheme="minorHAnsi" w:cstheme="minorHAnsi"/>
        </w:rPr>
        <w:t xml:space="preserve"> ANY of the measure sections.</w:t>
      </w:r>
      <w:r w:rsidRPr="00620975">
        <w:rPr>
          <w:rFonts w:asciiTheme="minorHAnsi" w:hAnsiTheme="minorHAnsi" w:cstheme="minorHAnsi"/>
          <w:color w:val="FF0000"/>
          <w:szCs w:val="22"/>
        </w:rPr>
        <w:t>]</w:t>
      </w:r>
    </w:p>
    <w:p w:rsidR="00741D85" w:rsidRPr="00620975" w:rsidRDefault="00741D85" w:rsidP="006C1180">
      <w:pPr>
        <w:pStyle w:val="FootnoteText"/>
        <w:rPr>
          <w:rFonts w:asciiTheme="minorHAnsi" w:hAnsiTheme="minorHAnsi" w:cstheme="minorHAnsi"/>
        </w:rPr>
      </w:pPr>
    </w:p>
  </w:footnote>
  <w:footnote w:id="19">
    <w:p w:rsidR="00741D85" w:rsidRDefault="00741D85" w:rsidP="003C7AEC">
      <w:pPr>
        <w:pStyle w:val="FootnoteText"/>
      </w:pPr>
      <w:r>
        <w:rPr>
          <w:rStyle w:val="FootnoteReference"/>
        </w:rPr>
        <w:footnoteRef/>
      </w:r>
      <w:r>
        <w:t xml:space="preserve"> Using TMY3 weather </w:t>
      </w:r>
    </w:p>
  </w:footnote>
  <w:footnote w:id="20">
    <w:p w:rsidR="00741D85" w:rsidRDefault="00741D85" w:rsidP="003C7AEC">
      <w:pPr>
        <w:pStyle w:val="FootnoteText"/>
      </w:pPr>
      <w:r>
        <w:rPr>
          <w:rStyle w:val="FootnoteReference"/>
        </w:rPr>
        <w:footnoteRef/>
      </w:r>
      <w:r>
        <w:t xml:space="preserve"> Using TMY3 weather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12" w:type="dxa"/>
      <w:tblLook w:val="04A0" w:firstRow="1" w:lastRow="0" w:firstColumn="1" w:lastColumn="0" w:noHBand="0" w:noVBand="1"/>
    </w:tblPr>
    <w:tblGrid>
      <w:gridCol w:w="5284"/>
      <w:gridCol w:w="6344"/>
    </w:tblGrid>
    <w:tr w:rsidR="00741D85" w:rsidTr="0061654B">
      <w:tc>
        <w:tcPr>
          <w:tcW w:w="11628" w:type="dxa"/>
          <w:gridSpan w:val="2"/>
          <w:shd w:val="clear" w:color="auto" w:fill="auto"/>
        </w:tcPr>
        <w:p w:rsidR="00741D85" w:rsidRDefault="00741D85" w:rsidP="00D44BFD">
          <w:pPr>
            <w:ind w:left="612" w:right="270"/>
          </w:pPr>
          <w:r>
            <w:rPr>
              <w:noProof/>
              <w:lang w:eastAsia="zh-CN"/>
            </w:rPr>
            <mc:AlternateContent>
              <mc:Choice Requires="wpg">
                <w:drawing>
                  <wp:inline distT="0" distB="0" distL="0" distR="0" wp14:anchorId="35B562DE" wp14:editId="0A9EB665">
                    <wp:extent cx="6781800" cy="380365"/>
                    <wp:effectExtent l="0" t="0" r="0" b="63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0" cy="380365"/>
                              <a:chOff x="567" y="459"/>
                              <a:chExt cx="10772" cy="599"/>
                            </a:xfrm>
                          </wpg:grpSpPr>
                          <wps:wsp>
                            <wps:cNvPr id="8" name="Rectangle 2"/>
                            <wps:cNvSpPr>
                              <a:spLocks noChangeArrowheads="1"/>
                            </wps:cNvSpPr>
                            <wps:spPr bwMode="auto">
                              <a:xfrm>
                                <a:off x="567" y="459"/>
                                <a:ext cx="10772" cy="293"/>
                              </a:xfrm>
                              <a:prstGeom prst="rect">
                                <a:avLst/>
                              </a:prstGeom>
                              <a:solidFill>
                                <a:srgbClr val="99D6F0"/>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10" name="Rectangle 3"/>
                            <wps:cNvSpPr>
                              <a:spLocks noChangeArrowheads="1"/>
                            </wps:cNvSpPr>
                            <wps:spPr bwMode="auto">
                              <a:xfrm>
                                <a:off x="567" y="852"/>
                                <a:ext cx="10772" cy="57"/>
                              </a:xfrm>
                              <a:prstGeom prst="rect">
                                <a:avLst/>
                              </a:prstGeom>
                              <a:solidFill>
                                <a:srgbClr val="3F9C35"/>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12" name="Rectangle 4"/>
                            <wps:cNvSpPr>
                              <a:spLocks noChangeArrowheads="1"/>
                            </wps:cNvSpPr>
                            <wps:spPr bwMode="auto">
                              <a:xfrm>
                                <a:off x="567" y="956"/>
                                <a:ext cx="10772" cy="102"/>
                              </a:xfrm>
                              <a:prstGeom prst="rect">
                                <a:avLst/>
                              </a:prstGeom>
                              <a:solidFill>
                                <a:srgbClr val="00359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7" o:spid="_x0000_s1026" style="width:534pt;height:29.95pt;mso-position-horizontal-relative:char;mso-position-vertical-relative:line" coordorigin="567,459" coordsize="10772,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">
                    <v:rect id="Rectangle 2" o:spid="_x0000_s1027" style="position:absolute;left:567;top:459;width:10772;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K08IA&#10;AADaAAAADwAAAGRycy9kb3ducmV2LnhtbESPwWrDMBBE74H+g9hCbrGUQoNxrYRSWupTIXag9LZY&#10;W9uJtTKWGjt/XwUCOQ4zb4bJd7PtxZlG3znWsE4UCOLamY4bDYfqY5WC8AHZYO+YNFzIw277sMgx&#10;M27iPZ3L0IhYwj5DDW0IQyalr1uy6BM3EEfv140WQ5RjI82IUyy3vXxSaiMtdhwXWhzoraX6VP5Z&#10;Delnn+6/ZKXW38XxufpR77LslNbLx/n1BUSgOdzDN7owkYPrlXgD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MrTwgAAANoAAAAPAAAAAAAAAAAAAAAAAJgCAABkcnMvZG93&#10;bnJldi54bWxQSwUGAAAAAAQABAD1AAAAhwMAAAAA&#10;" fillcolor="#99d6f0" stroked="f" strokeweight=".25pt"/>
                    <v:rect id="Rectangle 3" o:spid="_x0000_s1028" style="position:absolute;left:567;top:852;width:1077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NpFsUA&#10;AADbAAAADwAAAGRycy9kb3ducmV2LnhtbESPQWvCQBCF70L/wzKFXkQ3liAluoq0CO2pVKXgbciO&#10;yWp2NmRXE/9951DwNsN78943y/XgG3WjLrrABmbTDBRxGazjysBhv528gYoJ2WITmAzcKcJ69TRa&#10;YmFDzz9026VKSQjHAg3UKbWF1rGsyWOchpZYtFPoPCZZu0rbDnsJ941+zbK59uhYGmps6b2m8rK7&#10;egOb82nef4x/3TEfO86v35f7V34w5uV52CxAJRrSw/x//WkFX+jlFx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2kWxQAAANsAAAAPAAAAAAAAAAAAAAAAAJgCAABkcnMv&#10;ZG93bnJldi54bWxQSwUGAAAAAAQABAD1AAAAigMAAAAA&#10;" fillcolor="#3f9c35" stroked="f" strokeweight=".25pt"/>
                    <v:rect id="Rectangle 4" o:spid="_x0000_s1029" style="position:absolute;left:567;top:956;width:1077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6VcMA&#10;AADbAAAADwAAAGRycy9kb3ducmV2LnhtbERPS2sCMRC+F/wPYYTealZLi6xGsUVLKfTgA8XbuBl3&#10;FzeTkKS69dcbodDbfHzPGU9b04gz+VBbVtDvZSCIC6trLhVs1ounIYgQkTU2lknBLwWYTjoPY8y1&#10;vfCSzqtYihTCIUcFVYwulzIUFRkMPeuIE3e03mBM0JdSe7ykcNPIQZa9SoM1p4YKHb1XVJxWP0ZB&#10;mEf77PeH5fb7+KXd8Pqy+3hzSj1229kIRKQ2/ov/3J86zR/A/Zd0gJ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16VcMAAADbAAAADwAAAAAAAAAAAAAAAACYAgAAZHJzL2Rv&#10;d25yZXYueG1sUEsFBgAAAAAEAAQA9QAAAIgDAAAAAA==&#10;" fillcolor="#003591" stroked="f" strokeweight=".25pt"/>
                    <w10:anchorlock/>
                  </v:group>
                </w:pict>
              </mc:Fallback>
            </mc:AlternateContent>
          </w:r>
        </w:p>
      </w:tc>
    </w:tr>
    <w:tr w:rsidR="00741D85" w:rsidTr="0061654B">
      <w:tc>
        <w:tcPr>
          <w:tcW w:w="6120" w:type="dxa"/>
          <w:shd w:val="clear" w:color="auto" w:fill="auto"/>
        </w:tcPr>
        <w:p w:rsidR="00741D85" w:rsidRDefault="00741D85" w:rsidP="00BB572C"/>
      </w:tc>
      <w:tc>
        <w:tcPr>
          <w:tcW w:w="5508" w:type="dxa"/>
          <w:shd w:val="clear" w:color="auto" w:fill="auto"/>
        </w:tcPr>
        <w:p w:rsidR="00741D85" w:rsidRDefault="00741D85" w:rsidP="00A66235">
          <w:pPr>
            <w:jc w:val="right"/>
          </w:pPr>
          <w:r>
            <w:rPr>
              <w:noProof/>
              <w:lang w:eastAsia="zh-CN"/>
            </w:rPr>
            <w:drawing>
              <wp:inline distT="0" distB="0" distL="0" distR="0" wp14:anchorId="05C7E8B5" wp14:editId="61371B14">
                <wp:extent cx="1195200" cy="162000"/>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5200" cy="162000"/>
                        </a:xfrm>
                        <a:prstGeom prst="rect">
                          <a:avLst/>
                        </a:prstGeom>
                        <a:noFill/>
                      </pic:spPr>
                    </pic:pic>
                  </a:graphicData>
                </a:graphic>
              </wp:inline>
            </w:drawing>
          </w:r>
        </w:p>
      </w:tc>
    </w:tr>
  </w:tbl>
  <w:p w:rsidR="00741D85" w:rsidRDefault="00741D85" w:rsidP="00BB572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rsidP="00793B7D">
    <w:pPr>
      <w:pStyle w:val="ParaText"/>
      <w:rPr>
        <w:noProof/>
      </w:rPr>
    </w:pPr>
    <w:r w:rsidRPr="004E6050">
      <w:rPr>
        <w:noProof/>
        <w:lang w:eastAsia="zh-CN"/>
      </w:rPr>
      <w:drawing>
        <wp:inline distT="0" distB="0" distL="0" distR="0" wp14:anchorId="1A16B85E" wp14:editId="74ABA96A">
          <wp:extent cx="5928360" cy="5954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7857" r="12336" b="17857"/>
                  <a:stretch/>
                </pic:blipFill>
                <pic:spPr bwMode="auto">
                  <a:xfrm>
                    <a:off x="0" y="0"/>
                    <a:ext cx="5928360" cy="595471"/>
                  </a:xfrm>
                  <a:prstGeom prst="rect">
                    <a:avLst/>
                  </a:prstGeom>
                  <a:noFill/>
                  <a:ln>
                    <a:noFill/>
                  </a:ln>
                  <a:extLst>
                    <a:ext uri="{53640926-AAD7-44D8-BBD7-CCE9431645EC}">
                      <a14:shadowObscured xmlns:a14="http://schemas.microsoft.com/office/drawing/2010/main"/>
                    </a:ext>
                  </a:extLst>
                </pic:spPr>
              </pic:pic>
            </a:graphicData>
          </a:graphic>
        </wp:inline>
      </w:drawing>
    </w:r>
  </w:p>
  <w:p w:rsidR="00741D85" w:rsidRDefault="00741D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rsidP="00224075">
    <w:pPr>
      <w:bidi/>
      <w:ind w:left="-180"/>
    </w:pPr>
    <w:r w:rsidRPr="004E6050">
      <w:rPr>
        <w:noProof/>
        <w:lang w:eastAsia="zh-CN"/>
      </w:rPr>
      <w:drawing>
        <wp:inline distT="0" distB="0" distL="0" distR="0" wp14:anchorId="3D83AE4A" wp14:editId="7FC23122">
          <wp:extent cx="7251192" cy="649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7857" r="12336" b="17857"/>
                  <a:stretch/>
                </pic:blipFill>
                <pic:spPr bwMode="auto">
                  <a:xfrm>
                    <a:off x="0" y="0"/>
                    <a:ext cx="7251192" cy="649224"/>
                  </a:xfrm>
                  <a:prstGeom prst="rect">
                    <a:avLst/>
                  </a:prstGeom>
                  <a:noFill/>
                  <a:ln>
                    <a:noFill/>
                  </a:ln>
                  <a:extLst>
                    <a:ext uri="{53640926-AAD7-44D8-BBD7-CCE9431645EC}">
                      <a14:shadowObscured xmlns:a14="http://schemas.microsoft.com/office/drawing/2010/main"/>
                    </a:ext>
                  </a:extLst>
                </pic:spPr>
              </pic:pic>
            </a:graphicData>
          </a:graphic>
        </wp:inline>
      </w:drawing>
    </w:r>
  </w:p>
  <w:p w:rsidR="00741D85" w:rsidRDefault="00741D85" w:rsidP="00F02792">
    <w:pPr>
      <w:pStyle w:val="TOCTitle"/>
    </w:pPr>
    <w:r w:rsidRPr="00E16C79">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rsidP="009558FA">
    <w:pPr>
      <w:tabs>
        <w:tab w:val="left" w:pos="12854"/>
      </w:tabs>
      <w:bidi/>
      <w:ind w:left="-180"/>
    </w:pPr>
    <w:r w:rsidRPr="004E6050">
      <w:rPr>
        <w:noProof/>
        <w:lang w:eastAsia="zh-CN"/>
      </w:rPr>
      <w:drawing>
        <wp:inline distT="0" distB="0" distL="0" distR="0" wp14:anchorId="57E3E6E7" wp14:editId="5D1E0801">
          <wp:extent cx="7150608" cy="640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7857" r="12336" b="17857"/>
                  <a:stretch/>
                </pic:blipFill>
                <pic:spPr bwMode="auto">
                  <a:xfrm>
                    <a:off x="0" y="0"/>
                    <a:ext cx="7150608" cy="640080"/>
                  </a:xfrm>
                  <a:prstGeom prst="rect">
                    <a:avLst/>
                  </a:prstGeom>
                  <a:noFill/>
                  <a:ln>
                    <a:noFill/>
                  </a:ln>
                  <a:extLst>
                    <a:ext uri="{53640926-AAD7-44D8-BBD7-CCE9431645EC}">
                      <a14:shadowObscured xmlns:a14="http://schemas.microsoft.com/office/drawing/2010/main"/>
                    </a:ext>
                  </a:extLst>
                </pic:spPr>
              </pic:pic>
            </a:graphicData>
          </a:graphic>
        </wp:inline>
      </w:drawing>
    </w:r>
    <w:r>
      <w:rPr>
        <w:rtl/>
      </w:rPr>
      <w:tab/>
    </w:r>
  </w:p>
  <w:p w:rsidR="00741D85" w:rsidRPr="00E57C8D" w:rsidRDefault="00741D85" w:rsidP="00141CED">
    <w:pPr>
      <w:tabs>
        <w:tab w:val="right" w:pos="4994"/>
        <w:tab w:val="left" w:pos="12854"/>
      </w:tabs>
      <w:bidi/>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Pr="00E57C8D" w:rsidRDefault="00741D85" w:rsidP="00141CED">
    <w:pPr>
      <w:bidi/>
      <w:ind w:left="-82" w:right="630"/>
      <w:jc w:val="right"/>
    </w:pPr>
    <w:r w:rsidRPr="004E6050">
      <w:rPr>
        <w:noProof/>
        <w:lang w:eastAsia="zh-CN"/>
      </w:rPr>
      <w:drawing>
        <wp:inline distT="0" distB="0" distL="0" distR="0" wp14:anchorId="489A14F4" wp14:editId="5A22C28F">
          <wp:extent cx="8142515" cy="8347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7857" r="12336" b="17857"/>
                  <a:stretch/>
                </pic:blipFill>
                <pic:spPr bwMode="auto">
                  <a:xfrm>
                    <a:off x="0" y="0"/>
                    <a:ext cx="8270043" cy="8478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Pr="00E57C8D" w:rsidRDefault="00741D85" w:rsidP="000A2DD1">
    <w:pPr>
      <w:bidi/>
      <w:ind w:left="98" w:right="1510"/>
    </w:pPr>
    <w:r w:rsidRPr="004E6050">
      <w:rPr>
        <w:noProof/>
        <w:lang w:eastAsia="zh-CN"/>
      </w:rPr>
      <w:drawing>
        <wp:inline distT="0" distB="0" distL="0" distR="0" wp14:anchorId="028ED3B3" wp14:editId="3C5C3525">
          <wp:extent cx="5775960" cy="5766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7857" r="12336" b="17857"/>
                  <a:stretch/>
                </pic:blipFill>
                <pic:spPr bwMode="auto">
                  <a:xfrm>
                    <a:off x="0" y="0"/>
                    <a:ext cx="5773477" cy="576415"/>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D85" w:rsidRDefault="00741D85" w:rsidP="00262A50">
    <w:pPr>
      <w:ind w:left="-1440"/>
    </w:pPr>
    <w:r>
      <w:rPr>
        <w:noProof/>
        <w:lang w:eastAsia="zh-CN"/>
      </w:rPr>
      <w:drawing>
        <wp:inline distT="0" distB="0" distL="0" distR="0" wp14:anchorId="66458578" wp14:editId="141E3AF7">
          <wp:extent cx="7946136" cy="3474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46136" cy="347472"/>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A8AB4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0BC8F1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B90BF6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3842AC8"/>
    <w:lvl w:ilvl="0">
      <w:start w:val="1"/>
      <w:numFmt w:val="decimal"/>
      <w:pStyle w:val="ListNumber2"/>
      <w:lvlText w:val="%1."/>
      <w:lvlJc w:val="left"/>
      <w:pPr>
        <w:tabs>
          <w:tab w:val="num" w:pos="720"/>
        </w:tabs>
        <w:ind w:left="720" w:hanging="360"/>
      </w:pPr>
    </w:lvl>
  </w:abstractNum>
  <w:abstractNum w:abstractNumId="4">
    <w:nsid w:val="FFFFFF80"/>
    <w:multiLevelType w:val="singleLevel"/>
    <w:tmpl w:val="2CEE07B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07E25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C727A0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11246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EF80370"/>
    <w:lvl w:ilvl="0">
      <w:start w:val="1"/>
      <w:numFmt w:val="decimal"/>
      <w:pStyle w:val="ListNumber"/>
      <w:lvlText w:val="%1."/>
      <w:lvlJc w:val="left"/>
      <w:pPr>
        <w:tabs>
          <w:tab w:val="num" w:pos="360"/>
        </w:tabs>
        <w:ind w:left="360" w:hanging="360"/>
      </w:pPr>
    </w:lvl>
  </w:abstractNum>
  <w:abstractNum w:abstractNumId="9">
    <w:nsid w:val="FFFFFF89"/>
    <w:multiLevelType w:val="singleLevel"/>
    <w:tmpl w:val="CC44E31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561E53"/>
    <w:multiLevelType w:val="hybridMultilevel"/>
    <w:tmpl w:val="2DC8DE7C"/>
    <w:lvl w:ilvl="0" w:tplc="18467B2E">
      <w:start w:val="1"/>
      <w:numFmt w:val="decimal"/>
      <w:pStyle w:val="BulletsNumbered"/>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00A909EF"/>
    <w:multiLevelType w:val="multilevel"/>
    <w:tmpl w:val="83CA4D68"/>
    <w:lvl w:ilvl="0">
      <w:start w:val="1"/>
      <w:numFmt w:val="none"/>
      <w:lvlText w:val=""/>
      <w:lvlJc w:val="left"/>
      <w:pPr>
        <w:ind w:left="0" w:firstLine="0"/>
      </w:pPr>
      <w:rPr>
        <w:rFonts w:hint="default"/>
      </w:rPr>
    </w:lvl>
    <w:lvl w:ilvl="1">
      <w:start w:val="1"/>
      <w:numFmt w:val="upperLetter"/>
      <w:lvlText w:val="%2."/>
      <w:lvlJc w:val="left"/>
      <w:pPr>
        <w:ind w:left="720" w:hanging="360"/>
      </w:pPr>
      <w:rPr>
        <w:rFonts w:hint="default"/>
      </w:rPr>
    </w:lvl>
    <w:lvl w:ilvl="2">
      <w:start w:val="4"/>
      <w:numFmt w:val="decimal"/>
      <w:lvlText w:val="%2%3."/>
      <w:lvlJc w:val="left"/>
      <w:pPr>
        <w:ind w:left="900" w:hanging="720"/>
      </w:pPr>
      <w:rPr>
        <w:rFonts w:ascii="Calibri" w:hAnsi="Calibri" w:cs="Calibri" w:hint="default"/>
        <w:b w:val="0"/>
        <w:i w:val="0"/>
        <w:color w:val="auto"/>
      </w:rPr>
    </w:lvl>
    <w:lvl w:ilvl="3">
      <w:start w:val="1"/>
      <w:numFmt w:val="decimal"/>
      <w:lvlText w:val="%4."/>
      <w:lvlJc w:val="left"/>
      <w:pPr>
        <w:ind w:left="1440" w:hanging="360"/>
      </w:pPr>
      <w:rPr>
        <w:rFonts w:hint="default"/>
        <w:b w:val="0"/>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089743D1"/>
    <w:multiLevelType w:val="hybridMultilevel"/>
    <w:tmpl w:val="FB6C22F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09F07640"/>
    <w:multiLevelType w:val="hybridMultilevel"/>
    <w:tmpl w:val="7076F7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E63CCF"/>
    <w:multiLevelType w:val="hybridMultilevel"/>
    <w:tmpl w:val="8C1ED890"/>
    <w:lvl w:ilvl="0" w:tplc="A1129EA0">
      <w:start w:val="1"/>
      <w:numFmt w:val="decimal"/>
      <w:lvlText w:val="%1."/>
      <w:lvlJc w:val="left"/>
      <w:pPr>
        <w:tabs>
          <w:tab w:val="num" w:pos="2340"/>
        </w:tabs>
        <w:ind w:left="234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nsid w:val="0D3F6C8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0E6B4A41"/>
    <w:multiLevelType w:val="hybridMultilevel"/>
    <w:tmpl w:val="CB6EE7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0EC30E4A"/>
    <w:multiLevelType w:val="hybridMultilevel"/>
    <w:tmpl w:val="9DD2F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F347A91"/>
    <w:multiLevelType w:val="hybridMultilevel"/>
    <w:tmpl w:val="9B767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A346DB"/>
    <w:multiLevelType w:val="hybridMultilevel"/>
    <w:tmpl w:val="6F5A347E"/>
    <w:lvl w:ilvl="0" w:tplc="B4AEF152">
      <w:start w:val="17"/>
      <w:numFmt w:val="bullet"/>
      <w:lvlText w:val="-"/>
      <w:lvlJc w:val="left"/>
      <w:pPr>
        <w:ind w:left="720" w:hanging="360"/>
      </w:pPr>
      <w:rPr>
        <w:rFonts w:ascii="Verdana" w:eastAsiaTheme="minorEastAsi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2F02FEE"/>
    <w:multiLevelType w:val="hybridMultilevel"/>
    <w:tmpl w:val="CE08C2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4E303A3"/>
    <w:multiLevelType w:val="hybridMultilevel"/>
    <w:tmpl w:val="693CBC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94A5919"/>
    <w:multiLevelType w:val="hybridMultilevel"/>
    <w:tmpl w:val="9804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C54A52"/>
    <w:multiLevelType w:val="hybridMultilevel"/>
    <w:tmpl w:val="F29CE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9CC5D96"/>
    <w:multiLevelType w:val="hybridMultilevel"/>
    <w:tmpl w:val="1E784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C772667"/>
    <w:multiLevelType w:val="hybridMultilevel"/>
    <w:tmpl w:val="A978E2E4"/>
    <w:lvl w:ilvl="0" w:tplc="1F181DCE">
      <w:start w:val="1"/>
      <w:numFmt w:val="bullet"/>
      <w:lvlText w:val=""/>
      <w:lvlJc w:val="left"/>
      <w:pPr>
        <w:tabs>
          <w:tab w:val="num" w:pos="720"/>
        </w:tabs>
        <w:ind w:left="504" w:hanging="144"/>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E794806"/>
    <w:multiLevelType w:val="hybridMultilevel"/>
    <w:tmpl w:val="D8BE7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FAA00FD"/>
    <w:multiLevelType w:val="hybridMultilevel"/>
    <w:tmpl w:val="D98ECA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387CD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236932C9"/>
    <w:multiLevelType w:val="multilevel"/>
    <w:tmpl w:val="1FFC52CC"/>
    <w:lvl w:ilvl="0">
      <w:start w:val="1"/>
      <w:numFmt w:val="none"/>
      <w:lvlText w:val=""/>
      <w:lvlJc w:val="left"/>
      <w:pPr>
        <w:tabs>
          <w:tab w:val="num" w:pos="1985"/>
        </w:tabs>
        <w:ind w:left="1985" w:hanging="1985"/>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Appendix"/>
      <w:suff w:val="nothing"/>
      <w:lvlText w:val="Appendix %6 - "/>
      <w:lvlJc w:val="left"/>
      <w:pPr>
        <w:ind w:left="1985" w:hanging="1985"/>
      </w:pPr>
      <w:rPr>
        <w:rFonts w:hint="default"/>
        <w:caps/>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23953498"/>
    <w:multiLevelType w:val="hybridMultilevel"/>
    <w:tmpl w:val="D1F40A52"/>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23970957"/>
    <w:multiLevelType w:val="hybridMultilevel"/>
    <w:tmpl w:val="351E376A"/>
    <w:lvl w:ilvl="0" w:tplc="5AE8CDF8">
      <w:start w:val="1"/>
      <w:numFmt w:val="bullet"/>
      <w:pStyle w:val="Resumebulletindent"/>
      <w:lvlText w:val=""/>
      <w:lvlJc w:val="left"/>
      <w:pPr>
        <w:ind w:left="720" w:hanging="360"/>
      </w:pPr>
      <w:rPr>
        <w:rFonts w:ascii="Wingdings" w:hAnsi="Wingdings" w:hint="default"/>
        <w:b/>
        <w:i w:val="0"/>
        <w:color w:val="auto"/>
        <w:sz w:val="22"/>
        <w:szCs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263F0056"/>
    <w:multiLevelType w:val="hybridMultilevel"/>
    <w:tmpl w:val="274C1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29FB43EF"/>
    <w:multiLevelType w:val="hybridMultilevel"/>
    <w:tmpl w:val="ED789D5E"/>
    <w:lvl w:ilvl="0" w:tplc="A796D500">
      <w:start w:val="1"/>
      <w:numFmt w:val="bullet"/>
      <w:pStyle w:val="Bullet1"/>
      <w:lvlText w:val=""/>
      <w:lvlJc w:val="left"/>
      <w:pPr>
        <w:ind w:left="720" w:hanging="360"/>
      </w:pPr>
      <w:rPr>
        <w:rFonts w:ascii="Wingdings" w:hAnsi="Wingdings" w:hint="default"/>
        <w:b/>
        <w:i w:val="0"/>
        <w:color w:val="auto"/>
        <w:sz w:val="22"/>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2A140892"/>
    <w:multiLevelType w:val="hybridMultilevel"/>
    <w:tmpl w:val="096CC4BE"/>
    <w:lvl w:ilvl="0" w:tplc="C67E797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5">
    <w:nsid w:val="2B58042B"/>
    <w:multiLevelType w:val="hybridMultilevel"/>
    <w:tmpl w:val="3C4C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C01640B"/>
    <w:multiLevelType w:val="hybridMultilevel"/>
    <w:tmpl w:val="7FB00B1A"/>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2C5338CE"/>
    <w:multiLevelType w:val="multilevel"/>
    <w:tmpl w:val="53F0734E"/>
    <w:name w:val="DNVGL Headings"/>
    <w:lvl w:ilvl="0">
      <w:start w:val="1"/>
      <w:numFmt w:val="decimal"/>
      <w:lvlText w:val="%1"/>
      <w:lvlJc w:val="left"/>
      <w:pPr>
        <w:tabs>
          <w:tab w:val="num" w:pos="454"/>
        </w:tabs>
        <w:ind w:left="454" w:hanging="454"/>
      </w:pPr>
    </w:lvl>
    <w:lvl w:ilvl="1">
      <w:start w:val="1"/>
      <w:numFmt w:val="decimal"/>
      <w:lvlText w:val="%1.%2"/>
      <w:lvlJc w:val="left"/>
      <w:pPr>
        <w:tabs>
          <w:tab w:val="num" w:pos="680"/>
        </w:tabs>
        <w:ind w:left="680" w:hanging="680"/>
      </w:pPr>
    </w:lvl>
    <w:lvl w:ilvl="2">
      <w:start w:val="1"/>
      <w:numFmt w:val="decimal"/>
      <w:lvlText w:val="%1.%2.%3"/>
      <w:lvlJc w:val="left"/>
      <w:pPr>
        <w:tabs>
          <w:tab w:val="num" w:pos="907"/>
        </w:tabs>
        <w:ind w:left="907" w:hanging="907"/>
      </w:pPr>
    </w:lvl>
    <w:lvl w:ilvl="3">
      <w:start w:val="1"/>
      <w:numFmt w:val="decimal"/>
      <w:lvlText w:val="%1.%2.%3.%4"/>
      <w:lvlJc w:val="left"/>
      <w:pPr>
        <w:tabs>
          <w:tab w:val="num" w:pos="1134"/>
        </w:tabs>
        <w:ind w:left="1134" w:hanging="1134"/>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nsid w:val="2DFA16B4"/>
    <w:multiLevelType w:val="multilevel"/>
    <w:tmpl w:val="A09E6DE4"/>
    <w:lvl w:ilvl="0">
      <w:start w:val="1"/>
      <w:numFmt w:val="upperLetter"/>
      <w:lvlText w:val="%1."/>
      <w:lvlJc w:val="right"/>
      <w:pPr>
        <w:tabs>
          <w:tab w:val="num" w:pos="936"/>
        </w:tabs>
        <w:ind w:left="936" w:hanging="432"/>
      </w:pPr>
      <w:rPr>
        <w:rFonts w:cs="Times New Roman" w:hint="default"/>
        <w:sz w:val="24"/>
        <w:szCs w:val="24"/>
      </w:rPr>
    </w:lvl>
    <w:lvl w:ilvl="1">
      <w:start w:val="1"/>
      <w:numFmt w:val="decimal"/>
      <w:lvlText w:val="%1%2."/>
      <w:lvlJc w:val="right"/>
      <w:pPr>
        <w:tabs>
          <w:tab w:val="num" w:pos="432"/>
        </w:tabs>
        <w:ind w:left="432" w:hanging="43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2"/>
        <w:szCs w:val="22"/>
        <w:u w:val="none"/>
        <w:vertAlign w:val="baseline"/>
      </w:rPr>
    </w:lvl>
    <w:lvl w:ilvl="2">
      <w:start w:val="1"/>
      <w:numFmt w:val="decimal"/>
      <w:lvlText w:val="%3."/>
      <w:lvlJc w:val="right"/>
      <w:pPr>
        <w:tabs>
          <w:tab w:val="num" w:pos="1440"/>
        </w:tabs>
        <w:ind w:left="144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2"/>
        <w:szCs w:val="22"/>
        <w:u w:val="none"/>
        <w:vertAlign w:val="baseline"/>
      </w:rPr>
    </w:lvl>
    <w:lvl w:ilvl="3">
      <w:start w:val="1"/>
      <w:numFmt w:val="none"/>
      <w:lvlRestart w:val="0"/>
      <w:lvlText w:val="-98."/>
      <w:lvlJc w:val="right"/>
      <w:pPr>
        <w:tabs>
          <w:tab w:val="num" w:pos="1350"/>
        </w:tabs>
        <w:ind w:left="1350" w:hanging="360"/>
      </w:pPr>
      <w:rPr>
        <w:rFonts w:ascii="Calibri" w:hAnsi="Calibri" w:cs="Calibri" w:hint="default"/>
        <w:b w:val="0"/>
        <w:bCs w:val="0"/>
        <w:i w:val="0"/>
        <w:iCs w:val="0"/>
        <w:caps w:val="0"/>
        <w:smallCaps w:val="0"/>
        <w:strike w:val="0"/>
        <w:dstrike w:val="0"/>
        <w:vanish w:val="0"/>
        <w:color w:val="auto"/>
        <w:spacing w:val="0"/>
        <w:w w:val="100"/>
        <w:kern w:val="0"/>
        <w:position w:val="0"/>
        <w:sz w:val="22"/>
        <w:szCs w:val="22"/>
        <w:u w:val="none" w:color="000000"/>
        <w:vertAlign w:val="baseline"/>
      </w:rPr>
    </w:lvl>
    <w:lvl w:ilvl="4">
      <w:start w:val="1"/>
      <w:numFmt w:val="none"/>
      <w:lvlRestart w:val="0"/>
      <w:lvlText w:val="-99."/>
      <w:lvlJc w:val="right"/>
      <w:pPr>
        <w:tabs>
          <w:tab w:val="num" w:pos="2970"/>
        </w:tabs>
        <w:ind w:left="2970" w:hanging="360"/>
      </w:pPr>
      <w:rPr>
        <w:rFonts w:ascii="Calibri" w:hAnsi="Calibri" w:cs="Calibri" w:hint="default"/>
        <w:b w:val="0"/>
        <w:bCs w:val="0"/>
        <w:i w:val="0"/>
        <w:iCs w:val="0"/>
        <w:caps w:val="0"/>
        <w:smallCaps w:val="0"/>
        <w:strike w:val="0"/>
        <w:dstrike w:val="0"/>
        <w:vanish w:val="0"/>
        <w:color w:val="auto"/>
        <w:spacing w:val="0"/>
        <w:w w:val="100"/>
        <w:kern w:val="0"/>
        <w:position w:val="0"/>
        <w:sz w:val="22"/>
        <w:szCs w:val="22"/>
        <w:u w:val="none" w:color="000000"/>
        <w:vertAlign w:val="baseline"/>
      </w:rPr>
    </w:lvl>
    <w:lvl w:ilvl="5">
      <w:start w:val="1"/>
      <w:numFmt w:val="lowerLetter"/>
      <w:lvlRestart w:val="0"/>
      <w:lvlText w:val="%1%2%6."/>
      <w:lvlJc w:val="right"/>
      <w:pPr>
        <w:tabs>
          <w:tab w:val="num" w:pos="2088"/>
        </w:tabs>
        <w:ind w:left="2088" w:hanging="288"/>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2"/>
        <w:szCs w:val="22"/>
        <w:u w:val="none"/>
        <w:vertAlign w:val="baseline"/>
      </w:rPr>
    </w:lvl>
    <w:lvl w:ilvl="6">
      <w:start w:val="1"/>
      <w:numFmt w:val="decimal"/>
      <w:lvlText w:val="%7."/>
      <w:lvlJc w:val="left"/>
      <w:pPr>
        <w:ind w:left="720" w:hanging="720"/>
      </w:pPr>
      <w:rPr>
        <w:rFonts w:cs="Times New Roman" w:hint="default"/>
      </w:rPr>
    </w:lvl>
    <w:lvl w:ilvl="7">
      <w:start w:val="1"/>
      <w:numFmt w:val="lowerLetter"/>
      <w:lvlText w:val="%8."/>
      <w:lvlJc w:val="left"/>
      <w:pPr>
        <w:ind w:left="720" w:hanging="720"/>
      </w:pPr>
      <w:rPr>
        <w:rFonts w:cs="Times New Roman" w:hint="default"/>
      </w:rPr>
    </w:lvl>
    <w:lvl w:ilvl="8">
      <w:start w:val="1"/>
      <w:numFmt w:val="lowerRoman"/>
      <w:lvlText w:val="%9."/>
      <w:lvlJc w:val="right"/>
      <w:pPr>
        <w:ind w:left="720" w:hanging="720"/>
      </w:pPr>
      <w:rPr>
        <w:rFonts w:ascii="Times New Roman" w:hAnsi="Times New Roman" w:cs="Times New Roman" w:hint="default"/>
        <w:sz w:val="22"/>
        <w:szCs w:val="22"/>
      </w:rPr>
    </w:lvl>
  </w:abstractNum>
  <w:abstractNum w:abstractNumId="39">
    <w:nsid w:val="2E1D5530"/>
    <w:multiLevelType w:val="hybridMultilevel"/>
    <w:tmpl w:val="31E0C69E"/>
    <w:lvl w:ilvl="0" w:tplc="1DAA4916">
      <w:start w:val="1"/>
      <w:numFmt w:val="decimal"/>
      <w:lvlText w:val="HH%1."/>
      <w:lvlJc w:val="left"/>
      <w:pPr>
        <w:tabs>
          <w:tab w:val="num" w:pos="510"/>
        </w:tabs>
        <w:ind w:left="510" w:hanging="510"/>
      </w:pPr>
      <w:rPr>
        <w:rFonts w:hint="default"/>
        <w:b/>
        <w:bCs/>
      </w:rPr>
    </w:lvl>
    <w:lvl w:ilvl="1" w:tplc="C67E797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30322FA3"/>
    <w:multiLevelType w:val="hybridMultilevel"/>
    <w:tmpl w:val="969C7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12A5677"/>
    <w:multiLevelType w:val="hybridMultilevel"/>
    <w:tmpl w:val="191CC810"/>
    <w:lvl w:ilvl="0" w:tplc="8042FDF8">
      <w:start w:val="1"/>
      <w:numFmt w:val="decimal"/>
      <w:lvlText w:val="SEG%1."/>
      <w:lvlJc w:val="left"/>
      <w:pPr>
        <w:ind w:left="540" w:hanging="360"/>
      </w:pPr>
      <w:rPr>
        <w:rFonts w:hint="default"/>
        <w:b/>
        <w:bCs/>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nsid w:val="313911B0"/>
    <w:multiLevelType w:val="hybridMultilevel"/>
    <w:tmpl w:val="FBB60E60"/>
    <w:lvl w:ilvl="0" w:tplc="0CEAF1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1EC5CA7"/>
    <w:multiLevelType w:val="multilevel"/>
    <w:tmpl w:val="03A08532"/>
    <w:lvl w:ilvl="0">
      <w:start w:val="1"/>
      <w:numFmt w:val="decimal"/>
      <w:pStyle w:val="Heading1"/>
      <w:lvlText w:val="%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080"/>
        </w:tabs>
        <w:ind w:left="1080" w:hanging="1080"/>
      </w:pPr>
      <w:rPr>
        <w:rFonts w:ascii="Georgia" w:hAnsi="Georgia" w:cs="Georgia" w:hint="default"/>
        <w:b/>
        <w:i w:val="0"/>
        <w:sz w:val="22"/>
        <w:szCs w:val="22"/>
      </w:rPr>
    </w:lvl>
    <w:lvl w:ilvl="4">
      <w:start w:val="1"/>
      <w:numFmt w:val="decimal"/>
      <w:pStyle w:val="Heading5"/>
      <w:lvlText w:val="%1.%2.%3.%4.%5"/>
      <w:lvlJc w:val="left"/>
      <w:pPr>
        <w:tabs>
          <w:tab w:val="num" w:pos="1440"/>
        </w:tabs>
        <w:ind w:left="1080" w:hanging="1080"/>
      </w:pPr>
      <w:rPr>
        <w:rFonts w:ascii="Georgia" w:hAnsi="Georgia" w:hint="default"/>
        <w:b/>
        <w:i w:val="0"/>
        <w:sz w:val="22"/>
        <w:szCs w:val="22"/>
      </w:rPr>
    </w:lvl>
    <w:lvl w:ilvl="5">
      <w:start w:val="1"/>
      <w:numFmt w:val="decimal"/>
      <w:pStyle w:val="Heading6"/>
      <w:lvlText w:val="%1.%2.%3.%4.%5.%6"/>
      <w:lvlJc w:val="left"/>
      <w:pPr>
        <w:tabs>
          <w:tab w:val="num" w:pos="1800"/>
        </w:tabs>
        <w:ind w:left="2736" w:hanging="2736"/>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nsid w:val="327B43AD"/>
    <w:multiLevelType w:val="hybridMultilevel"/>
    <w:tmpl w:val="11704D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3B730EF"/>
    <w:multiLevelType w:val="multilevel"/>
    <w:tmpl w:val="231C3054"/>
    <w:lvl w:ilvl="0">
      <w:start w:val="1"/>
      <w:numFmt w:val="none"/>
      <w:lvlText w:val=""/>
      <w:lvlJc w:val="left"/>
      <w:pPr>
        <w:ind w:left="0" w:firstLine="0"/>
      </w:pPr>
      <w:rPr>
        <w:rFonts w:hint="default"/>
      </w:rPr>
    </w:lvl>
    <w:lvl w:ilvl="1">
      <w:start w:val="1"/>
      <w:numFmt w:val="upperLetter"/>
      <w:lvlText w:val="%2."/>
      <w:lvlJc w:val="left"/>
      <w:pPr>
        <w:ind w:left="720" w:hanging="360"/>
      </w:pPr>
      <w:rPr>
        <w:rFonts w:hint="default"/>
      </w:rPr>
    </w:lvl>
    <w:lvl w:ilvl="2">
      <w:start w:val="4"/>
      <w:numFmt w:val="decimal"/>
      <w:lvlText w:val="%2%3."/>
      <w:lvlJc w:val="left"/>
      <w:pPr>
        <w:ind w:left="900" w:hanging="720"/>
      </w:pPr>
      <w:rPr>
        <w:rFonts w:ascii="Calibri" w:hAnsi="Calibri" w:cs="Calibri" w:hint="default"/>
        <w:b w:val="0"/>
        <w:i w:val="0"/>
        <w:color w:val="auto"/>
      </w:rPr>
    </w:lvl>
    <w:lvl w:ilvl="3">
      <w:start w:val="1"/>
      <w:numFmt w:val="decimal"/>
      <w:lvlText w:val="%4."/>
      <w:lvlJc w:val="left"/>
      <w:pPr>
        <w:ind w:left="1440" w:hanging="360"/>
      </w:pPr>
      <w:rPr>
        <w:rFonts w:hint="default"/>
        <w:b w:val="0"/>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nsid w:val="33EE6EAC"/>
    <w:multiLevelType w:val="hybridMultilevel"/>
    <w:tmpl w:val="B1C8FC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34084ABF"/>
    <w:multiLevelType w:val="hybridMultilevel"/>
    <w:tmpl w:val="9804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41D089D"/>
    <w:multiLevelType w:val="multilevel"/>
    <w:tmpl w:val="48068480"/>
    <w:name w:val="DNVGL Appendices"/>
    <w:lvl w:ilvl="0">
      <w:start w:val="1"/>
      <w:numFmt w:val="upperLetter"/>
      <w:lvlRestart w:val="0"/>
      <w:pStyle w:val="DNVGL-AppListing"/>
      <w:lvlText w:val="Appendix %1"/>
      <w:lvlJc w:val="left"/>
      <w:pPr>
        <w:ind w:left="1417" w:hanging="1417"/>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35280E19"/>
    <w:multiLevelType w:val="hybridMultilevel"/>
    <w:tmpl w:val="8C1ED890"/>
    <w:lvl w:ilvl="0" w:tplc="A1129EA0">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nsid w:val="35AC5439"/>
    <w:multiLevelType w:val="hybridMultilevel"/>
    <w:tmpl w:val="BD9E0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0D06AF"/>
    <w:multiLevelType w:val="multilevel"/>
    <w:tmpl w:val="DB9A2DB2"/>
    <w:lvl w:ilvl="0">
      <w:start w:val="1"/>
      <w:numFmt w:val="decimal"/>
      <w:pStyle w:val="List1"/>
      <w:lvlText w:val="%1."/>
      <w:lvlJc w:val="left"/>
      <w:pPr>
        <w:tabs>
          <w:tab w:val="num" w:pos="1440"/>
        </w:tabs>
        <w:ind w:left="720" w:hanging="360"/>
      </w:pPr>
      <w:rPr>
        <w:rFonts w:ascii="Times New Roman" w:hAnsi="Times New Roman" w:hint="default"/>
        <w:b w:val="0"/>
        <w:i w:val="0"/>
        <w:sz w:val="22"/>
        <w:szCs w:val="22"/>
        <w:u w:val="none"/>
      </w:rPr>
    </w:lvl>
    <w:lvl w:ilvl="1">
      <w:start w:val="1"/>
      <w:numFmt w:val="lowerLetter"/>
      <w:pStyle w:val="List2"/>
      <w:lvlText w:val="%2."/>
      <w:lvlJc w:val="left"/>
      <w:pPr>
        <w:ind w:left="1080" w:hanging="360"/>
      </w:pPr>
      <w:rPr>
        <w:rFonts w:ascii="Times New Roman" w:hAnsi="Times New Roman" w:hint="default"/>
        <w:b w:val="0"/>
        <w:i w:val="0"/>
        <w:color w:val="auto"/>
        <w:sz w:val="22"/>
      </w:rPr>
    </w:lvl>
    <w:lvl w:ilvl="2">
      <w:start w:val="1"/>
      <w:numFmt w:val="lowerRoman"/>
      <w:pStyle w:val="List3"/>
      <w:lvlText w:val="%3."/>
      <w:lvlJc w:val="left"/>
      <w:pPr>
        <w:tabs>
          <w:tab w:val="num" w:pos="2520"/>
        </w:tabs>
        <w:ind w:left="1440" w:hanging="360"/>
      </w:pPr>
      <w:rPr>
        <w:rFonts w:ascii="Times New Roman" w:hAnsi="Times New Roman" w:hint="default"/>
        <w:b w:val="0"/>
        <w:i w:val="0"/>
        <w:sz w:val="22"/>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2">
    <w:nsid w:val="3813620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38FD7490"/>
    <w:multiLevelType w:val="hybridMultilevel"/>
    <w:tmpl w:val="1DC0C93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95D6507"/>
    <w:multiLevelType w:val="multilevel"/>
    <w:tmpl w:val="50040700"/>
    <w:lvl w:ilvl="0">
      <w:start w:val="1"/>
      <w:numFmt w:val="decimal"/>
      <w:isLgl/>
      <w:lvlText w:val="%1"/>
      <w:lvlJc w:val="right"/>
      <w:pPr>
        <w:tabs>
          <w:tab w:val="num" w:pos="284"/>
        </w:tabs>
        <w:ind w:left="284" w:hanging="284"/>
      </w:pPr>
      <w:rPr>
        <w:rFonts w:ascii="AvenirNext LT Com Medium" w:hAnsi="AvenirNext LT Com Medium" w:hint="default"/>
        <w:color w:val="FFFFFF"/>
        <w:sz w:val="60"/>
        <w:szCs w:val="60"/>
      </w:rPr>
    </w:lvl>
    <w:lvl w:ilvl="1">
      <w:start w:val="1"/>
      <w:numFmt w:val="decimal"/>
      <w:lvlText w:val="%1.%2"/>
      <w:lvlJc w:val="right"/>
      <w:pPr>
        <w:tabs>
          <w:tab w:val="num" w:pos="284"/>
        </w:tabs>
        <w:ind w:left="284" w:hanging="284"/>
      </w:pPr>
      <w:rPr>
        <w:rFonts w:hint="default"/>
        <w:sz w:val="28"/>
        <w:szCs w:val="28"/>
      </w:rPr>
    </w:lvl>
    <w:lvl w:ilvl="2">
      <w:start w:val="1"/>
      <w:numFmt w:val="decimal"/>
      <w:lvlText w:val="%1.%2.%3"/>
      <w:lvlJc w:val="right"/>
      <w:pPr>
        <w:tabs>
          <w:tab w:val="num" w:pos="284"/>
        </w:tabs>
        <w:ind w:left="284" w:firstLine="4"/>
      </w:pPr>
      <w:rPr>
        <w:rFonts w:ascii="AvenirNext LT Com Medium" w:hAnsi="AvenirNext LT Com Medium" w:hint="default"/>
        <w:sz w:val="20"/>
        <w:szCs w:val="20"/>
      </w:rPr>
    </w:lvl>
    <w:lvl w:ilvl="3">
      <w:start w:val="1"/>
      <w:numFmt w:val="decimal"/>
      <w:lvlText w:val="%1.%2.%3.%4"/>
      <w:lvlJc w:val="right"/>
      <w:pPr>
        <w:tabs>
          <w:tab w:val="num" w:pos="284"/>
        </w:tabs>
        <w:ind w:left="284" w:hanging="284"/>
      </w:pPr>
      <w:rPr>
        <w:rFonts w:hint="default"/>
      </w:rPr>
    </w:lvl>
    <w:lvl w:ilvl="4">
      <w:start w:val="1"/>
      <w:numFmt w:val="decimal"/>
      <w:lvlText w:val="%1.%2.%3.%4.%5"/>
      <w:lvlJc w:val="right"/>
      <w:pPr>
        <w:tabs>
          <w:tab w:val="num" w:pos="284"/>
        </w:tabs>
        <w:ind w:left="284" w:firstLine="4"/>
      </w:pPr>
      <w:rPr>
        <w:rFonts w:hint="default"/>
      </w:rPr>
    </w:lvl>
    <w:lvl w:ilvl="5">
      <w:start w:val="1"/>
      <w:numFmt w:val="decimal"/>
      <w:lvlText w:val="%1.%2.%3.%4.%5.%6"/>
      <w:lvlJc w:val="left"/>
      <w:pPr>
        <w:tabs>
          <w:tab w:val="num" w:pos="5688"/>
        </w:tabs>
        <w:ind w:left="5688" w:hanging="1152"/>
      </w:pPr>
      <w:rPr>
        <w:rFonts w:hint="default"/>
        <w:lang w:val="en-US"/>
      </w:rPr>
    </w:lvl>
    <w:lvl w:ilvl="6">
      <w:start w:val="1"/>
      <w:numFmt w:val="decimal"/>
      <w:lvlText w:val="%1.%2.%3.%4.%5.%6.%7"/>
      <w:lvlJc w:val="left"/>
      <w:pPr>
        <w:tabs>
          <w:tab w:val="num" w:pos="5832"/>
        </w:tabs>
        <w:ind w:left="5832" w:hanging="1296"/>
      </w:pPr>
      <w:rPr>
        <w:rFonts w:hint="default"/>
      </w:rPr>
    </w:lvl>
    <w:lvl w:ilvl="7">
      <w:start w:val="1"/>
      <w:numFmt w:val="decimal"/>
      <w:lvlText w:val="%1.%2.%3.%4.%5.%6.%7.%8"/>
      <w:lvlJc w:val="left"/>
      <w:pPr>
        <w:tabs>
          <w:tab w:val="num" w:pos="5976"/>
        </w:tabs>
        <w:ind w:left="5976" w:hanging="1440"/>
      </w:pPr>
      <w:rPr>
        <w:rFonts w:hint="default"/>
      </w:rPr>
    </w:lvl>
    <w:lvl w:ilvl="8">
      <w:start w:val="1"/>
      <w:numFmt w:val="decimal"/>
      <w:lvlText w:val="%1.%2.%3.%4.%5.%6.%7.%8.%9"/>
      <w:lvlJc w:val="left"/>
      <w:pPr>
        <w:tabs>
          <w:tab w:val="num" w:pos="6120"/>
        </w:tabs>
        <w:ind w:left="6120" w:hanging="1584"/>
      </w:pPr>
      <w:rPr>
        <w:rFonts w:hint="default"/>
      </w:rPr>
    </w:lvl>
  </w:abstractNum>
  <w:abstractNum w:abstractNumId="55">
    <w:nsid w:val="39732198"/>
    <w:multiLevelType w:val="hybridMultilevel"/>
    <w:tmpl w:val="D7E029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3B480A0C"/>
    <w:multiLevelType w:val="hybridMultilevel"/>
    <w:tmpl w:val="08807D06"/>
    <w:lvl w:ilvl="0" w:tplc="78C6D64E">
      <w:start w:val="1"/>
      <w:numFmt w:val="bullet"/>
      <w:pStyle w:val="Bullet3"/>
      <w:lvlText w:val="•"/>
      <w:lvlJc w:val="left"/>
      <w:pPr>
        <w:ind w:left="1440" w:hanging="360"/>
      </w:pPr>
      <w:rPr>
        <w:rFonts w:ascii="Arial" w:hAnsi="Arial" w:hint="default"/>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3DCD2FDC"/>
    <w:multiLevelType w:val="hybridMultilevel"/>
    <w:tmpl w:val="6BFC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E866583"/>
    <w:multiLevelType w:val="hybridMultilevel"/>
    <w:tmpl w:val="20EC54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40AC3FC0"/>
    <w:multiLevelType w:val="hybridMultilevel"/>
    <w:tmpl w:val="A606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0C27F2"/>
    <w:multiLevelType w:val="hybridMultilevel"/>
    <w:tmpl w:val="54C44192"/>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61">
    <w:nsid w:val="416A324E"/>
    <w:multiLevelType w:val="hybridMultilevel"/>
    <w:tmpl w:val="099606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422C5466"/>
    <w:multiLevelType w:val="hybridMultilevel"/>
    <w:tmpl w:val="4EEC44B4"/>
    <w:lvl w:ilvl="0" w:tplc="288E39A8">
      <w:start w:val="1"/>
      <w:numFmt w:val="decimal"/>
      <w:lvlText w:val="S%1."/>
      <w:lvlJc w:val="left"/>
      <w:pPr>
        <w:tabs>
          <w:tab w:val="num" w:pos="1440"/>
        </w:tabs>
        <w:ind w:left="1440" w:hanging="360"/>
      </w:pPr>
      <w:rPr>
        <w:rFonts w:hint="default"/>
      </w:rPr>
    </w:lvl>
    <w:lvl w:ilvl="1" w:tplc="1F181DCE">
      <w:start w:val="1"/>
      <w:numFmt w:val="bullet"/>
      <w:lvlText w:val=""/>
      <w:lvlJc w:val="left"/>
      <w:pPr>
        <w:tabs>
          <w:tab w:val="num" w:pos="2160"/>
        </w:tabs>
        <w:ind w:left="1944" w:hanging="144"/>
      </w:pPr>
      <w:rPr>
        <w:rFonts w:ascii="Wingdings" w:hAnsi="Wingdings" w:hint="default"/>
        <w:sz w:val="16"/>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3">
    <w:nsid w:val="42876D9B"/>
    <w:multiLevelType w:val="hybridMultilevel"/>
    <w:tmpl w:val="44481530"/>
    <w:lvl w:ilvl="0" w:tplc="1DAA4916">
      <w:start w:val="1"/>
      <w:numFmt w:val="decimal"/>
      <w:lvlText w:val="HH%1."/>
      <w:lvlJc w:val="left"/>
      <w:pPr>
        <w:tabs>
          <w:tab w:val="num" w:pos="510"/>
        </w:tabs>
        <w:ind w:left="510" w:hanging="510"/>
      </w:pPr>
      <w:rPr>
        <w:rFonts w:hint="default"/>
        <w:b/>
        <w:bCs/>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4348756E"/>
    <w:multiLevelType w:val="hybridMultilevel"/>
    <w:tmpl w:val="86085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37470F8"/>
    <w:multiLevelType w:val="hybridMultilevel"/>
    <w:tmpl w:val="74241D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4AD6660"/>
    <w:multiLevelType w:val="hybridMultilevel"/>
    <w:tmpl w:val="76228742"/>
    <w:lvl w:ilvl="0" w:tplc="B36A6A18">
      <w:start w:val="1"/>
      <w:numFmt w:val="bullet"/>
      <w:pStyle w:val="Bullet2"/>
      <w:lvlText w:val="─"/>
      <w:lvlJc w:val="left"/>
      <w:pPr>
        <w:ind w:left="1080" w:hanging="360"/>
      </w:pPr>
      <w:rPr>
        <w:rFonts w:ascii="Times New Roman" w:hAnsi="Times New Roman" w:cs="Times New Roman" w:hint="default"/>
        <w:b/>
        <w:i w:val="0"/>
        <w:color w:val="auto"/>
        <w:sz w:val="20"/>
      </w:rPr>
    </w:lvl>
    <w:lvl w:ilvl="1" w:tplc="BD4EED46">
      <w:start w:val="1"/>
      <w:numFmt w:val="decimal"/>
      <w:lvlText w:val="%2)"/>
      <w:lvlJc w:val="left"/>
      <w:pPr>
        <w:tabs>
          <w:tab w:val="num" w:pos="720"/>
        </w:tabs>
        <w:ind w:left="72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7884EBC2">
      <w:start w:val="1"/>
      <w:numFmt w:val="lowerLetter"/>
      <w:lvlText w:val="(%5)"/>
      <w:lvlJc w:val="left"/>
      <w:pPr>
        <w:ind w:left="3600" w:hanging="360"/>
      </w:pPr>
      <w:rPr>
        <w:rFont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44D30622"/>
    <w:multiLevelType w:val="hybridMultilevel"/>
    <w:tmpl w:val="E960BA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71958DE"/>
    <w:multiLevelType w:val="hybridMultilevel"/>
    <w:tmpl w:val="EB5CE92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4D0C1ACF"/>
    <w:multiLevelType w:val="hybridMultilevel"/>
    <w:tmpl w:val="0FC44EA4"/>
    <w:lvl w:ilvl="0" w:tplc="163084F0">
      <w:start w:val="1"/>
      <w:numFmt w:val="decimal"/>
      <w:lvlText w:val="A%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EAA0E75"/>
    <w:multiLevelType w:val="hybridMultilevel"/>
    <w:tmpl w:val="86A29D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F761CAF"/>
    <w:multiLevelType w:val="multilevel"/>
    <w:tmpl w:val="6D84BF04"/>
    <w:lvl w:ilvl="0">
      <w:start w:val="1"/>
      <w:numFmt w:val="upperLetter"/>
      <w:pStyle w:val="Heading7"/>
      <w:lvlText w:val="%1."/>
      <w:lvlJc w:val="left"/>
      <w:pPr>
        <w:tabs>
          <w:tab w:val="num" w:pos="1080"/>
        </w:tabs>
        <w:ind w:left="1080" w:hanging="1080"/>
      </w:pPr>
      <w:rPr>
        <w:rFonts w:ascii="Georgia" w:hAnsi="Georgia"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8"/>
      <w:lvlText w:val="%1.%2"/>
      <w:lvlJc w:val="left"/>
      <w:pPr>
        <w:tabs>
          <w:tab w:val="num" w:pos="1080"/>
        </w:tabs>
        <w:ind w:left="1080" w:hanging="1080"/>
      </w:pPr>
      <w:rPr>
        <w:rFonts w:ascii="Georgia" w:hAnsi="Georgia" w:cs="Georgia" w:hint="default"/>
        <w:b/>
        <w:i w:val="0"/>
        <w:sz w:val="30"/>
        <w:szCs w:val="30"/>
      </w:rPr>
    </w:lvl>
    <w:lvl w:ilvl="2">
      <w:start w:val="1"/>
      <w:numFmt w:val="decimal"/>
      <w:pStyle w:val="Heading9"/>
      <w:lvlText w:val="%1.%2.%3"/>
      <w:lvlJc w:val="left"/>
      <w:pPr>
        <w:tabs>
          <w:tab w:val="num" w:pos="1080"/>
        </w:tabs>
        <w:ind w:left="1080" w:hanging="1080"/>
      </w:pPr>
      <w:rPr>
        <w:rFonts w:ascii="Georgia" w:hAnsi="Georgia" w:hint="default"/>
        <w:b/>
        <w:i w:val="0"/>
        <w:sz w:val="26"/>
        <w:szCs w:val="26"/>
      </w:rPr>
    </w:lvl>
    <w:lvl w:ilvl="3">
      <w:start w:val="1"/>
      <w:numFmt w:val="decimal"/>
      <w:lvlText w:val="%1.%2.%3.%4"/>
      <w:lvlJc w:val="left"/>
      <w:pPr>
        <w:tabs>
          <w:tab w:val="num" w:pos="1080"/>
        </w:tabs>
        <w:ind w:left="1080" w:hanging="1080"/>
      </w:pPr>
      <w:rPr>
        <w:rFonts w:ascii="Arial" w:hAnsi="Arial" w:hint="default"/>
        <w:b/>
        <w:i w:val="0"/>
        <w:sz w:val="22"/>
        <w:szCs w:val="22"/>
      </w:rPr>
    </w:lvl>
    <w:lvl w:ilvl="4">
      <w:start w:val="1"/>
      <w:numFmt w:val="decimal"/>
      <w:lvlText w:val="%1.%2.%3.%4.%5"/>
      <w:lvlJc w:val="left"/>
      <w:pPr>
        <w:tabs>
          <w:tab w:val="num" w:pos="1440"/>
        </w:tabs>
        <w:ind w:left="1440" w:hanging="1440"/>
      </w:pPr>
      <w:rPr>
        <w:rFonts w:ascii="Arial" w:hAnsi="Arial" w:hint="default"/>
        <w:b/>
        <w:i w:val="0"/>
        <w:sz w:val="22"/>
        <w:szCs w:val="22"/>
      </w:rPr>
    </w:lvl>
    <w:lvl w:ilvl="5">
      <w:start w:val="1"/>
      <w:numFmt w:val="decimal"/>
      <w:lvlText w:val="%1.%2.%3.%4.%5.%6"/>
      <w:lvlJc w:val="left"/>
      <w:pPr>
        <w:tabs>
          <w:tab w:val="num" w:pos="1440"/>
        </w:tabs>
        <w:ind w:left="1440" w:hanging="1440"/>
      </w:pPr>
      <w:rPr>
        <w:rFonts w:ascii="Arial" w:hAnsi="Arial" w:hint="default"/>
        <w:b/>
        <w:i w:val="0"/>
        <w:sz w:val="22"/>
        <w:szCs w:val="22"/>
      </w:rPr>
    </w:lvl>
    <w:lvl w:ilvl="6">
      <w:start w:val="1"/>
      <w:numFmt w:val="decimal"/>
      <w:lvlText w:val="%1.%2.%3.%4.%5.%6.%7."/>
      <w:lvlJc w:val="left"/>
      <w:pPr>
        <w:tabs>
          <w:tab w:val="num" w:pos="3600"/>
        </w:tabs>
        <w:ind w:left="3240" w:hanging="3240"/>
      </w:pPr>
      <w:rPr>
        <w:rFonts w:hint="default"/>
      </w:rPr>
    </w:lvl>
    <w:lvl w:ilvl="7">
      <w:start w:val="1"/>
      <w:numFmt w:val="decimal"/>
      <w:lvlText w:val="%1.%2.%3.%4.%5.%6.%7.%8."/>
      <w:lvlJc w:val="left"/>
      <w:pPr>
        <w:tabs>
          <w:tab w:val="num" w:pos="3960"/>
        </w:tabs>
        <w:ind w:left="3744" w:hanging="3744"/>
      </w:pPr>
      <w:rPr>
        <w:rFonts w:hint="default"/>
      </w:rPr>
    </w:lvl>
    <w:lvl w:ilvl="8">
      <w:start w:val="1"/>
      <w:numFmt w:val="decimal"/>
      <w:lvlText w:val="%1.%2.%3.%4.%5.%6.%7.%8.%9."/>
      <w:lvlJc w:val="left"/>
      <w:pPr>
        <w:tabs>
          <w:tab w:val="num" w:pos="4680"/>
        </w:tabs>
        <w:ind w:left="4320" w:hanging="4320"/>
      </w:pPr>
      <w:rPr>
        <w:rFonts w:hint="default"/>
      </w:rPr>
    </w:lvl>
  </w:abstractNum>
  <w:abstractNum w:abstractNumId="72">
    <w:nsid w:val="51BF424E"/>
    <w:multiLevelType w:val="hybridMultilevel"/>
    <w:tmpl w:val="9DD2F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532E4315"/>
    <w:multiLevelType w:val="hybridMultilevel"/>
    <w:tmpl w:val="5E8EDA4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5D464E0"/>
    <w:multiLevelType w:val="hybridMultilevel"/>
    <w:tmpl w:val="7DC8C6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7940826"/>
    <w:multiLevelType w:val="hybridMultilevel"/>
    <w:tmpl w:val="802801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nsid w:val="59317BCA"/>
    <w:multiLevelType w:val="hybridMultilevel"/>
    <w:tmpl w:val="B5A40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A606ABF"/>
    <w:multiLevelType w:val="hybridMultilevel"/>
    <w:tmpl w:val="E80A7688"/>
    <w:lvl w:ilvl="0" w:tplc="04090019">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78">
    <w:nsid w:val="5AC0521A"/>
    <w:multiLevelType w:val="hybridMultilevel"/>
    <w:tmpl w:val="E0F49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AC20D18"/>
    <w:multiLevelType w:val="multilevel"/>
    <w:tmpl w:val="1D9E870A"/>
    <w:lvl w:ilvl="0">
      <w:start w:val="1"/>
      <w:numFmt w:val="decimal"/>
      <w:lvlText w:val="%1."/>
      <w:lvlJc w:val="left"/>
      <w:pPr>
        <w:tabs>
          <w:tab w:val="num" w:pos="1080"/>
        </w:tabs>
        <w:ind w:left="360" w:hanging="360"/>
      </w:pPr>
      <w:rPr>
        <w:rFonts w:ascii="Times New Roman" w:hAnsi="Times New Roman" w:hint="default"/>
        <w:b w:val="0"/>
        <w:i w:val="0"/>
        <w:sz w:val="22"/>
        <w:szCs w:val="22"/>
        <w:u w:val="none"/>
      </w:rPr>
    </w:lvl>
    <w:lvl w:ilvl="1">
      <w:start w:val="1"/>
      <w:numFmt w:val="lowerLetter"/>
      <w:lvlText w:val="%2."/>
      <w:lvlJc w:val="left"/>
      <w:pPr>
        <w:ind w:left="0" w:hanging="360"/>
      </w:pPr>
      <w:rPr>
        <w:rFonts w:ascii="Times New Roman" w:hAnsi="Times New Roman" w:hint="default"/>
        <w:b w:val="0"/>
        <w:i w:val="0"/>
        <w:color w:val="auto"/>
        <w:sz w:val="22"/>
      </w:rPr>
    </w:lvl>
    <w:lvl w:ilvl="2">
      <w:start w:val="1"/>
      <w:numFmt w:val="decimal"/>
      <w:lvlText w:val="%3."/>
      <w:lvlJc w:val="left"/>
      <w:pPr>
        <w:tabs>
          <w:tab w:val="num" w:pos="1440"/>
        </w:tabs>
        <w:ind w:left="360" w:hanging="360"/>
      </w:pPr>
      <w:rPr>
        <w:rFonts w:hint="default"/>
        <w:b w:val="0"/>
        <w:i w:val="0"/>
        <w:sz w:val="2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1080"/>
        </w:tabs>
        <w:ind w:left="1080" w:hanging="360"/>
      </w:pPr>
      <w:rPr>
        <w:rFonts w:hint="default"/>
      </w:rPr>
    </w:lvl>
    <w:lvl w:ilvl="6">
      <w:start w:val="1"/>
      <w:numFmt w:val="decimal"/>
      <w:lvlText w:val="%7."/>
      <w:lvlJc w:val="left"/>
      <w:pPr>
        <w:tabs>
          <w:tab w:val="num" w:pos="1440"/>
        </w:tabs>
        <w:ind w:left="1440" w:hanging="360"/>
      </w:pPr>
      <w:rPr>
        <w:rFonts w:hint="default"/>
      </w:rPr>
    </w:lvl>
    <w:lvl w:ilvl="7">
      <w:start w:val="1"/>
      <w:numFmt w:val="lowerLetter"/>
      <w:lvlText w:val="%8."/>
      <w:lvlJc w:val="left"/>
      <w:pPr>
        <w:tabs>
          <w:tab w:val="num" w:pos="1800"/>
        </w:tabs>
        <w:ind w:left="1800" w:hanging="360"/>
      </w:pPr>
      <w:rPr>
        <w:rFonts w:hint="default"/>
      </w:rPr>
    </w:lvl>
    <w:lvl w:ilvl="8">
      <w:start w:val="1"/>
      <w:numFmt w:val="lowerRoman"/>
      <w:lvlText w:val="%9."/>
      <w:lvlJc w:val="left"/>
      <w:pPr>
        <w:tabs>
          <w:tab w:val="num" w:pos="2160"/>
        </w:tabs>
        <w:ind w:left="2160" w:hanging="360"/>
      </w:pPr>
      <w:rPr>
        <w:rFonts w:hint="default"/>
      </w:rPr>
    </w:lvl>
  </w:abstractNum>
  <w:abstractNum w:abstractNumId="80">
    <w:nsid w:val="5D984D68"/>
    <w:multiLevelType w:val="hybridMultilevel"/>
    <w:tmpl w:val="09BE0D1A"/>
    <w:lvl w:ilvl="0" w:tplc="58369D4C">
      <w:start w:val="1"/>
      <w:numFmt w:val="lowerLetter"/>
      <w:lvlText w:val="%1."/>
      <w:lvlJc w:val="left"/>
      <w:pPr>
        <w:ind w:left="144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E291AC8"/>
    <w:multiLevelType w:val="hybridMultilevel"/>
    <w:tmpl w:val="17F0DB9A"/>
    <w:lvl w:ilvl="0" w:tplc="C67E7976">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2">
    <w:nsid w:val="6278531F"/>
    <w:multiLevelType w:val="hybridMultilevel"/>
    <w:tmpl w:val="71122EEC"/>
    <w:lvl w:ilvl="0" w:tplc="B2608220">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43A4407"/>
    <w:multiLevelType w:val="hybridMultilevel"/>
    <w:tmpl w:val="5E044D22"/>
    <w:lvl w:ilvl="0" w:tplc="DD2A5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61C1D2C"/>
    <w:multiLevelType w:val="hybridMultilevel"/>
    <w:tmpl w:val="8C1ED890"/>
    <w:lvl w:ilvl="0" w:tplc="A1129EA0">
      <w:start w:val="1"/>
      <w:numFmt w:val="decimal"/>
      <w:lvlText w:val="%1."/>
      <w:lvlJc w:val="left"/>
      <w:pPr>
        <w:tabs>
          <w:tab w:val="num" w:pos="2340"/>
        </w:tabs>
        <w:ind w:left="234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5">
    <w:nsid w:val="684B4005"/>
    <w:multiLevelType w:val="hybridMultilevel"/>
    <w:tmpl w:val="5B30D2D2"/>
    <w:lvl w:ilvl="0" w:tplc="5524B17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8DB64BA"/>
    <w:multiLevelType w:val="hybridMultilevel"/>
    <w:tmpl w:val="4844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6A784F57"/>
    <w:multiLevelType w:val="hybridMultilevel"/>
    <w:tmpl w:val="08FE5B2E"/>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8">
    <w:nsid w:val="6B0D2A49"/>
    <w:multiLevelType w:val="hybridMultilevel"/>
    <w:tmpl w:val="903010AE"/>
    <w:lvl w:ilvl="0" w:tplc="2A1A7100">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B277781"/>
    <w:multiLevelType w:val="hybridMultilevel"/>
    <w:tmpl w:val="0F14BA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nsid w:val="6BEF0269"/>
    <w:multiLevelType w:val="hybridMultilevel"/>
    <w:tmpl w:val="58ECCEFA"/>
    <w:lvl w:ilvl="0" w:tplc="E5B84A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6DB92B5B"/>
    <w:multiLevelType w:val="hybridMultilevel"/>
    <w:tmpl w:val="E79C01F4"/>
    <w:lvl w:ilvl="0" w:tplc="0408ED5E">
      <w:start w:val="2"/>
      <w:numFmt w:val="decimal"/>
      <w:lvlText w:val="SEG%1."/>
      <w:lvlJc w:val="left"/>
      <w:pPr>
        <w:ind w:left="450" w:hanging="360"/>
      </w:pPr>
      <w:rPr>
        <w:rFonts w:hint="default"/>
        <w:b/>
        <w:bCs/>
        <w:sz w:val="24"/>
        <w:szCs w:val="24"/>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92">
    <w:nsid w:val="6EC53D56"/>
    <w:multiLevelType w:val="hybridMultilevel"/>
    <w:tmpl w:val="B87E6D6C"/>
    <w:lvl w:ilvl="0" w:tplc="3662AF0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4942FC4"/>
    <w:multiLevelType w:val="hybridMultilevel"/>
    <w:tmpl w:val="523A01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4CA4AB8"/>
    <w:multiLevelType w:val="hybridMultilevel"/>
    <w:tmpl w:val="99A61DAC"/>
    <w:lvl w:ilvl="0" w:tplc="9826791A">
      <w:start w:val="1"/>
      <w:numFmt w:val="decimal"/>
      <w:lvlText w:val="PF%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5A20E4C"/>
    <w:multiLevelType w:val="hybridMultilevel"/>
    <w:tmpl w:val="5C488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75D718C"/>
    <w:multiLevelType w:val="hybridMultilevel"/>
    <w:tmpl w:val="BC0A79E0"/>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nsid w:val="78A806F3"/>
    <w:multiLevelType w:val="hybridMultilevel"/>
    <w:tmpl w:val="871A84E4"/>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8">
    <w:nsid w:val="7C273EE5"/>
    <w:multiLevelType w:val="hybridMultilevel"/>
    <w:tmpl w:val="A978E2E4"/>
    <w:lvl w:ilvl="0" w:tplc="1F181DCE">
      <w:start w:val="1"/>
      <w:numFmt w:val="bullet"/>
      <w:lvlText w:val=""/>
      <w:lvlJc w:val="left"/>
      <w:pPr>
        <w:tabs>
          <w:tab w:val="num" w:pos="720"/>
        </w:tabs>
        <w:ind w:left="504" w:hanging="144"/>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7CAE05D8"/>
    <w:multiLevelType w:val="hybridMultilevel"/>
    <w:tmpl w:val="712E8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nsid w:val="7DDD5FC6"/>
    <w:multiLevelType w:val="hybridMultilevel"/>
    <w:tmpl w:val="CFF2F4AC"/>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43"/>
  </w:num>
  <w:num w:numId="2">
    <w:abstractNumId w:val="71"/>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51"/>
  </w:num>
  <w:num w:numId="14">
    <w:abstractNumId w:val="33"/>
  </w:num>
  <w:num w:numId="15">
    <w:abstractNumId w:val="66"/>
  </w:num>
  <w:num w:numId="16">
    <w:abstractNumId w:val="56"/>
  </w:num>
  <w:num w:numId="17">
    <w:abstractNumId w:val="31"/>
  </w:num>
  <w:num w:numId="18">
    <w:abstractNumId w:val="37"/>
  </w:num>
  <w:num w:numId="19">
    <w:abstractNumId w:val="48"/>
  </w:num>
  <w:num w:numId="20">
    <w:abstractNumId w:val="15"/>
  </w:num>
  <w:num w:numId="21">
    <w:abstractNumId w:val="52"/>
  </w:num>
  <w:num w:numId="22">
    <w:abstractNumId w:val="28"/>
  </w:num>
  <w:num w:numId="23">
    <w:abstractNumId w:val="40"/>
  </w:num>
  <w:num w:numId="24">
    <w:abstractNumId w:val="64"/>
  </w:num>
  <w:num w:numId="25">
    <w:abstractNumId w:val="19"/>
  </w:num>
  <w:num w:numId="26">
    <w:abstractNumId w:val="29"/>
  </w:num>
  <w:num w:numId="27">
    <w:abstractNumId w:val="10"/>
  </w:num>
  <w:num w:numId="28">
    <w:abstractNumId w:val="54"/>
  </w:num>
  <w:num w:numId="29">
    <w:abstractNumId w:val="46"/>
  </w:num>
  <w:num w:numId="30">
    <w:abstractNumId w:val="93"/>
  </w:num>
  <w:num w:numId="31">
    <w:abstractNumId w:val="73"/>
  </w:num>
  <w:num w:numId="32">
    <w:abstractNumId w:val="26"/>
  </w:num>
  <w:num w:numId="33">
    <w:abstractNumId w:val="42"/>
  </w:num>
  <w:num w:numId="34">
    <w:abstractNumId w:val="27"/>
  </w:num>
  <w:num w:numId="35">
    <w:abstractNumId w:val="44"/>
  </w:num>
  <w:num w:numId="36">
    <w:abstractNumId w:val="13"/>
  </w:num>
  <w:num w:numId="37">
    <w:abstractNumId w:val="96"/>
  </w:num>
  <w:num w:numId="38">
    <w:abstractNumId w:val="79"/>
  </w:num>
  <w:num w:numId="39">
    <w:abstractNumId w:val="99"/>
  </w:num>
  <w:num w:numId="40">
    <w:abstractNumId w:val="90"/>
  </w:num>
  <w:num w:numId="41">
    <w:abstractNumId w:val="92"/>
  </w:num>
  <w:num w:numId="42">
    <w:abstractNumId w:val="76"/>
  </w:num>
  <w:num w:numId="43">
    <w:abstractNumId w:val="21"/>
  </w:num>
  <w:num w:numId="44">
    <w:abstractNumId w:val="17"/>
  </w:num>
  <w:num w:numId="45">
    <w:abstractNumId w:val="58"/>
  </w:num>
  <w:num w:numId="46">
    <w:abstractNumId w:val="32"/>
  </w:num>
  <w:num w:numId="47">
    <w:abstractNumId w:val="72"/>
  </w:num>
  <w:num w:numId="48">
    <w:abstractNumId w:val="95"/>
  </w:num>
  <w:num w:numId="49">
    <w:abstractNumId w:val="47"/>
  </w:num>
  <w:num w:numId="50">
    <w:abstractNumId w:val="22"/>
  </w:num>
  <w:num w:numId="51">
    <w:abstractNumId w:val="62"/>
  </w:num>
  <w:num w:numId="52">
    <w:abstractNumId w:val="98"/>
  </w:num>
  <w:num w:numId="53">
    <w:abstractNumId w:val="25"/>
  </w:num>
  <w:num w:numId="54">
    <w:abstractNumId w:val="84"/>
  </w:num>
  <w:num w:numId="55">
    <w:abstractNumId w:val="49"/>
  </w:num>
  <w:num w:numId="56">
    <w:abstractNumId w:val="14"/>
  </w:num>
  <w:num w:numId="57">
    <w:abstractNumId w:val="81"/>
  </w:num>
  <w:num w:numId="58">
    <w:abstractNumId w:val="69"/>
  </w:num>
  <w:num w:numId="59">
    <w:abstractNumId w:val="83"/>
  </w:num>
  <w:num w:numId="60">
    <w:abstractNumId w:val="82"/>
  </w:num>
  <w:num w:numId="61">
    <w:abstractNumId w:val="39"/>
  </w:num>
  <w:num w:numId="62">
    <w:abstractNumId w:val="34"/>
  </w:num>
  <w:num w:numId="63">
    <w:abstractNumId w:val="78"/>
  </w:num>
  <w:num w:numId="64">
    <w:abstractNumId w:val="80"/>
  </w:num>
  <w:num w:numId="65">
    <w:abstractNumId w:val="77"/>
  </w:num>
  <w:num w:numId="66">
    <w:abstractNumId w:val="86"/>
  </w:num>
  <w:num w:numId="67">
    <w:abstractNumId w:val="88"/>
  </w:num>
  <w:num w:numId="68">
    <w:abstractNumId w:val="85"/>
  </w:num>
  <w:num w:numId="69">
    <w:abstractNumId w:val="65"/>
  </w:num>
  <w:num w:numId="70">
    <w:abstractNumId w:val="61"/>
  </w:num>
  <w:num w:numId="71">
    <w:abstractNumId w:val="100"/>
  </w:num>
  <w:num w:numId="72">
    <w:abstractNumId w:val="94"/>
  </w:num>
  <w:num w:numId="73">
    <w:abstractNumId w:val="30"/>
  </w:num>
  <w:num w:numId="74">
    <w:abstractNumId w:val="97"/>
  </w:num>
  <w:num w:numId="75">
    <w:abstractNumId w:val="16"/>
  </w:num>
  <w:num w:numId="76">
    <w:abstractNumId w:val="75"/>
  </w:num>
  <w:num w:numId="77">
    <w:abstractNumId w:val="12"/>
  </w:num>
  <w:num w:numId="78">
    <w:abstractNumId w:val="41"/>
  </w:num>
  <w:num w:numId="79">
    <w:abstractNumId w:val="91"/>
  </w:num>
  <w:num w:numId="80">
    <w:abstractNumId w:val="20"/>
  </w:num>
  <w:num w:numId="81">
    <w:abstractNumId w:val="87"/>
  </w:num>
  <w:num w:numId="82">
    <w:abstractNumId w:val="63"/>
  </w:num>
  <w:num w:numId="83">
    <w:abstractNumId w:val="68"/>
  </w:num>
  <w:num w:numId="8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5"/>
  </w:num>
  <w:num w:numId="86">
    <w:abstractNumId w:val="4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num>
  <w:num w:numId="88">
    <w:abstractNumId w:val="24"/>
  </w:num>
  <w:num w:numId="89">
    <w:abstractNumId w:val="55"/>
  </w:num>
  <w:num w:numId="90">
    <w:abstractNumId w:val="18"/>
  </w:num>
  <w:num w:numId="91">
    <w:abstractNumId w:val="74"/>
  </w:num>
  <w:num w:numId="92">
    <w:abstractNumId w:val="67"/>
  </w:num>
  <w:num w:numId="93">
    <w:abstractNumId w:val="50"/>
  </w:num>
  <w:num w:numId="94">
    <w:abstractNumId w:val="70"/>
  </w:num>
  <w:num w:numId="95">
    <w:abstractNumId w:val="23"/>
  </w:num>
  <w:num w:numId="96">
    <w:abstractNumId w:val="38"/>
  </w:num>
  <w:num w:numId="97">
    <w:abstractNumId w:val="53"/>
  </w:num>
  <w:num w:numId="98">
    <w:abstractNumId w:val="60"/>
  </w:num>
  <w:num w:numId="99">
    <w:abstractNumId w:val="36"/>
  </w:num>
  <w:num w:numId="100">
    <w:abstractNumId w:val="35"/>
  </w:num>
  <w:num w:numId="101">
    <w:abstractNumId w:val="43"/>
  </w:num>
  <w:num w:numId="102">
    <w:abstractNumId w:val="43"/>
  </w:num>
  <w:num w:numId="103">
    <w:abstractNumId w:val="59"/>
  </w:num>
  <w:num w:numId="104">
    <w:abstractNumId w:val="5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20"/>
  <w:drawingGridHorizontalSpacing w:val="110"/>
  <w:displayHorizontalDrawingGridEvery w:val="2"/>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showBreaksInFrames/>
    <w:applyBreakingRu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41C"/>
    <w:rsid w:val="0000072C"/>
    <w:rsid w:val="00000A64"/>
    <w:rsid w:val="00001337"/>
    <w:rsid w:val="00002552"/>
    <w:rsid w:val="000046D7"/>
    <w:rsid w:val="000049CC"/>
    <w:rsid w:val="000075BF"/>
    <w:rsid w:val="0001088D"/>
    <w:rsid w:val="00010C94"/>
    <w:rsid w:val="00010D6B"/>
    <w:rsid w:val="00011EB6"/>
    <w:rsid w:val="0001362B"/>
    <w:rsid w:val="0001422D"/>
    <w:rsid w:val="000148D9"/>
    <w:rsid w:val="0001621A"/>
    <w:rsid w:val="000167A2"/>
    <w:rsid w:val="000178C4"/>
    <w:rsid w:val="000200B3"/>
    <w:rsid w:val="00022453"/>
    <w:rsid w:val="00027093"/>
    <w:rsid w:val="00027AD2"/>
    <w:rsid w:val="00030AE3"/>
    <w:rsid w:val="00032CD1"/>
    <w:rsid w:val="00033013"/>
    <w:rsid w:val="000331EA"/>
    <w:rsid w:val="00036555"/>
    <w:rsid w:val="000379F9"/>
    <w:rsid w:val="000403E3"/>
    <w:rsid w:val="00041082"/>
    <w:rsid w:val="000417F6"/>
    <w:rsid w:val="00041A93"/>
    <w:rsid w:val="00043F97"/>
    <w:rsid w:val="0004458D"/>
    <w:rsid w:val="00044C8D"/>
    <w:rsid w:val="00045113"/>
    <w:rsid w:val="00046EE8"/>
    <w:rsid w:val="00047181"/>
    <w:rsid w:val="00047DDE"/>
    <w:rsid w:val="0005041C"/>
    <w:rsid w:val="0005366E"/>
    <w:rsid w:val="00056816"/>
    <w:rsid w:val="000577B3"/>
    <w:rsid w:val="0005799D"/>
    <w:rsid w:val="000633FD"/>
    <w:rsid w:val="00063E14"/>
    <w:rsid w:val="0006458E"/>
    <w:rsid w:val="00064605"/>
    <w:rsid w:val="000647FE"/>
    <w:rsid w:val="000648DB"/>
    <w:rsid w:val="00064D9C"/>
    <w:rsid w:val="00065D6E"/>
    <w:rsid w:val="00066E58"/>
    <w:rsid w:val="00070261"/>
    <w:rsid w:val="00073FB9"/>
    <w:rsid w:val="00074F43"/>
    <w:rsid w:val="00087347"/>
    <w:rsid w:val="00087BC6"/>
    <w:rsid w:val="00091325"/>
    <w:rsid w:val="000919A8"/>
    <w:rsid w:val="00092E74"/>
    <w:rsid w:val="00093768"/>
    <w:rsid w:val="00093AC3"/>
    <w:rsid w:val="000A06D2"/>
    <w:rsid w:val="000A0E88"/>
    <w:rsid w:val="000A2DD1"/>
    <w:rsid w:val="000A32D1"/>
    <w:rsid w:val="000A7C08"/>
    <w:rsid w:val="000B078E"/>
    <w:rsid w:val="000B14DD"/>
    <w:rsid w:val="000B28F0"/>
    <w:rsid w:val="000B3E0F"/>
    <w:rsid w:val="000B6B5B"/>
    <w:rsid w:val="000B7463"/>
    <w:rsid w:val="000B7A4E"/>
    <w:rsid w:val="000C0051"/>
    <w:rsid w:val="000C1735"/>
    <w:rsid w:val="000C2CCD"/>
    <w:rsid w:val="000C2FC7"/>
    <w:rsid w:val="000C40C0"/>
    <w:rsid w:val="000C567D"/>
    <w:rsid w:val="000C56BE"/>
    <w:rsid w:val="000C62E7"/>
    <w:rsid w:val="000D4993"/>
    <w:rsid w:val="000D5AEF"/>
    <w:rsid w:val="000D6268"/>
    <w:rsid w:val="000D7E8E"/>
    <w:rsid w:val="000D7F33"/>
    <w:rsid w:val="000E2554"/>
    <w:rsid w:val="000E5EE8"/>
    <w:rsid w:val="000E6277"/>
    <w:rsid w:val="000E79B8"/>
    <w:rsid w:val="000F10C9"/>
    <w:rsid w:val="000F1138"/>
    <w:rsid w:val="000F431F"/>
    <w:rsid w:val="000F53F7"/>
    <w:rsid w:val="000F54CB"/>
    <w:rsid w:val="000F5A75"/>
    <w:rsid w:val="000F60AC"/>
    <w:rsid w:val="000F625D"/>
    <w:rsid w:val="000F7A87"/>
    <w:rsid w:val="0010174B"/>
    <w:rsid w:val="00101B45"/>
    <w:rsid w:val="00102690"/>
    <w:rsid w:val="00102865"/>
    <w:rsid w:val="00103724"/>
    <w:rsid w:val="00103E45"/>
    <w:rsid w:val="00106903"/>
    <w:rsid w:val="00107DC7"/>
    <w:rsid w:val="00107E3F"/>
    <w:rsid w:val="00110135"/>
    <w:rsid w:val="00110333"/>
    <w:rsid w:val="001106FF"/>
    <w:rsid w:val="00112264"/>
    <w:rsid w:val="001134B5"/>
    <w:rsid w:val="00117073"/>
    <w:rsid w:val="00117A9F"/>
    <w:rsid w:val="001218E0"/>
    <w:rsid w:val="001243E1"/>
    <w:rsid w:val="001252F8"/>
    <w:rsid w:val="00126486"/>
    <w:rsid w:val="00132D46"/>
    <w:rsid w:val="001351A0"/>
    <w:rsid w:val="00140F17"/>
    <w:rsid w:val="001418B2"/>
    <w:rsid w:val="00141CED"/>
    <w:rsid w:val="00141F7B"/>
    <w:rsid w:val="00141FE2"/>
    <w:rsid w:val="00143290"/>
    <w:rsid w:val="001437D7"/>
    <w:rsid w:val="00143BF2"/>
    <w:rsid w:val="00144493"/>
    <w:rsid w:val="001449EC"/>
    <w:rsid w:val="00147A26"/>
    <w:rsid w:val="0015153D"/>
    <w:rsid w:val="00152544"/>
    <w:rsid w:val="00152E56"/>
    <w:rsid w:val="00153D32"/>
    <w:rsid w:val="00153D8C"/>
    <w:rsid w:val="00156ACE"/>
    <w:rsid w:val="001614D7"/>
    <w:rsid w:val="0016377F"/>
    <w:rsid w:val="0016763F"/>
    <w:rsid w:val="0017058D"/>
    <w:rsid w:val="001706AF"/>
    <w:rsid w:val="00171522"/>
    <w:rsid w:val="00172D45"/>
    <w:rsid w:val="0017682B"/>
    <w:rsid w:val="00177D77"/>
    <w:rsid w:val="00182FE9"/>
    <w:rsid w:val="00183332"/>
    <w:rsid w:val="00184032"/>
    <w:rsid w:val="00185BB1"/>
    <w:rsid w:val="00185E68"/>
    <w:rsid w:val="001872CC"/>
    <w:rsid w:val="00190557"/>
    <w:rsid w:val="00190DE8"/>
    <w:rsid w:val="001924E5"/>
    <w:rsid w:val="0019310B"/>
    <w:rsid w:val="00196AB5"/>
    <w:rsid w:val="001A07A4"/>
    <w:rsid w:val="001A0E49"/>
    <w:rsid w:val="001A1256"/>
    <w:rsid w:val="001A2E30"/>
    <w:rsid w:val="001A3395"/>
    <w:rsid w:val="001A3406"/>
    <w:rsid w:val="001A41C1"/>
    <w:rsid w:val="001A46CE"/>
    <w:rsid w:val="001A6007"/>
    <w:rsid w:val="001A62C9"/>
    <w:rsid w:val="001B13A9"/>
    <w:rsid w:val="001B3305"/>
    <w:rsid w:val="001B3805"/>
    <w:rsid w:val="001B387C"/>
    <w:rsid w:val="001B4211"/>
    <w:rsid w:val="001B580D"/>
    <w:rsid w:val="001B6FCF"/>
    <w:rsid w:val="001B747E"/>
    <w:rsid w:val="001C11E1"/>
    <w:rsid w:val="001C1631"/>
    <w:rsid w:val="001C2C97"/>
    <w:rsid w:val="001D0494"/>
    <w:rsid w:val="001D079F"/>
    <w:rsid w:val="001D35B1"/>
    <w:rsid w:val="001E11B2"/>
    <w:rsid w:val="001E2A49"/>
    <w:rsid w:val="001E49D3"/>
    <w:rsid w:val="001E56E1"/>
    <w:rsid w:val="001E6341"/>
    <w:rsid w:val="001E7212"/>
    <w:rsid w:val="001F153A"/>
    <w:rsid w:val="001F34AE"/>
    <w:rsid w:val="001F37D6"/>
    <w:rsid w:val="001F499A"/>
    <w:rsid w:val="001F5C6A"/>
    <w:rsid w:val="00202ABB"/>
    <w:rsid w:val="00204BE1"/>
    <w:rsid w:val="0020510D"/>
    <w:rsid w:val="002059A3"/>
    <w:rsid w:val="00206C39"/>
    <w:rsid w:val="00210C6F"/>
    <w:rsid w:val="00210FF3"/>
    <w:rsid w:val="0021417C"/>
    <w:rsid w:val="00214C9D"/>
    <w:rsid w:val="00215086"/>
    <w:rsid w:val="0021738F"/>
    <w:rsid w:val="002174B2"/>
    <w:rsid w:val="00220582"/>
    <w:rsid w:val="00222426"/>
    <w:rsid w:val="0022336E"/>
    <w:rsid w:val="00223391"/>
    <w:rsid w:val="002234D7"/>
    <w:rsid w:val="00223DEB"/>
    <w:rsid w:val="00224075"/>
    <w:rsid w:val="0022468B"/>
    <w:rsid w:val="002251D5"/>
    <w:rsid w:val="00226174"/>
    <w:rsid w:val="002273C8"/>
    <w:rsid w:val="0022779F"/>
    <w:rsid w:val="00227D78"/>
    <w:rsid w:val="00231C62"/>
    <w:rsid w:val="00232847"/>
    <w:rsid w:val="002329AF"/>
    <w:rsid w:val="00236E4D"/>
    <w:rsid w:val="002376AF"/>
    <w:rsid w:val="002401F8"/>
    <w:rsid w:val="002404A3"/>
    <w:rsid w:val="002404DD"/>
    <w:rsid w:val="00240B94"/>
    <w:rsid w:val="00241C54"/>
    <w:rsid w:val="002439A5"/>
    <w:rsid w:val="0024444A"/>
    <w:rsid w:val="002453DB"/>
    <w:rsid w:val="00246229"/>
    <w:rsid w:val="00251339"/>
    <w:rsid w:val="0025244F"/>
    <w:rsid w:val="00252AC9"/>
    <w:rsid w:val="00254D82"/>
    <w:rsid w:val="00256D8F"/>
    <w:rsid w:val="002572EE"/>
    <w:rsid w:val="002610D4"/>
    <w:rsid w:val="00262992"/>
    <w:rsid w:val="00262A50"/>
    <w:rsid w:val="0026333B"/>
    <w:rsid w:val="00267E53"/>
    <w:rsid w:val="00270915"/>
    <w:rsid w:val="00270C58"/>
    <w:rsid w:val="002716E4"/>
    <w:rsid w:val="00271D62"/>
    <w:rsid w:val="00272C14"/>
    <w:rsid w:val="00273047"/>
    <w:rsid w:val="0027362E"/>
    <w:rsid w:val="00274D4B"/>
    <w:rsid w:val="00275341"/>
    <w:rsid w:val="0027577C"/>
    <w:rsid w:val="00275970"/>
    <w:rsid w:val="00276001"/>
    <w:rsid w:val="002769F6"/>
    <w:rsid w:val="002773F5"/>
    <w:rsid w:val="00281E07"/>
    <w:rsid w:val="00282C3F"/>
    <w:rsid w:val="00283515"/>
    <w:rsid w:val="00283553"/>
    <w:rsid w:val="002837A9"/>
    <w:rsid w:val="00283C7B"/>
    <w:rsid w:val="002859EB"/>
    <w:rsid w:val="00285E33"/>
    <w:rsid w:val="00286713"/>
    <w:rsid w:val="002869BA"/>
    <w:rsid w:val="00290190"/>
    <w:rsid w:val="002909D2"/>
    <w:rsid w:val="002910D1"/>
    <w:rsid w:val="0029140F"/>
    <w:rsid w:val="0029198B"/>
    <w:rsid w:val="00292383"/>
    <w:rsid w:val="002930E3"/>
    <w:rsid w:val="00294056"/>
    <w:rsid w:val="00294345"/>
    <w:rsid w:val="0029476A"/>
    <w:rsid w:val="00295A43"/>
    <w:rsid w:val="00295B12"/>
    <w:rsid w:val="00296B52"/>
    <w:rsid w:val="00296E84"/>
    <w:rsid w:val="0029769E"/>
    <w:rsid w:val="002A094D"/>
    <w:rsid w:val="002A09DE"/>
    <w:rsid w:val="002A20D6"/>
    <w:rsid w:val="002A3456"/>
    <w:rsid w:val="002A3AF3"/>
    <w:rsid w:val="002A4D56"/>
    <w:rsid w:val="002A4FEE"/>
    <w:rsid w:val="002B00F4"/>
    <w:rsid w:val="002B0408"/>
    <w:rsid w:val="002B0650"/>
    <w:rsid w:val="002B076D"/>
    <w:rsid w:val="002B10E8"/>
    <w:rsid w:val="002B1D9A"/>
    <w:rsid w:val="002B2F4C"/>
    <w:rsid w:val="002B3517"/>
    <w:rsid w:val="002B623D"/>
    <w:rsid w:val="002C0121"/>
    <w:rsid w:val="002C5A8E"/>
    <w:rsid w:val="002C5ABD"/>
    <w:rsid w:val="002D0ECE"/>
    <w:rsid w:val="002D1472"/>
    <w:rsid w:val="002D22C3"/>
    <w:rsid w:val="002D2936"/>
    <w:rsid w:val="002D4568"/>
    <w:rsid w:val="002D478A"/>
    <w:rsid w:val="002D677F"/>
    <w:rsid w:val="002D76C3"/>
    <w:rsid w:val="002D7E17"/>
    <w:rsid w:val="002D7F66"/>
    <w:rsid w:val="002E3A03"/>
    <w:rsid w:val="002E3B67"/>
    <w:rsid w:val="002E683C"/>
    <w:rsid w:val="002E7C23"/>
    <w:rsid w:val="002F0293"/>
    <w:rsid w:val="002F0E34"/>
    <w:rsid w:val="002F187F"/>
    <w:rsid w:val="002F4419"/>
    <w:rsid w:val="002F458E"/>
    <w:rsid w:val="002F458F"/>
    <w:rsid w:val="002F6434"/>
    <w:rsid w:val="00300242"/>
    <w:rsid w:val="00302711"/>
    <w:rsid w:val="003038B9"/>
    <w:rsid w:val="00307471"/>
    <w:rsid w:val="003101EB"/>
    <w:rsid w:val="003105D3"/>
    <w:rsid w:val="00312C46"/>
    <w:rsid w:val="00314A6A"/>
    <w:rsid w:val="00316E9F"/>
    <w:rsid w:val="003204E9"/>
    <w:rsid w:val="0032057D"/>
    <w:rsid w:val="00320F37"/>
    <w:rsid w:val="00321A4E"/>
    <w:rsid w:val="00321AB3"/>
    <w:rsid w:val="00321CBC"/>
    <w:rsid w:val="00322858"/>
    <w:rsid w:val="00322A13"/>
    <w:rsid w:val="00323871"/>
    <w:rsid w:val="00323F7F"/>
    <w:rsid w:val="0032471C"/>
    <w:rsid w:val="003254B5"/>
    <w:rsid w:val="00327813"/>
    <w:rsid w:val="0033054F"/>
    <w:rsid w:val="003340E5"/>
    <w:rsid w:val="00335E63"/>
    <w:rsid w:val="0033708D"/>
    <w:rsid w:val="0034000E"/>
    <w:rsid w:val="00342634"/>
    <w:rsid w:val="003443BF"/>
    <w:rsid w:val="003452F1"/>
    <w:rsid w:val="0035233E"/>
    <w:rsid w:val="003528BD"/>
    <w:rsid w:val="00353B9B"/>
    <w:rsid w:val="00360D6B"/>
    <w:rsid w:val="0036293C"/>
    <w:rsid w:val="00363B83"/>
    <w:rsid w:val="00365359"/>
    <w:rsid w:val="00374DE6"/>
    <w:rsid w:val="00376A88"/>
    <w:rsid w:val="0037719C"/>
    <w:rsid w:val="003778E2"/>
    <w:rsid w:val="00380F78"/>
    <w:rsid w:val="0038206D"/>
    <w:rsid w:val="00385AAA"/>
    <w:rsid w:val="00387E03"/>
    <w:rsid w:val="00390B4C"/>
    <w:rsid w:val="00390FFC"/>
    <w:rsid w:val="003911E3"/>
    <w:rsid w:val="00391B84"/>
    <w:rsid w:val="00393181"/>
    <w:rsid w:val="00393EDE"/>
    <w:rsid w:val="00393FCB"/>
    <w:rsid w:val="00394349"/>
    <w:rsid w:val="0039434E"/>
    <w:rsid w:val="003977F1"/>
    <w:rsid w:val="003A04D2"/>
    <w:rsid w:val="003A0705"/>
    <w:rsid w:val="003A100F"/>
    <w:rsid w:val="003A19A8"/>
    <w:rsid w:val="003A35DB"/>
    <w:rsid w:val="003A50E7"/>
    <w:rsid w:val="003A510A"/>
    <w:rsid w:val="003A541B"/>
    <w:rsid w:val="003A569F"/>
    <w:rsid w:val="003A57BF"/>
    <w:rsid w:val="003A6EA8"/>
    <w:rsid w:val="003A7BCC"/>
    <w:rsid w:val="003B10DB"/>
    <w:rsid w:val="003B192E"/>
    <w:rsid w:val="003B1D12"/>
    <w:rsid w:val="003B2001"/>
    <w:rsid w:val="003B47AA"/>
    <w:rsid w:val="003B5068"/>
    <w:rsid w:val="003B5BA8"/>
    <w:rsid w:val="003B664F"/>
    <w:rsid w:val="003B6DDD"/>
    <w:rsid w:val="003C7AEC"/>
    <w:rsid w:val="003D1B9D"/>
    <w:rsid w:val="003D350D"/>
    <w:rsid w:val="003D3775"/>
    <w:rsid w:val="003D5467"/>
    <w:rsid w:val="003D6BEA"/>
    <w:rsid w:val="003D70EF"/>
    <w:rsid w:val="003E1351"/>
    <w:rsid w:val="003E1AA3"/>
    <w:rsid w:val="003E1C67"/>
    <w:rsid w:val="003E30DA"/>
    <w:rsid w:val="003E5879"/>
    <w:rsid w:val="003E74B0"/>
    <w:rsid w:val="003E7692"/>
    <w:rsid w:val="003F0190"/>
    <w:rsid w:val="003F09BE"/>
    <w:rsid w:val="003F1E47"/>
    <w:rsid w:val="003F35F6"/>
    <w:rsid w:val="003F40FA"/>
    <w:rsid w:val="003F4F9E"/>
    <w:rsid w:val="003F5EBD"/>
    <w:rsid w:val="003F672C"/>
    <w:rsid w:val="003F6EFD"/>
    <w:rsid w:val="0040059D"/>
    <w:rsid w:val="00404188"/>
    <w:rsid w:val="00404C95"/>
    <w:rsid w:val="00406FC5"/>
    <w:rsid w:val="00407583"/>
    <w:rsid w:val="0040772D"/>
    <w:rsid w:val="004103F8"/>
    <w:rsid w:val="00410843"/>
    <w:rsid w:val="004112A7"/>
    <w:rsid w:val="004119DB"/>
    <w:rsid w:val="0041380F"/>
    <w:rsid w:val="0041539B"/>
    <w:rsid w:val="00416458"/>
    <w:rsid w:val="00417532"/>
    <w:rsid w:val="00427E0B"/>
    <w:rsid w:val="004311A7"/>
    <w:rsid w:val="0043122C"/>
    <w:rsid w:val="00433E21"/>
    <w:rsid w:val="004355C3"/>
    <w:rsid w:val="00436D05"/>
    <w:rsid w:val="00436DD6"/>
    <w:rsid w:val="00437530"/>
    <w:rsid w:val="00441176"/>
    <w:rsid w:val="00442F7D"/>
    <w:rsid w:val="0044404C"/>
    <w:rsid w:val="0044650F"/>
    <w:rsid w:val="00446743"/>
    <w:rsid w:val="00450C8D"/>
    <w:rsid w:val="0045161E"/>
    <w:rsid w:val="0045191A"/>
    <w:rsid w:val="00451B7A"/>
    <w:rsid w:val="004539B8"/>
    <w:rsid w:val="0045589C"/>
    <w:rsid w:val="004563BC"/>
    <w:rsid w:val="0046030A"/>
    <w:rsid w:val="00460C2E"/>
    <w:rsid w:val="00461146"/>
    <w:rsid w:val="00461334"/>
    <w:rsid w:val="00464383"/>
    <w:rsid w:val="00465A14"/>
    <w:rsid w:val="004662EE"/>
    <w:rsid w:val="00470A18"/>
    <w:rsid w:val="00472396"/>
    <w:rsid w:val="004740FE"/>
    <w:rsid w:val="004741B5"/>
    <w:rsid w:val="00475265"/>
    <w:rsid w:val="00475C5B"/>
    <w:rsid w:val="00481BD9"/>
    <w:rsid w:val="00482366"/>
    <w:rsid w:val="0048601E"/>
    <w:rsid w:val="004874DD"/>
    <w:rsid w:val="00487761"/>
    <w:rsid w:val="00487C08"/>
    <w:rsid w:val="00487D85"/>
    <w:rsid w:val="0049165B"/>
    <w:rsid w:val="00493244"/>
    <w:rsid w:val="00493294"/>
    <w:rsid w:val="004935B6"/>
    <w:rsid w:val="004936A5"/>
    <w:rsid w:val="00493A21"/>
    <w:rsid w:val="00493D67"/>
    <w:rsid w:val="00494462"/>
    <w:rsid w:val="00495021"/>
    <w:rsid w:val="00496223"/>
    <w:rsid w:val="004968E8"/>
    <w:rsid w:val="004978EB"/>
    <w:rsid w:val="004A47F3"/>
    <w:rsid w:val="004A54BA"/>
    <w:rsid w:val="004A5EA0"/>
    <w:rsid w:val="004A6B90"/>
    <w:rsid w:val="004A7210"/>
    <w:rsid w:val="004B0B12"/>
    <w:rsid w:val="004B1230"/>
    <w:rsid w:val="004B2B2C"/>
    <w:rsid w:val="004B4FB5"/>
    <w:rsid w:val="004B7847"/>
    <w:rsid w:val="004B78A2"/>
    <w:rsid w:val="004B791D"/>
    <w:rsid w:val="004C02EE"/>
    <w:rsid w:val="004C0ED9"/>
    <w:rsid w:val="004C1C57"/>
    <w:rsid w:val="004C2873"/>
    <w:rsid w:val="004C5C93"/>
    <w:rsid w:val="004C71DE"/>
    <w:rsid w:val="004D1211"/>
    <w:rsid w:val="004D4EA9"/>
    <w:rsid w:val="004D58DA"/>
    <w:rsid w:val="004E1EF6"/>
    <w:rsid w:val="004E50AF"/>
    <w:rsid w:val="004E5284"/>
    <w:rsid w:val="004E6050"/>
    <w:rsid w:val="004F06ED"/>
    <w:rsid w:val="004F0860"/>
    <w:rsid w:val="004F411F"/>
    <w:rsid w:val="004F44F8"/>
    <w:rsid w:val="004F668E"/>
    <w:rsid w:val="004F7090"/>
    <w:rsid w:val="004F7E45"/>
    <w:rsid w:val="00501448"/>
    <w:rsid w:val="005016B0"/>
    <w:rsid w:val="005025D8"/>
    <w:rsid w:val="00502769"/>
    <w:rsid w:val="00504108"/>
    <w:rsid w:val="00504BF8"/>
    <w:rsid w:val="00504F34"/>
    <w:rsid w:val="00505FBE"/>
    <w:rsid w:val="00506600"/>
    <w:rsid w:val="00507282"/>
    <w:rsid w:val="0051030D"/>
    <w:rsid w:val="005108E9"/>
    <w:rsid w:val="00510F8A"/>
    <w:rsid w:val="00512104"/>
    <w:rsid w:val="005123CB"/>
    <w:rsid w:val="00514AA8"/>
    <w:rsid w:val="0051584E"/>
    <w:rsid w:val="005169AC"/>
    <w:rsid w:val="00516E19"/>
    <w:rsid w:val="00517183"/>
    <w:rsid w:val="005171E4"/>
    <w:rsid w:val="005174C0"/>
    <w:rsid w:val="00517A4C"/>
    <w:rsid w:val="00517AB5"/>
    <w:rsid w:val="00521F11"/>
    <w:rsid w:val="005228E3"/>
    <w:rsid w:val="00524AA8"/>
    <w:rsid w:val="00525902"/>
    <w:rsid w:val="00527BEB"/>
    <w:rsid w:val="00531DBC"/>
    <w:rsid w:val="0053235D"/>
    <w:rsid w:val="00534C02"/>
    <w:rsid w:val="00536C8E"/>
    <w:rsid w:val="00537129"/>
    <w:rsid w:val="005402E3"/>
    <w:rsid w:val="005406E8"/>
    <w:rsid w:val="00541D21"/>
    <w:rsid w:val="00541F90"/>
    <w:rsid w:val="00542501"/>
    <w:rsid w:val="00543351"/>
    <w:rsid w:val="005450EF"/>
    <w:rsid w:val="005457C0"/>
    <w:rsid w:val="00546B37"/>
    <w:rsid w:val="005509F7"/>
    <w:rsid w:val="005513D9"/>
    <w:rsid w:val="005524C9"/>
    <w:rsid w:val="005527D4"/>
    <w:rsid w:val="00552E9D"/>
    <w:rsid w:val="00555195"/>
    <w:rsid w:val="005553EC"/>
    <w:rsid w:val="0055545B"/>
    <w:rsid w:val="00556B0E"/>
    <w:rsid w:val="00557062"/>
    <w:rsid w:val="005619F0"/>
    <w:rsid w:val="00563437"/>
    <w:rsid w:val="00567E98"/>
    <w:rsid w:val="00571F22"/>
    <w:rsid w:val="00572AA3"/>
    <w:rsid w:val="005731CD"/>
    <w:rsid w:val="00573D8D"/>
    <w:rsid w:val="00574253"/>
    <w:rsid w:val="00575B9F"/>
    <w:rsid w:val="00575F35"/>
    <w:rsid w:val="00577B1E"/>
    <w:rsid w:val="005800E1"/>
    <w:rsid w:val="005804F7"/>
    <w:rsid w:val="00580EA3"/>
    <w:rsid w:val="00582067"/>
    <w:rsid w:val="00582844"/>
    <w:rsid w:val="00583DF9"/>
    <w:rsid w:val="00585237"/>
    <w:rsid w:val="0058528D"/>
    <w:rsid w:val="005876C0"/>
    <w:rsid w:val="00590C3A"/>
    <w:rsid w:val="00593327"/>
    <w:rsid w:val="00593C69"/>
    <w:rsid w:val="00594578"/>
    <w:rsid w:val="00595787"/>
    <w:rsid w:val="00595885"/>
    <w:rsid w:val="00595A28"/>
    <w:rsid w:val="00595CF5"/>
    <w:rsid w:val="00595D7E"/>
    <w:rsid w:val="005977E2"/>
    <w:rsid w:val="005A0174"/>
    <w:rsid w:val="005A0E5D"/>
    <w:rsid w:val="005A357D"/>
    <w:rsid w:val="005A3DA4"/>
    <w:rsid w:val="005A61DF"/>
    <w:rsid w:val="005A6BBA"/>
    <w:rsid w:val="005A6C5E"/>
    <w:rsid w:val="005A72D6"/>
    <w:rsid w:val="005B2536"/>
    <w:rsid w:val="005B39F9"/>
    <w:rsid w:val="005B4666"/>
    <w:rsid w:val="005B4DA1"/>
    <w:rsid w:val="005B58F6"/>
    <w:rsid w:val="005B70A7"/>
    <w:rsid w:val="005C153C"/>
    <w:rsid w:val="005C234B"/>
    <w:rsid w:val="005C2613"/>
    <w:rsid w:val="005C41CE"/>
    <w:rsid w:val="005C46CF"/>
    <w:rsid w:val="005C6654"/>
    <w:rsid w:val="005C728E"/>
    <w:rsid w:val="005D0224"/>
    <w:rsid w:val="005D0357"/>
    <w:rsid w:val="005D231C"/>
    <w:rsid w:val="005D3AAC"/>
    <w:rsid w:val="005D6816"/>
    <w:rsid w:val="005D69E6"/>
    <w:rsid w:val="005D6DDB"/>
    <w:rsid w:val="005D73E5"/>
    <w:rsid w:val="005D7574"/>
    <w:rsid w:val="005D7B72"/>
    <w:rsid w:val="005E07FA"/>
    <w:rsid w:val="005E1016"/>
    <w:rsid w:val="005E16A4"/>
    <w:rsid w:val="005E182A"/>
    <w:rsid w:val="005E1A47"/>
    <w:rsid w:val="005E2FBD"/>
    <w:rsid w:val="005E368A"/>
    <w:rsid w:val="005E58BE"/>
    <w:rsid w:val="005F0042"/>
    <w:rsid w:val="005F3C4F"/>
    <w:rsid w:val="005F6958"/>
    <w:rsid w:val="006002DC"/>
    <w:rsid w:val="006005BD"/>
    <w:rsid w:val="006010DB"/>
    <w:rsid w:val="006013A1"/>
    <w:rsid w:val="00603AA3"/>
    <w:rsid w:val="00604EF6"/>
    <w:rsid w:val="006064F8"/>
    <w:rsid w:val="00610AF1"/>
    <w:rsid w:val="00611941"/>
    <w:rsid w:val="00611F0F"/>
    <w:rsid w:val="00612393"/>
    <w:rsid w:val="00615889"/>
    <w:rsid w:val="00615C66"/>
    <w:rsid w:val="006163AE"/>
    <w:rsid w:val="0061654B"/>
    <w:rsid w:val="00616954"/>
    <w:rsid w:val="006208ED"/>
    <w:rsid w:val="00622494"/>
    <w:rsid w:val="0062367E"/>
    <w:rsid w:val="0062428B"/>
    <w:rsid w:val="00624724"/>
    <w:rsid w:val="0062584F"/>
    <w:rsid w:val="00625903"/>
    <w:rsid w:val="00625A5F"/>
    <w:rsid w:val="0062719D"/>
    <w:rsid w:val="00627334"/>
    <w:rsid w:val="00627524"/>
    <w:rsid w:val="00630EC1"/>
    <w:rsid w:val="00630F64"/>
    <w:rsid w:val="006313C6"/>
    <w:rsid w:val="00632269"/>
    <w:rsid w:val="00633731"/>
    <w:rsid w:val="00635C5D"/>
    <w:rsid w:val="00636706"/>
    <w:rsid w:val="00642F27"/>
    <w:rsid w:val="0064349F"/>
    <w:rsid w:val="00643784"/>
    <w:rsid w:val="00652D0E"/>
    <w:rsid w:val="006556C6"/>
    <w:rsid w:val="00655BF2"/>
    <w:rsid w:val="006609B9"/>
    <w:rsid w:val="006626A6"/>
    <w:rsid w:val="00665F5F"/>
    <w:rsid w:val="006675AB"/>
    <w:rsid w:val="006676BF"/>
    <w:rsid w:val="0067008A"/>
    <w:rsid w:val="00670BF7"/>
    <w:rsid w:val="00672B2F"/>
    <w:rsid w:val="0067396B"/>
    <w:rsid w:val="00675909"/>
    <w:rsid w:val="006767B7"/>
    <w:rsid w:val="00676983"/>
    <w:rsid w:val="0067700F"/>
    <w:rsid w:val="00677734"/>
    <w:rsid w:val="00677B23"/>
    <w:rsid w:val="0068113E"/>
    <w:rsid w:val="006816A0"/>
    <w:rsid w:val="00681EF2"/>
    <w:rsid w:val="0068241A"/>
    <w:rsid w:val="00682695"/>
    <w:rsid w:val="00685089"/>
    <w:rsid w:val="006855FF"/>
    <w:rsid w:val="00687CA3"/>
    <w:rsid w:val="00687E63"/>
    <w:rsid w:val="006901CC"/>
    <w:rsid w:val="006902C9"/>
    <w:rsid w:val="00691FDB"/>
    <w:rsid w:val="006922F6"/>
    <w:rsid w:val="00693168"/>
    <w:rsid w:val="00693B9D"/>
    <w:rsid w:val="00695380"/>
    <w:rsid w:val="00697961"/>
    <w:rsid w:val="00697BD7"/>
    <w:rsid w:val="006A0DCC"/>
    <w:rsid w:val="006A1150"/>
    <w:rsid w:val="006A16E2"/>
    <w:rsid w:val="006A4A8D"/>
    <w:rsid w:val="006A5AB0"/>
    <w:rsid w:val="006A75E5"/>
    <w:rsid w:val="006A7F25"/>
    <w:rsid w:val="006B1107"/>
    <w:rsid w:val="006B234D"/>
    <w:rsid w:val="006B3557"/>
    <w:rsid w:val="006B3964"/>
    <w:rsid w:val="006B616A"/>
    <w:rsid w:val="006C07CE"/>
    <w:rsid w:val="006C1180"/>
    <w:rsid w:val="006C171D"/>
    <w:rsid w:val="006C181C"/>
    <w:rsid w:val="006C2F22"/>
    <w:rsid w:val="006C6163"/>
    <w:rsid w:val="006C66FA"/>
    <w:rsid w:val="006C7315"/>
    <w:rsid w:val="006C77A7"/>
    <w:rsid w:val="006D6328"/>
    <w:rsid w:val="006D6B9A"/>
    <w:rsid w:val="006D6FF5"/>
    <w:rsid w:val="006D7307"/>
    <w:rsid w:val="006D7317"/>
    <w:rsid w:val="006E0556"/>
    <w:rsid w:val="006E096C"/>
    <w:rsid w:val="006E0C1F"/>
    <w:rsid w:val="006E1E0A"/>
    <w:rsid w:val="006E313F"/>
    <w:rsid w:val="006E5A0C"/>
    <w:rsid w:val="006E6EA5"/>
    <w:rsid w:val="006F01B7"/>
    <w:rsid w:val="006F341C"/>
    <w:rsid w:val="006F3A8E"/>
    <w:rsid w:val="006F43BE"/>
    <w:rsid w:val="006F6321"/>
    <w:rsid w:val="006F7A88"/>
    <w:rsid w:val="007005B2"/>
    <w:rsid w:val="0070191E"/>
    <w:rsid w:val="007024A6"/>
    <w:rsid w:val="00702F05"/>
    <w:rsid w:val="00703479"/>
    <w:rsid w:val="00703C50"/>
    <w:rsid w:val="00704BE4"/>
    <w:rsid w:val="00705B21"/>
    <w:rsid w:val="0071135C"/>
    <w:rsid w:val="007115FE"/>
    <w:rsid w:val="00712864"/>
    <w:rsid w:val="00712E9F"/>
    <w:rsid w:val="00714691"/>
    <w:rsid w:val="007153E1"/>
    <w:rsid w:val="00715EC5"/>
    <w:rsid w:val="007161EC"/>
    <w:rsid w:val="00716EB1"/>
    <w:rsid w:val="0072012C"/>
    <w:rsid w:val="007216A1"/>
    <w:rsid w:val="00721FAE"/>
    <w:rsid w:val="00724A06"/>
    <w:rsid w:val="00727337"/>
    <w:rsid w:val="0073040F"/>
    <w:rsid w:val="00730B01"/>
    <w:rsid w:val="00731C02"/>
    <w:rsid w:val="007335CD"/>
    <w:rsid w:val="0073386A"/>
    <w:rsid w:val="00734302"/>
    <w:rsid w:val="00735179"/>
    <w:rsid w:val="007377CE"/>
    <w:rsid w:val="0074081D"/>
    <w:rsid w:val="00741D85"/>
    <w:rsid w:val="00742590"/>
    <w:rsid w:val="00746689"/>
    <w:rsid w:val="00747268"/>
    <w:rsid w:val="0075042B"/>
    <w:rsid w:val="00750E84"/>
    <w:rsid w:val="007510B4"/>
    <w:rsid w:val="00751FE5"/>
    <w:rsid w:val="0075226A"/>
    <w:rsid w:val="007560E2"/>
    <w:rsid w:val="007569FF"/>
    <w:rsid w:val="00760151"/>
    <w:rsid w:val="0076310C"/>
    <w:rsid w:val="007643D0"/>
    <w:rsid w:val="00764828"/>
    <w:rsid w:val="00765B63"/>
    <w:rsid w:val="00766BD3"/>
    <w:rsid w:val="00766DDB"/>
    <w:rsid w:val="007674B9"/>
    <w:rsid w:val="007678D0"/>
    <w:rsid w:val="007679E1"/>
    <w:rsid w:val="00767C67"/>
    <w:rsid w:val="00773021"/>
    <w:rsid w:val="007742B1"/>
    <w:rsid w:val="00774FE2"/>
    <w:rsid w:val="0077585F"/>
    <w:rsid w:val="00775ED7"/>
    <w:rsid w:val="00775F08"/>
    <w:rsid w:val="00776697"/>
    <w:rsid w:val="00776C4A"/>
    <w:rsid w:val="0078022D"/>
    <w:rsid w:val="007820F7"/>
    <w:rsid w:val="00783D6D"/>
    <w:rsid w:val="007861C9"/>
    <w:rsid w:val="007873EF"/>
    <w:rsid w:val="0078772D"/>
    <w:rsid w:val="00791087"/>
    <w:rsid w:val="00791190"/>
    <w:rsid w:val="00793B7D"/>
    <w:rsid w:val="00793DC0"/>
    <w:rsid w:val="0079403B"/>
    <w:rsid w:val="00794CF1"/>
    <w:rsid w:val="007956AF"/>
    <w:rsid w:val="007958AD"/>
    <w:rsid w:val="0079766B"/>
    <w:rsid w:val="007A24D1"/>
    <w:rsid w:val="007A3D5C"/>
    <w:rsid w:val="007A51F0"/>
    <w:rsid w:val="007A56C3"/>
    <w:rsid w:val="007A7E57"/>
    <w:rsid w:val="007B157D"/>
    <w:rsid w:val="007B1D2D"/>
    <w:rsid w:val="007B22B1"/>
    <w:rsid w:val="007B2E52"/>
    <w:rsid w:val="007B3E08"/>
    <w:rsid w:val="007B4B4B"/>
    <w:rsid w:val="007B5F6B"/>
    <w:rsid w:val="007B65F3"/>
    <w:rsid w:val="007B66E3"/>
    <w:rsid w:val="007B6B39"/>
    <w:rsid w:val="007B762A"/>
    <w:rsid w:val="007C0CF3"/>
    <w:rsid w:val="007C0E0B"/>
    <w:rsid w:val="007C3ED4"/>
    <w:rsid w:val="007C45FE"/>
    <w:rsid w:val="007C4E50"/>
    <w:rsid w:val="007C5853"/>
    <w:rsid w:val="007D096C"/>
    <w:rsid w:val="007D16BD"/>
    <w:rsid w:val="007D2B47"/>
    <w:rsid w:val="007D4D61"/>
    <w:rsid w:val="007D625B"/>
    <w:rsid w:val="007D6668"/>
    <w:rsid w:val="007E05BD"/>
    <w:rsid w:val="007E0AE5"/>
    <w:rsid w:val="007E13CA"/>
    <w:rsid w:val="007E1800"/>
    <w:rsid w:val="007E7157"/>
    <w:rsid w:val="007F012D"/>
    <w:rsid w:val="007F0965"/>
    <w:rsid w:val="007F0C73"/>
    <w:rsid w:val="007F2827"/>
    <w:rsid w:val="007F3894"/>
    <w:rsid w:val="007F3940"/>
    <w:rsid w:val="007F59ED"/>
    <w:rsid w:val="007F6192"/>
    <w:rsid w:val="00801CEE"/>
    <w:rsid w:val="00802C80"/>
    <w:rsid w:val="00803443"/>
    <w:rsid w:val="00803B37"/>
    <w:rsid w:val="00803D65"/>
    <w:rsid w:val="008068CA"/>
    <w:rsid w:val="00810F3F"/>
    <w:rsid w:val="008117D6"/>
    <w:rsid w:val="00812172"/>
    <w:rsid w:val="00812334"/>
    <w:rsid w:val="00812D62"/>
    <w:rsid w:val="00815111"/>
    <w:rsid w:val="0081599F"/>
    <w:rsid w:val="008166C8"/>
    <w:rsid w:val="00821798"/>
    <w:rsid w:val="00823273"/>
    <w:rsid w:val="00830562"/>
    <w:rsid w:val="008309F7"/>
    <w:rsid w:val="008349D9"/>
    <w:rsid w:val="00835E21"/>
    <w:rsid w:val="0083624A"/>
    <w:rsid w:val="00840E3A"/>
    <w:rsid w:val="00841752"/>
    <w:rsid w:val="00841ECB"/>
    <w:rsid w:val="0084472F"/>
    <w:rsid w:val="00846558"/>
    <w:rsid w:val="00846F5A"/>
    <w:rsid w:val="008474CD"/>
    <w:rsid w:val="00850D75"/>
    <w:rsid w:val="00850E26"/>
    <w:rsid w:val="00851231"/>
    <w:rsid w:val="00853908"/>
    <w:rsid w:val="008575BF"/>
    <w:rsid w:val="008576A6"/>
    <w:rsid w:val="008603A3"/>
    <w:rsid w:val="0086074C"/>
    <w:rsid w:val="00862DF6"/>
    <w:rsid w:val="008631A8"/>
    <w:rsid w:val="00864012"/>
    <w:rsid w:val="00864421"/>
    <w:rsid w:val="008661D8"/>
    <w:rsid w:val="008668D7"/>
    <w:rsid w:val="0086700D"/>
    <w:rsid w:val="00867105"/>
    <w:rsid w:val="00867E9C"/>
    <w:rsid w:val="00870642"/>
    <w:rsid w:val="0087095A"/>
    <w:rsid w:val="00870DDF"/>
    <w:rsid w:val="0087117F"/>
    <w:rsid w:val="00872BB7"/>
    <w:rsid w:val="00872D9B"/>
    <w:rsid w:val="0087400C"/>
    <w:rsid w:val="008744B7"/>
    <w:rsid w:val="00874D18"/>
    <w:rsid w:val="00875490"/>
    <w:rsid w:val="00876FFE"/>
    <w:rsid w:val="00877B44"/>
    <w:rsid w:val="008844DB"/>
    <w:rsid w:val="0088533A"/>
    <w:rsid w:val="008857A9"/>
    <w:rsid w:val="0088607C"/>
    <w:rsid w:val="00886BD9"/>
    <w:rsid w:val="008919E9"/>
    <w:rsid w:val="00893272"/>
    <w:rsid w:val="00893F97"/>
    <w:rsid w:val="0089588D"/>
    <w:rsid w:val="008A0F75"/>
    <w:rsid w:val="008A2FA5"/>
    <w:rsid w:val="008A4273"/>
    <w:rsid w:val="008A4BB3"/>
    <w:rsid w:val="008A790E"/>
    <w:rsid w:val="008B05FB"/>
    <w:rsid w:val="008B06A4"/>
    <w:rsid w:val="008B0B0D"/>
    <w:rsid w:val="008B1B6A"/>
    <w:rsid w:val="008B1D93"/>
    <w:rsid w:val="008B1FC5"/>
    <w:rsid w:val="008B2666"/>
    <w:rsid w:val="008B2DE2"/>
    <w:rsid w:val="008B511F"/>
    <w:rsid w:val="008B6565"/>
    <w:rsid w:val="008B7982"/>
    <w:rsid w:val="008C1CFC"/>
    <w:rsid w:val="008C2161"/>
    <w:rsid w:val="008C2248"/>
    <w:rsid w:val="008C25BF"/>
    <w:rsid w:val="008C27FF"/>
    <w:rsid w:val="008C2A4E"/>
    <w:rsid w:val="008C4B3B"/>
    <w:rsid w:val="008C5B0A"/>
    <w:rsid w:val="008C5BB5"/>
    <w:rsid w:val="008C672F"/>
    <w:rsid w:val="008C6996"/>
    <w:rsid w:val="008D0896"/>
    <w:rsid w:val="008D09E0"/>
    <w:rsid w:val="008D21C5"/>
    <w:rsid w:val="008D37FD"/>
    <w:rsid w:val="008D4160"/>
    <w:rsid w:val="008D5D02"/>
    <w:rsid w:val="008D733F"/>
    <w:rsid w:val="008D750B"/>
    <w:rsid w:val="008E0F50"/>
    <w:rsid w:val="008E1BB4"/>
    <w:rsid w:val="008E413A"/>
    <w:rsid w:val="008E413C"/>
    <w:rsid w:val="008E4852"/>
    <w:rsid w:val="008E52AD"/>
    <w:rsid w:val="008E6765"/>
    <w:rsid w:val="008E70CB"/>
    <w:rsid w:val="008F177D"/>
    <w:rsid w:val="008F294F"/>
    <w:rsid w:val="008F3418"/>
    <w:rsid w:val="008F6230"/>
    <w:rsid w:val="008F6584"/>
    <w:rsid w:val="008F6AF4"/>
    <w:rsid w:val="008F7973"/>
    <w:rsid w:val="00900D31"/>
    <w:rsid w:val="00901E6C"/>
    <w:rsid w:val="00902298"/>
    <w:rsid w:val="00902DEE"/>
    <w:rsid w:val="009055A2"/>
    <w:rsid w:val="00905B89"/>
    <w:rsid w:val="00905E1F"/>
    <w:rsid w:val="009060CC"/>
    <w:rsid w:val="00906DE4"/>
    <w:rsid w:val="0091020E"/>
    <w:rsid w:val="0091106E"/>
    <w:rsid w:val="00911FE1"/>
    <w:rsid w:val="00914141"/>
    <w:rsid w:val="00916175"/>
    <w:rsid w:val="0092204C"/>
    <w:rsid w:val="00922261"/>
    <w:rsid w:val="009232F6"/>
    <w:rsid w:val="00923453"/>
    <w:rsid w:val="00926959"/>
    <w:rsid w:val="00927780"/>
    <w:rsid w:val="00930C51"/>
    <w:rsid w:val="00934817"/>
    <w:rsid w:val="00934A3B"/>
    <w:rsid w:val="00934DE1"/>
    <w:rsid w:val="00937690"/>
    <w:rsid w:val="009378B0"/>
    <w:rsid w:val="00937D9F"/>
    <w:rsid w:val="0094139A"/>
    <w:rsid w:val="0094248A"/>
    <w:rsid w:val="009446E9"/>
    <w:rsid w:val="009459D4"/>
    <w:rsid w:val="00946405"/>
    <w:rsid w:val="0095020C"/>
    <w:rsid w:val="009514B0"/>
    <w:rsid w:val="009526A2"/>
    <w:rsid w:val="00952B5F"/>
    <w:rsid w:val="009539C6"/>
    <w:rsid w:val="009549F1"/>
    <w:rsid w:val="00955039"/>
    <w:rsid w:val="00955837"/>
    <w:rsid w:val="009558FA"/>
    <w:rsid w:val="00955A8E"/>
    <w:rsid w:val="009568CD"/>
    <w:rsid w:val="009571EE"/>
    <w:rsid w:val="00957375"/>
    <w:rsid w:val="0096174A"/>
    <w:rsid w:val="009646EE"/>
    <w:rsid w:val="00965C3C"/>
    <w:rsid w:val="009663C0"/>
    <w:rsid w:val="00967E96"/>
    <w:rsid w:val="0097087C"/>
    <w:rsid w:val="00971909"/>
    <w:rsid w:val="00971C8D"/>
    <w:rsid w:val="00971DBE"/>
    <w:rsid w:val="009729ED"/>
    <w:rsid w:val="00972B0F"/>
    <w:rsid w:val="00972CF7"/>
    <w:rsid w:val="00972E0F"/>
    <w:rsid w:val="009736BE"/>
    <w:rsid w:val="00975073"/>
    <w:rsid w:val="009754DB"/>
    <w:rsid w:val="00982FCF"/>
    <w:rsid w:val="009835C9"/>
    <w:rsid w:val="00983F5B"/>
    <w:rsid w:val="009856FD"/>
    <w:rsid w:val="00990BFA"/>
    <w:rsid w:val="00993EAE"/>
    <w:rsid w:val="00994621"/>
    <w:rsid w:val="00996CBC"/>
    <w:rsid w:val="00997E16"/>
    <w:rsid w:val="009A17C1"/>
    <w:rsid w:val="009A2084"/>
    <w:rsid w:val="009A2107"/>
    <w:rsid w:val="009A5418"/>
    <w:rsid w:val="009A681C"/>
    <w:rsid w:val="009A763F"/>
    <w:rsid w:val="009B12F8"/>
    <w:rsid w:val="009B25C4"/>
    <w:rsid w:val="009B31BA"/>
    <w:rsid w:val="009B40B5"/>
    <w:rsid w:val="009B6AF2"/>
    <w:rsid w:val="009B6D69"/>
    <w:rsid w:val="009B7740"/>
    <w:rsid w:val="009C15F2"/>
    <w:rsid w:val="009C204E"/>
    <w:rsid w:val="009C6642"/>
    <w:rsid w:val="009C6778"/>
    <w:rsid w:val="009C77CD"/>
    <w:rsid w:val="009C7F26"/>
    <w:rsid w:val="009D202F"/>
    <w:rsid w:val="009D584F"/>
    <w:rsid w:val="009D589E"/>
    <w:rsid w:val="009D6857"/>
    <w:rsid w:val="009D6E7A"/>
    <w:rsid w:val="009D757C"/>
    <w:rsid w:val="009E02A7"/>
    <w:rsid w:val="009E21C4"/>
    <w:rsid w:val="009E454F"/>
    <w:rsid w:val="009E574C"/>
    <w:rsid w:val="009E787C"/>
    <w:rsid w:val="009F532E"/>
    <w:rsid w:val="009F6767"/>
    <w:rsid w:val="009F6F21"/>
    <w:rsid w:val="009F6FD0"/>
    <w:rsid w:val="00A010A3"/>
    <w:rsid w:val="00A01884"/>
    <w:rsid w:val="00A01C92"/>
    <w:rsid w:val="00A024E9"/>
    <w:rsid w:val="00A0479E"/>
    <w:rsid w:val="00A0527C"/>
    <w:rsid w:val="00A05D5D"/>
    <w:rsid w:val="00A12F7D"/>
    <w:rsid w:val="00A16584"/>
    <w:rsid w:val="00A21445"/>
    <w:rsid w:val="00A25223"/>
    <w:rsid w:val="00A26446"/>
    <w:rsid w:val="00A27CF1"/>
    <w:rsid w:val="00A31D8D"/>
    <w:rsid w:val="00A322B5"/>
    <w:rsid w:val="00A349C4"/>
    <w:rsid w:val="00A356CC"/>
    <w:rsid w:val="00A35BF5"/>
    <w:rsid w:val="00A40429"/>
    <w:rsid w:val="00A44CFC"/>
    <w:rsid w:val="00A45DFD"/>
    <w:rsid w:val="00A47532"/>
    <w:rsid w:val="00A50CB9"/>
    <w:rsid w:val="00A53425"/>
    <w:rsid w:val="00A53BDA"/>
    <w:rsid w:val="00A55112"/>
    <w:rsid w:val="00A55635"/>
    <w:rsid w:val="00A56944"/>
    <w:rsid w:val="00A56A73"/>
    <w:rsid w:val="00A60459"/>
    <w:rsid w:val="00A60CA9"/>
    <w:rsid w:val="00A65546"/>
    <w:rsid w:val="00A65FA0"/>
    <w:rsid w:val="00A66235"/>
    <w:rsid w:val="00A72C73"/>
    <w:rsid w:val="00A74886"/>
    <w:rsid w:val="00A756F9"/>
    <w:rsid w:val="00A75B7C"/>
    <w:rsid w:val="00A77069"/>
    <w:rsid w:val="00A82ABC"/>
    <w:rsid w:val="00A82EEE"/>
    <w:rsid w:val="00A83C1A"/>
    <w:rsid w:val="00A841C1"/>
    <w:rsid w:val="00A857F6"/>
    <w:rsid w:val="00A86993"/>
    <w:rsid w:val="00A86ABD"/>
    <w:rsid w:val="00A86D8F"/>
    <w:rsid w:val="00A875CE"/>
    <w:rsid w:val="00A87BA8"/>
    <w:rsid w:val="00A91216"/>
    <w:rsid w:val="00A91B17"/>
    <w:rsid w:val="00A91FE8"/>
    <w:rsid w:val="00A9324A"/>
    <w:rsid w:val="00A939C7"/>
    <w:rsid w:val="00A945D0"/>
    <w:rsid w:val="00A94819"/>
    <w:rsid w:val="00A94ED8"/>
    <w:rsid w:val="00A95BC2"/>
    <w:rsid w:val="00A95D51"/>
    <w:rsid w:val="00A9670D"/>
    <w:rsid w:val="00AA3B53"/>
    <w:rsid w:val="00AA4D92"/>
    <w:rsid w:val="00AA4DE1"/>
    <w:rsid w:val="00AA54D2"/>
    <w:rsid w:val="00AA56E5"/>
    <w:rsid w:val="00AB0F36"/>
    <w:rsid w:val="00AB1C6B"/>
    <w:rsid w:val="00AB207E"/>
    <w:rsid w:val="00AB22B3"/>
    <w:rsid w:val="00AB3FDD"/>
    <w:rsid w:val="00AB6CBD"/>
    <w:rsid w:val="00AC1BF0"/>
    <w:rsid w:val="00AC39D5"/>
    <w:rsid w:val="00AC446B"/>
    <w:rsid w:val="00AC5084"/>
    <w:rsid w:val="00AC6F36"/>
    <w:rsid w:val="00AC7247"/>
    <w:rsid w:val="00AD12E1"/>
    <w:rsid w:val="00AD1BA2"/>
    <w:rsid w:val="00AD200F"/>
    <w:rsid w:val="00AD5E2A"/>
    <w:rsid w:val="00AD686D"/>
    <w:rsid w:val="00AD746B"/>
    <w:rsid w:val="00AD7A69"/>
    <w:rsid w:val="00AE0049"/>
    <w:rsid w:val="00AE0C66"/>
    <w:rsid w:val="00AE314C"/>
    <w:rsid w:val="00AE4D7F"/>
    <w:rsid w:val="00AE5E25"/>
    <w:rsid w:val="00AE6CBF"/>
    <w:rsid w:val="00AE6E7A"/>
    <w:rsid w:val="00AE7167"/>
    <w:rsid w:val="00AF0549"/>
    <w:rsid w:val="00AF2304"/>
    <w:rsid w:val="00AF5B21"/>
    <w:rsid w:val="00AF5EBC"/>
    <w:rsid w:val="00AF6C8A"/>
    <w:rsid w:val="00AF7712"/>
    <w:rsid w:val="00AF7DDC"/>
    <w:rsid w:val="00B01B3F"/>
    <w:rsid w:val="00B05645"/>
    <w:rsid w:val="00B05C5B"/>
    <w:rsid w:val="00B06D38"/>
    <w:rsid w:val="00B10603"/>
    <w:rsid w:val="00B111C8"/>
    <w:rsid w:val="00B112E3"/>
    <w:rsid w:val="00B11D19"/>
    <w:rsid w:val="00B135B6"/>
    <w:rsid w:val="00B141E8"/>
    <w:rsid w:val="00B153FE"/>
    <w:rsid w:val="00B2070E"/>
    <w:rsid w:val="00B21A96"/>
    <w:rsid w:val="00B25A2C"/>
    <w:rsid w:val="00B2611F"/>
    <w:rsid w:val="00B26546"/>
    <w:rsid w:val="00B27193"/>
    <w:rsid w:val="00B31159"/>
    <w:rsid w:val="00B31276"/>
    <w:rsid w:val="00B31C8D"/>
    <w:rsid w:val="00B31C90"/>
    <w:rsid w:val="00B31DF7"/>
    <w:rsid w:val="00B339BA"/>
    <w:rsid w:val="00B33ABD"/>
    <w:rsid w:val="00B33CCB"/>
    <w:rsid w:val="00B33D4D"/>
    <w:rsid w:val="00B343E0"/>
    <w:rsid w:val="00B36729"/>
    <w:rsid w:val="00B41479"/>
    <w:rsid w:val="00B416C1"/>
    <w:rsid w:val="00B47730"/>
    <w:rsid w:val="00B5064E"/>
    <w:rsid w:val="00B52263"/>
    <w:rsid w:val="00B53589"/>
    <w:rsid w:val="00B56855"/>
    <w:rsid w:val="00B608ED"/>
    <w:rsid w:val="00B60A04"/>
    <w:rsid w:val="00B61DC2"/>
    <w:rsid w:val="00B62B7F"/>
    <w:rsid w:val="00B647FB"/>
    <w:rsid w:val="00B65881"/>
    <w:rsid w:val="00B65FC3"/>
    <w:rsid w:val="00B6654B"/>
    <w:rsid w:val="00B67601"/>
    <w:rsid w:val="00B70FC5"/>
    <w:rsid w:val="00B722A4"/>
    <w:rsid w:val="00B74140"/>
    <w:rsid w:val="00B74192"/>
    <w:rsid w:val="00B74AD0"/>
    <w:rsid w:val="00B75818"/>
    <w:rsid w:val="00B77BAA"/>
    <w:rsid w:val="00B81328"/>
    <w:rsid w:val="00B8170A"/>
    <w:rsid w:val="00B834AC"/>
    <w:rsid w:val="00B838B3"/>
    <w:rsid w:val="00B845B6"/>
    <w:rsid w:val="00B856E0"/>
    <w:rsid w:val="00B85F0D"/>
    <w:rsid w:val="00B86F49"/>
    <w:rsid w:val="00B87263"/>
    <w:rsid w:val="00B91A43"/>
    <w:rsid w:val="00B92CB2"/>
    <w:rsid w:val="00B93DFB"/>
    <w:rsid w:val="00B94067"/>
    <w:rsid w:val="00B94BFC"/>
    <w:rsid w:val="00BA009C"/>
    <w:rsid w:val="00BA0683"/>
    <w:rsid w:val="00BA0794"/>
    <w:rsid w:val="00BA2060"/>
    <w:rsid w:val="00BA4B98"/>
    <w:rsid w:val="00BA4E55"/>
    <w:rsid w:val="00BA6474"/>
    <w:rsid w:val="00BA795F"/>
    <w:rsid w:val="00BB00E6"/>
    <w:rsid w:val="00BB2175"/>
    <w:rsid w:val="00BB35FF"/>
    <w:rsid w:val="00BB3884"/>
    <w:rsid w:val="00BB4BB1"/>
    <w:rsid w:val="00BB572C"/>
    <w:rsid w:val="00BB5AE1"/>
    <w:rsid w:val="00BB5D4B"/>
    <w:rsid w:val="00BB652D"/>
    <w:rsid w:val="00BB72BF"/>
    <w:rsid w:val="00BC03A4"/>
    <w:rsid w:val="00BC18B2"/>
    <w:rsid w:val="00BC2B8A"/>
    <w:rsid w:val="00BC5240"/>
    <w:rsid w:val="00BC5FA6"/>
    <w:rsid w:val="00BD129B"/>
    <w:rsid w:val="00BD295B"/>
    <w:rsid w:val="00BD2C26"/>
    <w:rsid w:val="00BD68E5"/>
    <w:rsid w:val="00BD7055"/>
    <w:rsid w:val="00BD7ED7"/>
    <w:rsid w:val="00BE01EB"/>
    <w:rsid w:val="00BE30B8"/>
    <w:rsid w:val="00BE5073"/>
    <w:rsid w:val="00BE5954"/>
    <w:rsid w:val="00BE5B9D"/>
    <w:rsid w:val="00BE6A04"/>
    <w:rsid w:val="00BE6A4F"/>
    <w:rsid w:val="00BE6BBB"/>
    <w:rsid w:val="00BE6FEA"/>
    <w:rsid w:val="00BF0429"/>
    <w:rsid w:val="00BF3D3E"/>
    <w:rsid w:val="00BF5912"/>
    <w:rsid w:val="00BF7120"/>
    <w:rsid w:val="00BF729B"/>
    <w:rsid w:val="00BF750A"/>
    <w:rsid w:val="00C03F20"/>
    <w:rsid w:val="00C069EB"/>
    <w:rsid w:val="00C07232"/>
    <w:rsid w:val="00C1059F"/>
    <w:rsid w:val="00C1189C"/>
    <w:rsid w:val="00C11D7E"/>
    <w:rsid w:val="00C1272A"/>
    <w:rsid w:val="00C12B94"/>
    <w:rsid w:val="00C12D5A"/>
    <w:rsid w:val="00C14160"/>
    <w:rsid w:val="00C1575C"/>
    <w:rsid w:val="00C15835"/>
    <w:rsid w:val="00C15B97"/>
    <w:rsid w:val="00C17BE1"/>
    <w:rsid w:val="00C2024E"/>
    <w:rsid w:val="00C203BB"/>
    <w:rsid w:val="00C21329"/>
    <w:rsid w:val="00C2151A"/>
    <w:rsid w:val="00C22A73"/>
    <w:rsid w:val="00C260F1"/>
    <w:rsid w:val="00C2614F"/>
    <w:rsid w:val="00C26BA4"/>
    <w:rsid w:val="00C31318"/>
    <w:rsid w:val="00C33D0D"/>
    <w:rsid w:val="00C3427D"/>
    <w:rsid w:val="00C34300"/>
    <w:rsid w:val="00C346B6"/>
    <w:rsid w:val="00C3583A"/>
    <w:rsid w:val="00C4170B"/>
    <w:rsid w:val="00C42123"/>
    <w:rsid w:val="00C42939"/>
    <w:rsid w:val="00C42B4A"/>
    <w:rsid w:val="00C430D0"/>
    <w:rsid w:val="00C43D21"/>
    <w:rsid w:val="00C43FA9"/>
    <w:rsid w:val="00C44280"/>
    <w:rsid w:val="00C453D1"/>
    <w:rsid w:val="00C45666"/>
    <w:rsid w:val="00C46177"/>
    <w:rsid w:val="00C46765"/>
    <w:rsid w:val="00C46D85"/>
    <w:rsid w:val="00C46F62"/>
    <w:rsid w:val="00C47DCB"/>
    <w:rsid w:val="00C510F5"/>
    <w:rsid w:val="00C520FB"/>
    <w:rsid w:val="00C524AD"/>
    <w:rsid w:val="00C5458B"/>
    <w:rsid w:val="00C55F21"/>
    <w:rsid w:val="00C57179"/>
    <w:rsid w:val="00C5757A"/>
    <w:rsid w:val="00C600A5"/>
    <w:rsid w:val="00C62F90"/>
    <w:rsid w:val="00C636A5"/>
    <w:rsid w:val="00C63867"/>
    <w:rsid w:val="00C640D0"/>
    <w:rsid w:val="00C6411D"/>
    <w:rsid w:val="00C66397"/>
    <w:rsid w:val="00C67216"/>
    <w:rsid w:val="00C67580"/>
    <w:rsid w:val="00C67EF1"/>
    <w:rsid w:val="00C712E8"/>
    <w:rsid w:val="00C717FD"/>
    <w:rsid w:val="00C71B89"/>
    <w:rsid w:val="00C71D4E"/>
    <w:rsid w:val="00C724F8"/>
    <w:rsid w:val="00C74FDA"/>
    <w:rsid w:val="00C7694C"/>
    <w:rsid w:val="00C76FF2"/>
    <w:rsid w:val="00C775ED"/>
    <w:rsid w:val="00C77A84"/>
    <w:rsid w:val="00C77D46"/>
    <w:rsid w:val="00C9065A"/>
    <w:rsid w:val="00C93C1E"/>
    <w:rsid w:val="00C94BC0"/>
    <w:rsid w:val="00C966B6"/>
    <w:rsid w:val="00C96EC5"/>
    <w:rsid w:val="00CA0038"/>
    <w:rsid w:val="00CA1CEF"/>
    <w:rsid w:val="00CA2C32"/>
    <w:rsid w:val="00CA5ED5"/>
    <w:rsid w:val="00CA6339"/>
    <w:rsid w:val="00CA6BC0"/>
    <w:rsid w:val="00CB1717"/>
    <w:rsid w:val="00CB2242"/>
    <w:rsid w:val="00CB3BA7"/>
    <w:rsid w:val="00CB54E6"/>
    <w:rsid w:val="00CB5550"/>
    <w:rsid w:val="00CB789C"/>
    <w:rsid w:val="00CC1106"/>
    <w:rsid w:val="00CD190A"/>
    <w:rsid w:val="00CD1F28"/>
    <w:rsid w:val="00CD37CC"/>
    <w:rsid w:val="00CD71A2"/>
    <w:rsid w:val="00CD77AA"/>
    <w:rsid w:val="00CE18FF"/>
    <w:rsid w:val="00CE28A2"/>
    <w:rsid w:val="00CE4E6F"/>
    <w:rsid w:val="00CE526A"/>
    <w:rsid w:val="00CE5511"/>
    <w:rsid w:val="00CE5F9F"/>
    <w:rsid w:val="00CE7197"/>
    <w:rsid w:val="00CE73A0"/>
    <w:rsid w:val="00CE7C58"/>
    <w:rsid w:val="00CE7DCA"/>
    <w:rsid w:val="00CF142D"/>
    <w:rsid w:val="00CF25AA"/>
    <w:rsid w:val="00CF26BE"/>
    <w:rsid w:val="00CF2AEF"/>
    <w:rsid w:val="00CF6D21"/>
    <w:rsid w:val="00D000B4"/>
    <w:rsid w:val="00D0438D"/>
    <w:rsid w:val="00D0615D"/>
    <w:rsid w:val="00D06727"/>
    <w:rsid w:val="00D07294"/>
    <w:rsid w:val="00D110C0"/>
    <w:rsid w:val="00D12045"/>
    <w:rsid w:val="00D14C5A"/>
    <w:rsid w:val="00D17CCE"/>
    <w:rsid w:val="00D17FA5"/>
    <w:rsid w:val="00D2019B"/>
    <w:rsid w:val="00D2298F"/>
    <w:rsid w:val="00D22E12"/>
    <w:rsid w:val="00D26518"/>
    <w:rsid w:val="00D26AF7"/>
    <w:rsid w:val="00D26CAC"/>
    <w:rsid w:val="00D27D47"/>
    <w:rsid w:val="00D335D5"/>
    <w:rsid w:val="00D33D58"/>
    <w:rsid w:val="00D34B9A"/>
    <w:rsid w:val="00D35F4D"/>
    <w:rsid w:val="00D36361"/>
    <w:rsid w:val="00D363B5"/>
    <w:rsid w:val="00D36CA3"/>
    <w:rsid w:val="00D403C6"/>
    <w:rsid w:val="00D42920"/>
    <w:rsid w:val="00D44BFD"/>
    <w:rsid w:val="00D45460"/>
    <w:rsid w:val="00D50239"/>
    <w:rsid w:val="00D50B6C"/>
    <w:rsid w:val="00D51071"/>
    <w:rsid w:val="00D55851"/>
    <w:rsid w:val="00D55A88"/>
    <w:rsid w:val="00D55D56"/>
    <w:rsid w:val="00D57C62"/>
    <w:rsid w:val="00D57C9F"/>
    <w:rsid w:val="00D61DD5"/>
    <w:rsid w:val="00D62C4E"/>
    <w:rsid w:val="00D62FF2"/>
    <w:rsid w:val="00D65754"/>
    <w:rsid w:val="00D65B39"/>
    <w:rsid w:val="00D7121A"/>
    <w:rsid w:val="00D76684"/>
    <w:rsid w:val="00D77F0A"/>
    <w:rsid w:val="00D80127"/>
    <w:rsid w:val="00D803D5"/>
    <w:rsid w:val="00D81494"/>
    <w:rsid w:val="00D85E71"/>
    <w:rsid w:val="00D872DF"/>
    <w:rsid w:val="00D87CBD"/>
    <w:rsid w:val="00D91986"/>
    <w:rsid w:val="00D91FA1"/>
    <w:rsid w:val="00D95615"/>
    <w:rsid w:val="00D971F0"/>
    <w:rsid w:val="00D9735F"/>
    <w:rsid w:val="00DA02D0"/>
    <w:rsid w:val="00DA03B9"/>
    <w:rsid w:val="00DA0D9C"/>
    <w:rsid w:val="00DA1885"/>
    <w:rsid w:val="00DA3A5A"/>
    <w:rsid w:val="00DA4CD7"/>
    <w:rsid w:val="00DA61D2"/>
    <w:rsid w:val="00DA642E"/>
    <w:rsid w:val="00DA6DA9"/>
    <w:rsid w:val="00DB0CD9"/>
    <w:rsid w:val="00DB19E1"/>
    <w:rsid w:val="00DB2A96"/>
    <w:rsid w:val="00DB5602"/>
    <w:rsid w:val="00DB5E45"/>
    <w:rsid w:val="00DB6B1F"/>
    <w:rsid w:val="00DB73F4"/>
    <w:rsid w:val="00DB7951"/>
    <w:rsid w:val="00DC012B"/>
    <w:rsid w:val="00DC26BF"/>
    <w:rsid w:val="00DC343E"/>
    <w:rsid w:val="00DC64B7"/>
    <w:rsid w:val="00DC6F81"/>
    <w:rsid w:val="00DC742D"/>
    <w:rsid w:val="00DD27A0"/>
    <w:rsid w:val="00DD2CD3"/>
    <w:rsid w:val="00DD5076"/>
    <w:rsid w:val="00DD5183"/>
    <w:rsid w:val="00DD630A"/>
    <w:rsid w:val="00DD796E"/>
    <w:rsid w:val="00DE153C"/>
    <w:rsid w:val="00DE552D"/>
    <w:rsid w:val="00DE5C20"/>
    <w:rsid w:val="00DE69D0"/>
    <w:rsid w:val="00DF060A"/>
    <w:rsid w:val="00DF1E3D"/>
    <w:rsid w:val="00DF1F03"/>
    <w:rsid w:val="00DF332E"/>
    <w:rsid w:val="00DF3FFE"/>
    <w:rsid w:val="00DF68D7"/>
    <w:rsid w:val="00DF7782"/>
    <w:rsid w:val="00DF7E75"/>
    <w:rsid w:val="00E01381"/>
    <w:rsid w:val="00E01767"/>
    <w:rsid w:val="00E01B84"/>
    <w:rsid w:val="00E02E19"/>
    <w:rsid w:val="00E0620A"/>
    <w:rsid w:val="00E065FB"/>
    <w:rsid w:val="00E07316"/>
    <w:rsid w:val="00E07649"/>
    <w:rsid w:val="00E078FA"/>
    <w:rsid w:val="00E108D2"/>
    <w:rsid w:val="00E1105E"/>
    <w:rsid w:val="00E11AFA"/>
    <w:rsid w:val="00E11CEF"/>
    <w:rsid w:val="00E12EA9"/>
    <w:rsid w:val="00E13724"/>
    <w:rsid w:val="00E13A6D"/>
    <w:rsid w:val="00E14E59"/>
    <w:rsid w:val="00E16C79"/>
    <w:rsid w:val="00E17AA9"/>
    <w:rsid w:val="00E20469"/>
    <w:rsid w:val="00E210E4"/>
    <w:rsid w:val="00E217DF"/>
    <w:rsid w:val="00E22DF3"/>
    <w:rsid w:val="00E26413"/>
    <w:rsid w:val="00E26F3A"/>
    <w:rsid w:val="00E27B35"/>
    <w:rsid w:val="00E27B42"/>
    <w:rsid w:val="00E30443"/>
    <w:rsid w:val="00E307BC"/>
    <w:rsid w:val="00E3089C"/>
    <w:rsid w:val="00E32AF2"/>
    <w:rsid w:val="00E358E7"/>
    <w:rsid w:val="00E37F49"/>
    <w:rsid w:val="00E41094"/>
    <w:rsid w:val="00E42A3F"/>
    <w:rsid w:val="00E43CD3"/>
    <w:rsid w:val="00E44D58"/>
    <w:rsid w:val="00E46225"/>
    <w:rsid w:val="00E47ADC"/>
    <w:rsid w:val="00E51B24"/>
    <w:rsid w:val="00E52170"/>
    <w:rsid w:val="00E54F54"/>
    <w:rsid w:val="00E55A86"/>
    <w:rsid w:val="00E55B90"/>
    <w:rsid w:val="00E56F46"/>
    <w:rsid w:val="00E5756B"/>
    <w:rsid w:val="00E57C8D"/>
    <w:rsid w:val="00E623CE"/>
    <w:rsid w:val="00E62D90"/>
    <w:rsid w:val="00E63B13"/>
    <w:rsid w:val="00E64558"/>
    <w:rsid w:val="00E67AA0"/>
    <w:rsid w:val="00E714FF"/>
    <w:rsid w:val="00E72B9B"/>
    <w:rsid w:val="00E732FC"/>
    <w:rsid w:val="00E75162"/>
    <w:rsid w:val="00E755FA"/>
    <w:rsid w:val="00E75D6D"/>
    <w:rsid w:val="00E804D9"/>
    <w:rsid w:val="00E80748"/>
    <w:rsid w:val="00E8137A"/>
    <w:rsid w:val="00E81867"/>
    <w:rsid w:val="00E81C2E"/>
    <w:rsid w:val="00E82073"/>
    <w:rsid w:val="00E82B43"/>
    <w:rsid w:val="00E83EC8"/>
    <w:rsid w:val="00E8419F"/>
    <w:rsid w:val="00E85376"/>
    <w:rsid w:val="00E8632B"/>
    <w:rsid w:val="00E87B05"/>
    <w:rsid w:val="00E9006F"/>
    <w:rsid w:val="00E90395"/>
    <w:rsid w:val="00E92355"/>
    <w:rsid w:val="00E93DD9"/>
    <w:rsid w:val="00E943B5"/>
    <w:rsid w:val="00E9458A"/>
    <w:rsid w:val="00E94F1D"/>
    <w:rsid w:val="00E963D5"/>
    <w:rsid w:val="00EA0C90"/>
    <w:rsid w:val="00EA0C98"/>
    <w:rsid w:val="00EA3731"/>
    <w:rsid w:val="00EA5E92"/>
    <w:rsid w:val="00EA7032"/>
    <w:rsid w:val="00EB1080"/>
    <w:rsid w:val="00EB25DE"/>
    <w:rsid w:val="00EB26A2"/>
    <w:rsid w:val="00EB3003"/>
    <w:rsid w:val="00EB387F"/>
    <w:rsid w:val="00EB4691"/>
    <w:rsid w:val="00EB4D88"/>
    <w:rsid w:val="00EB50E4"/>
    <w:rsid w:val="00EB59A1"/>
    <w:rsid w:val="00EB7991"/>
    <w:rsid w:val="00EC3AF3"/>
    <w:rsid w:val="00EC57E0"/>
    <w:rsid w:val="00ED04BA"/>
    <w:rsid w:val="00ED5968"/>
    <w:rsid w:val="00ED76ED"/>
    <w:rsid w:val="00EE0F83"/>
    <w:rsid w:val="00EE26C8"/>
    <w:rsid w:val="00EE2756"/>
    <w:rsid w:val="00EE6053"/>
    <w:rsid w:val="00EE62A6"/>
    <w:rsid w:val="00EE6E87"/>
    <w:rsid w:val="00EF05ED"/>
    <w:rsid w:val="00EF0985"/>
    <w:rsid w:val="00F02037"/>
    <w:rsid w:val="00F02792"/>
    <w:rsid w:val="00F04336"/>
    <w:rsid w:val="00F060F6"/>
    <w:rsid w:val="00F1037D"/>
    <w:rsid w:val="00F11ED9"/>
    <w:rsid w:val="00F124D7"/>
    <w:rsid w:val="00F12E2A"/>
    <w:rsid w:val="00F14084"/>
    <w:rsid w:val="00F14120"/>
    <w:rsid w:val="00F158D2"/>
    <w:rsid w:val="00F16C84"/>
    <w:rsid w:val="00F17490"/>
    <w:rsid w:val="00F17EC4"/>
    <w:rsid w:val="00F201C6"/>
    <w:rsid w:val="00F208AE"/>
    <w:rsid w:val="00F21184"/>
    <w:rsid w:val="00F2327B"/>
    <w:rsid w:val="00F23517"/>
    <w:rsid w:val="00F255D3"/>
    <w:rsid w:val="00F26972"/>
    <w:rsid w:val="00F32A17"/>
    <w:rsid w:val="00F333EB"/>
    <w:rsid w:val="00F34451"/>
    <w:rsid w:val="00F34D14"/>
    <w:rsid w:val="00F3587F"/>
    <w:rsid w:val="00F40D43"/>
    <w:rsid w:val="00F43406"/>
    <w:rsid w:val="00F4448C"/>
    <w:rsid w:val="00F45E88"/>
    <w:rsid w:val="00F464BC"/>
    <w:rsid w:val="00F50646"/>
    <w:rsid w:val="00F513AD"/>
    <w:rsid w:val="00F53F5C"/>
    <w:rsid w:val="00F54729"/>
    <w:rsid w:val="00F579B2"/>
    <w:rsid w:val="00F645BB"/>
    <w:rsid w:val="00F653ED"/>
    <w:rsid w:val="00F660C0"/>
    <w:rsid w:val="00F66580"/>
    <w:rsid w:val="00F6736A"/>
    <w:rsid w:val="00F67A14"/>
    <w:rsid w:val="00F70A6C"/>
    <w:rsid w:val="00F70B07"/>
    <w:rsid w:val="00F7153C"/>
    <w:rsid w:val="00F7180C"/>
    <w:rsid w:val="00F71D79"/>
    <w:rsid w:val="00F74897"/>
    <w:rsid w:val="00F76D2D"/>
    <w:rsid w:val="00F83544"/>
    <w:rsid w:val="00F84411"/>
    <w:rsid w:val="00F856D7"/>
    <w:rsid w:val="00F862DB"/>
    <w:rsid w:val="00F86488"/>
    <w:rsid w:val="00F900A0"/>
    <w:rsid w:val="00F90CD2"/>
    <w:rsid w:val="00F90E31"/>
    <w:rsid w:val="00F917C9"/>
    <w:rsid w:val="00F91914"/>
    <w:rsid w:val="00F9284F"/>
    <w:rsid w:val="00F92D66"/>
    <w:rsid w:val="00F93983"/>
    <w:rsid w:val="00F93B2E"/>
    <w:rsid w:val="00F96D6B"/>
    <w:rsid w:val="00F97CFD"/>
    <w:rsid w:val="00FA105C"/>
    <w:rsid w:val="00FA2C15"/>
    <w:rsid w:val="00FA44FC"/>
    <w:rsid w:val="00FA727C"/>
    <w:rsid w:val="00FA76E6"/>
    <w:rsid w:val="00FA7BBB"/>
    <w:rsid w:val="00FB1A13"/>
    <w:rsid w:val="00FB38C6"/>
    <w:rsid w:val="00FB5015"/>
    <w:rsid w:val="00FC1021"/>
    <w:rsid w:val="00FC2525"/>
    <w:rsid w:val="00FC2E79"/>
    <w:rsid w:val="00FC3FB9"/>
    <w:rsid w:val="00FC5DB1"/>
    <w:rsid w:val="00FC72B1"/>
    <w:rsid w:val="00FD1220"/>
    <w:rsid w:val="00FD2193"/>
    <w:rsid w:val="00FD4FF2"/>
    <w:rsid w:val="00FD5D16"/>
    <w:rsid w:val="00FD69A8"/>
    <w:rsid w:val="00FE0010"/>
    <w:rsid w:val="00FE237B"/>
    <w:rsid w:val="00FE2F2F"/>
    <w:rsid w:val="00FF05E9"/>
    <w:rsid w:val="00FF13B2"/>
    <w:rsid w:val="00FF5B42"/>
    <w:rsid w:val="00FF6DBD"/>
    <w:rsid w:val="00FF72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imes New Roman" w:hAnsi="Georgia" w:cs="Times New Roman"/>
        <w:sz w:val="22"/>
        <w:szCs w:val="22"/>
        <w:lang w:val="en-US" w:eastAsia="en-US" w:bidi="ar-SA"/>
      </w:rPr>
    </w:rPrDefault>
    <w:pPrDefault>
      <w:pPr>
        <w:spacing w:line="288" w:lineRule="auto"/>
      </w:pPr>
    </w:pPrDefault>
  </w:docDefaults>
  <w:latentStyles w:defLockedState="0" w:defUIPriority="99" w:defSemiHidden="0" w:defUnhideWhenUsed="0" w:defQFormat="0" w:count="267">
    <w:lsdException w:name="Normal" w:uiPriority="0"/>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note text" w:uiPriority="0"/>
    <w:lsdException w:name="header" w:uiPriority="0"/>
    <w:lsdException w:name="caption" w:uiPriority="35" w:qFormat="1"/>
    <w:lsdException w:name="annotation reference" w:semiHidden="1"/>
    <w:lsdException w:name="line number" w:semiHidden="1" w:unhideWhenUsed="1"/>
    <w:lsdException w:name="macro" w:semiHidden="1" w:unhideWhenUsed="1"/>
    <w:lsdException w:name="List 2" w:uiPriority="0"/>
    <w:lsdException w:name="List 3" w:uiPriority="0"/>
    <w:lsdException w:name="List Bullet 3" w:uiPriority="0"/>
    <w:lsdException w:name="Title" w:uiPriority="0" w:qFormat="1"/>
    <w:lsdException w:name="Closing" w:semiHidden="1"/>
    <w:lsdException w:name="Signature" w:semiHidden="1" w:unhideWhenUsed="1"/>
    <w:lsdException w:name="Default Paragraph Font" w:uiPriority="1"/>
    <w:lsdException w:name="Body Text" w:uiPriority="0" w:qFormat="1"/>
    <w:lsdException w:name="Subtitle" w:uiPriority="11" w:qFormat="1"/>
    <w:lsdException w:name="Salutation" w:semiHidden="1" w:unhideWhenUsed="1"/>
    <w:lsdException w:name="Body Text First Indent" w:semiHidden="1"/>
    <w:lsdException w:name="Body Text First Indent 2" w:semiHidden="1"/>
    <w:lsdException w:name="Note Heading" w:semiHidden="1" w:unhideWhenUsed="1"/>
    <w:lsdException w:name="Body Text 2" w:semiHidden="1"/>
    <w:lsdException w:name="Block Text" w:semiHidden="1"/>
    <w:lsdException w:name="Emphasis" w:semiHidden="1" w:uiPriority="0" w:qFormat="1"/>
    <w:lsdException w:name="Plain Text" w:semiHidden="1" w:unhideWhenUsed="1"/>
    <w:lsdException w:name="HTML Top of Form" w:uiPriority="0"/>
    <w:lsdException w:name="HTML Bottom of Form" w:uiPriority="0"/>
    <w:lsdException w:name="HTML Acronym"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Table Elegant" w:uiPriority="0"/>
    <w:lsdException w:name="Placeholder Text" w:semiHidden="1"/>
    <w:lsdException w:name="Light List Accent 1" w:uiPriority="61"/>
    <w:lsdException w:name="Revision" w:semiHidden="1"/>
    <w:lsdException w:name="List Paragraph" w:uiPriority="34" w:qFormat="1"/>
    <w:lsdException w:name="Quote" w:semiHidden="1" w:qFormat="1"/>
    <w:lsdException w:name="Intense Quote" w:semiHidden="1" w:qFormat="1"/>
    <w:lsdException w:name="Subtle Emphasis" w:semiHidden="1" w:uiPriority="19" w:qFormat="1"/>
    <w:lsdException w:name="Intense Emphasis" w:semiHidden="1" w:uiPriority="21" w:qFormat="1"/>
    <w:lsdException w:name="Subtle Reference" w:semiHidden="1" w:qFormat="1"/>
    <w:lsdException w:name="Intense Reference" w:semiHidden="1" w:uiPriority="32" w:qFormat="1"/>
    <w:lsdException w:name="Book Title" w:semiHidden="1" w:qFormat="1"/>
    <w:lsdException w:name="Bibliography" w:semiHidden="1" w:unhideWhenUsed="1"/>
    <w:lsdException w:name="TOC Heading" w:semiHidden="1" w:uiPriority="39" w:unhideWhenUsed="1" w:qFormat="1"/>
  </w:latentStyles>
  <w:style w:type="paragraph" w:default="1" w:styleId="Normal">
    <w:name w:val="Normal"/>
    <w:rsid w:val="00460C2E"/>
  </w:style>
  <w:style w:type="paragraph" w:styleId="Heading1">
    <w:name w:val="heading 1"/>
    <w:basedOn w:val="Normal"/>
    <w:next w:val="ParaText"/>
    <w:link w:val="Heading1Char"/>
    <w:uiPriority w:val="9"/>
    <w:qFormat/>
    <w:rsid w:val="00460C2E"/>
    <w:pPr>
      <w:keepNext/>
      <w:numPr>
        <w:numId w:val="1"/>
      </w:numPr>
      <w:spacing w:before="240" w:after="120"/>
      <w:outlineLvl w:val="0"/>
    </w:pPr>
    <w:rPr>
      <w:b/>
      <w:color w:val="003591" w:themeColor="text2"/>
      <w:kern w:val="28"/>
      <w:sz w:val="34"/>
      <w:szCs w:val="34"/>
    </w:rPr>
  </w:style>
  <w:style w:type="paragraph" w:styleId="Heading2">
    <w:name w:val="heading 2"/>
    <w:aliases w:val="FOA 58 - Heading 2"/>
    <w:basedOn w:val="Normal"/>
    <w:next w:val="ParaText"/>
    <w:link w:val="Heading2Char"/>
    <w:uiPriority w:val="9"/>
    <w:qFormat/>
    <w:rsid w:val="00460C2E"/>
    <w:pPr>
      <w:keepNext/>
      <w:numPr>
        <w:ilvl w:val="1"/>
        <w:numId w:val="1"/>
      </w:numPr>
      <w:spacing w:before="240" w:after="120"/>
      <w:outlineLvl w:val="1"/>
    </w:pPr>
    <w:rPr>
      <w:b/>
      <w:sz w:val="30"/>
      <w:szCs w:val="30"/>
    </w:rPr>
  </w:style>
  <w:style w:type="paragraph" w:styleId="Heading3">
    <w:name w:val="heading 3"/>
    <w:aliases w:val="Survey Question"/>
    <w:basedOn w:val="Normal"/>
    <w:next w:val="ParaText"/>
    <w:link w:val="Heading3Char"/>
    <w:autoRedefine/>
    <w:qFormat/>
    <w:rsid w:val="008A0F75"/>
    <w:pPr>
      <w:keepNext/>
      <w:numPr>
        <w:ilvl w:val="2"/>
        <w:numId w:val="1"/>
      </w:numPr>
      <w:spacing w:before="240" w:after="120"/>
      <w:outlineLvl w:val="2"/>
    </w:pPr>
    <w:rPr>
      <w:b/>
      <w:sz w:val="26"/>
      <w:szCs w:val="26"/>
    </w:rPr>
  </w:style>
  <w:style w:type="paragraph" w:styleId="Heading4">
    <w:name w:val="heading 4"/>
    <w:basedOn w:val="Normal"/>
    <w:next w:val="ParaText"/>
    <w:link w:val="Heading4Char"/>
    <w:uiPriority w:val="9"/>
    <w:qFormat/>
    <w:rsid w:val="00460C2E"/>
    <w:pPr>
      <w:keepNext/>
      <w:numPr>
        <w:ilvl w:val="3"/>
        <w:numId w:val="1"/>
      </w:numPr>
      <w:spacing w:before="240"/>
      <w:outlineLvl w:val="3"/>
    </w:pPr>
    <w:rPr>
      <w:b/>
    </w:rPr>
  </w:style>
  <w:style w:type="paragraph" w:styleId="Heading5">
    <w:name w:val="heading 5"/>
    <w:basedOn w:val="Normal"/>
    <w:next w:val="ParaText"/>
    <w:link w:val="Heading5Char"/>
    <w:qFormat/>
    <w:rsid w:val="00460C2E"/>
    <w:pPr>
      <w:numPr>
        <w:ilvl w:val="4"/>
        <w:numId w:val="1"/>
      </w:numPr>
      <w:spacing w:before="240"/>
      <w:outlineLvl w:val="4"/>
    </w:pPr>
    <w:rPr>
      <w:b/>
    </w:rPr>
  </w:style>
  <w:style w:type="paragraph" w:styleId="Heading6">
    <w:name w:val="heading 6"/>
    <w:basedOn w:val="Normal"/>
    <w:next w:val="ParaText"/>
    <w:link w:val="Heading6Char"/>
    <w:uiPriority w:val="9"/>
    <w:qFormat/>
    <w:rsid w:val="00460C2E"/>
    <w:pPr>
      <w:numPr>
        <w:ilvl w:val="5"/>
        <w:numId w:val="1"/>
      </w:numPr>
      <w:spacing w:after="240"/>
      <w:outlineLvl w:val="5"/>
    </w:pPr>
    <w:rPr>
      <w:b/>
    </w:rPr>
  </w:style>
  <w:style w:type="paragraph" w:styleId="Heading7">
    <w:name w:val="heading 7"/>
    <w:basedOn w:val="Normal"/>
    <w:next w:val="ParaText"/>
    <w:link w:val="Heading7Char"/>
    <w:uiPriority w:val="9"/>
    <w:qFormat/>
    <w:rsid w:val="00460C2E"/>
    <w:pPr>
      <w:keepNext/>
      <w:numPr>
        <w:numId w:val="2"/>
      </w:numPr>
      <w:spacing w:before="240" w:after="120"/>
      <w:outlineLvl w:val="6"/>
    </w:pPr>
    <w:rPr>
      <w:b/>
      <w:color w:val="003591" w:themeColor="text2"/>
      <w:kern w:val="28"/>
      <w:sz w:val="34"/>
      <w:szCs w:val="34"/>
    </w:rPr>
  </w:style>
  <w:style w:type="paragraph" w:styleId="Heading8">
    <w:name w:val="heading 8"/>
    <w:basedOn w:val="Normal"/>
    <w:next w:val="ParaText"/>
    <w:link w:val="Heading8Char"/>
    <w:uiPriority w:val="9"/>
    <w:qFormat/>
    <w:rsid w:val="00460C2E"/>
    <w:pPr>
      <w:keepNext/>
      <w:numPr>
        <w:ilvl w:val="1"/>
        <w:numId w:val="2"/>
      </w:numPr>
      <w:spacing w:before="240" w:after="120"/>
      <w:outlineLvl w:val="7"/>
    </w:pPr>
    <w:rPr>
      <w:b/>
      <w:sz w:val="30"/>
      <w:szCs w:val="30"/>
    </w:rPr>
  </w:style>
  <w:style w:type="paragraph" w:styleId="Heading9">
    <w:name w:val="heading 9"/>
    <w:basedOn w:val="Normal"/>
    <w:next w:val="ParaText"/>
    <w:link w:val="Heading9Char"/>
    <w:uiPriority w:val="9"/>
    <w:qFormat/>
    <w:rsid w:val="00460C2E"/>
    <w:pPr>
      <w:keepNext/>
      <w:numPr>
        <w:ilvl w:val="2"/>
        <w:numId w:val="2"/>
      </w:numPr>
      <w:spacing w:before="240"/>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Text">
    <w:name w:val="ParaText"/>
    <w:basedOn w:val="Normal"/>
    <w:link w:val="ParaTextChar"/>
    <w:qFormat/>
    <w:rsid w:val="00460C2E"/>
    <w:pPr>
      <w:spacing w:before="240" w:after="120"/>
    </w:pPr>
  </w:style>
  <w:style w:type="paragraph" w:styleId="Header">
    <w:name w:val="header"/>
    <w:basedOn w:val="Normal"/>
    <w:link w:val="HeaderChar"/>
    <w:rsid w:val="00460C2E"/>
    <w:pPr>
      <w:tabs>
        <w:tab w:val="center" w:pos="4320"/>
        <w:tab w:val="right" w:pos="8640"/>
      </w:tabs>
      <w:spacing w:after="240"/>
      <w:jc w:val="both"/>
    </w:pPr>
    <w:rPr>
      <w:b/>
      <w:sz w:val="34"/>
    </w:rPr>
  </w:style>
  <w:style w:type="paragraph" w:styleId="Footer">
    <w:name w:val="footer"/>
    <w:basedOn w:val="Normal"/>
    <w:link w:val="FooterChar"/>
    <w:uiPriority w:val="99"/>
    <w:rsid w:val="00460C2E"/>
    <w:pPr>
      <w:pBdr>
        <w:top w:val="single" w:sz="12" w:space="1" w:color="666666"/>
      </w:pBdr>
      <w:tabs>
        <w:tab w:val="right" w:pos="9360"/>
      </w:tabs>
      <w:spacing w:line="240" w:lineRule="auto"/>
    </w:pPr>
    <w:rPr>
      <w:color w:val="666666"/>
      <w:sz w:val="18"/>
      <w:szCs w:val="18"/>
    </w:rPr>
  </w:style>
  <w:style w:type="character" w:styleId="PageNumber">
    <w:name w:val="page number"/>
    <w:basedOn w:val="DefaultParagraphFont"/>
    <w:uiPriority w:val="99"/>
    <w:rsid w:val="00460C2E"/>
    <w:rPr>
      <w:rFonts w:ascii="Georgia" w:hAnsi="Georgia"/>
      <w:color w:val="666666"/>
      <w:sz w:val="18"/>
    </w:rPr>
  </w:style>
  <w:style w:type="paragraph" w:styleId="TOC1">
    <w:name w:val="toc 1"/>
    <w:basedOn w:val="Normal"/>
    <w:next w:val="Normal"/>
    <w:autoRedefine/>
    <w:uiPriority w:val="39"/>
    <w:rsid w:val="00460C2E"/>
    <w:pPr>
      <w:tabs>
        <w:tab w:val="left" w:pos="432"/>
        <w:tab w:val="right" w:leader="dot" w:pos="9360"/>
      </w:tabs>
      <w:ind w:left="432" w:hanging="432"/>
    </w:pPr>
    <w:rPr>
      <w:rFonts w:cs="Arial"/>
      <w:noProof/>
    </w:rPr>
  </w:style>
  <w:style w:type="paragraph" w:customStyle="1" w:styleId="TOCTitle">
    <w:name w:val="TOC Title"/>
    <w:basedOn w:val="Header"/>
    <w:autoRedefine/>
    <w:rsid w:val="00750E84"/>
    <w:pPr>
      <w:bidi/>
      <w:spacing w:before="240"/>
      <w:jc w:val="right"/>
    </w:pPr>
    <w:rPr>
      <w:color w:val="0091C4"/>
      <w:sz w:val="42"/>
      <w:szCs w:val="42"/>
    </w:rPr>
  </w:style>
  <w:style w:type="paragraph" w:styleId="TOC9">
    <w:name w:val="toc 9"/>
    <w:basedOn w:val="Normal"/>
    <w:next w:val="Normal"/>
    <w:autoRedefine/>
    <w:uiPriority w:val="99"/>
    <w:semiHidden/>
    <w:rsid w:val="00460C2E"/>
    <w:pPr>
      <w:tabs>
        <w:tab w:val="right" w:pos="1728"/>
        <w:tab w:val="right" w:leader="dot" w:pos="9360"/>
      </w:tabs>
    </w:pPr>
    <w:rPr>
      <w:rFonts w:cs="Arial"/>
      <w:noProof/>
    </w:rPr>
  </w:style>
  <w:style w:type="paragraph" w:customStyle="1" w:styleId="ExhLst">
    <w:name w:val="Exh_Lst"/>
    <w:basedOn w:val="Normal"/>
    <w:rsid w:val="00460C2E"/>
    <w:pPr>
      <w:spacing w:after="240"/>
    </w:pPr>
    <w:rPr>
      <w:b/>
      <w:color w:val="0091C4"/>
      <w:sz w:val="26"/>
    </w:rPr>
  </w:style>
  <w:style w:type="paragraph" w:customStyle="1" w:styleId="List1">
    <w:name w:val="List 1"/>
    <w:basedOn w:val="Normal"/>
    <w:rsid w:val="00460C2E"/>
    <w:pPr>
      <w:numPr>
        <w:numId w:val="13"/>
      </w:numPr>
      <w:tabs>
        <w:tab w:val="left" w:pos="360"/>
      </w:tabs>
      <w:spacing w:line="300" w:lineRule="auto"/>
      <w:outlineLvl w:val="0"/>
    </w:pPr>
  </w:style>
  <w:style w:type="paragraph" w:customStyle="1" w:styleId="Bullet1">
    <w:name w:val="Bullet 1"/>
    <w:basedOn w:val="Normal"/>
    <w:link w:val="Bullet1Char"/>
    <w:qFormat/>
    <w:rsid w:val="00460C2E"/>
    <w:pPr>
      <w:numPr>
        <w:numId w:val="14"/>
      </w:numPr>
    </w:pPr>
  </w:style>
  <w:style w:type="paragraph" w:styleId="BalloonText">
    <w:name w:val="Balloon Text"/>
    <w:basedOn w:val="Normal"/>
    <w:link w:val="BalloonTextChar"/>
    <w:uiPriority w:val="99"/>
    <w:semiHidden/>
    <w:rsid w:val="00460C2E"/>
    <w:pPr>
      <w:spacing w:line="240" w:lineRule="auto"/>
    </w:pPr>
    <w:rPr>
      <w:rFonts w:ascii="Tahoma" w:hAnsi="Tahoma" w:cs="Tahoma"/>
      <w:sz w:val="16"/>
      <w:szCs w:val="16"/>
    </w:rPr>
  </w:style>
  <w:style w:type="paragraph" w:customStyle="1" w:styleId="Exhibit">
    <w:name w:val="Exhibit"/>
    <w:basedOn w:val="Normal"/>
    <w:next w:val="Normal"/>
    <w:rsid w:val="00460C2E"/>
    <w:pPr>
      <w:spacing w:after="240"/>
    </w:pPr>
    <w:rPr>
      <w:rFonts w:ascii="Verdana" w:hAnsi="Verdana"/>
      <w:b/>
    </w:rPr>
  </w:style>
  <w:style w:type="paragraph" w:styleId="TableofFigures">
    <w:name w:val="table of figures"/>
    <w:basedOn w:val="Normal"/>
    <w:next w:val="Normal"/>
    <w:uiPriority w:val="99"/>
    <w:rsid w:val="00460C2E"/>
    <w:pPr>
      <w:ind w:left="440" w:hanging="440"/>
    </w:pPr>
  </w:style>
  <w:style w:type="paragraph" w:styleId="TOC2">
    <w:name w:val="toc 2"/>
    <w:basedOn w:val="Normal"/>
    <w:next w:val="Normal"/>
    <w:autoRedefine/>
    <w:uiPriority w:val="39"/>
    <w:rsid w:val="00460C2E"/>
    <w:pPr>
      <w:tabs>
        <w:tab w:val="left" w:pos="1080"/>
        <w:tab w:val="right" w:leader="dot" w:pos="9360"/>
      </w:tabs>
      <w:ind w:left="1440" w:hanging="1008"/>
    </w:pPr>
    <w:rPr>
      <w:noProof/>
    </w:rPr>
  </w:style>
  <w:style w:type="paragraph" w:styleId="TOC3">
    <w:name w:val="toc 3"/>
    <w:basedOn w:val="Normal"/>
    <w:next w:val="Normal"/>
    <w:autoRedefine/>
    <w:uiPriority w:val="39"/>
    <w:rsid w:val="00460C2E"/>
    <w:pPr>
      <w:tabs>
        <w:tab w:val="left" w:pos="1512"/>
        <w:tab w:val="right" w:leader="dot" w:pos="9360"/>
      </w:tabs>
      <w:ind w:left="2376" w:hanging="1512"/>
    </w:pPr>
    <w:rPr>
      <w:noProof/>
    </w:rPr>
  </w:style>
  <w:style w:type="paragraph" w:styleId="TOC4">
    <w:name w:val="toc 4"/>
    <w:basedOn w:val="Normal"/>
    <w:next w:val="Normal"/>
    <w:autoRedefine/>
    <w:uiPriority w:val="99"/>
    <w:rsid w:val="00460C2E"/>
    <w:pPr>
      <w:tabs>
        <w:tab w:val="left" w:pos="2592"/>
        <w:tab w:val="right" w:leader="dot" w:pos="9360"/>
      </w:tabs>
      <w:ind w:left="-810" w:firstLine="2538"/>
    </w:pPr>
    <w:rPr>
      <w:noProof/>
    </w:rPr>
  </w:style>
  <w:style w:type="paragraph" w:styleId="TOC5">
    <w:name w:val="toc 5"/>
    <w:basedOn w:val="Normal"/>
    <w:next w:val="Normal"/>
    <w:autoRedefine/>
    <w:uiPriority w:val="99"/>
    <w:rsid w:val="00460C2E"/>
    <w:pPr>
      <w:tabs>
        <w:tab w:val="left" w:pos="2736"/>
        <w:tab w:val="left" w:pos="3672"/>
        <w:tab w:val="right" w:leader="dot" w:pos="9360"/>
      </w:tabs>
      <w:ind w:left="-1350" w:firstLine="3942"/>
    </w:pPr>
    <w:rPr>
      <w:noProof/>
    </w:rPr>
  </w:style>
  <w:style w:type="paragraph" w:styleId="TOC6">
    <w:name w:val="toc 6"/>
    <w:basedOn w:val="Normal"/>
    <w:next w:val="Normal"/>
    <w:autoRedefine/>
    <w:uiPriority w:val="99"/>
    <w:semiHidden/>
    <w:rsid w:val="00460C2E"/>
    <w:pPr>
      <w:tabs>
        <w:tab w:val="left" w:pos="5040"/>
        <w:tab w:val="right" w:leader="dot" w:pos="9350"/>
      </w:tabs>
      <w:ind w:left="3708"/>
    </w:pPr>
  </w:style>
  <w:style w:type="paragraph" w:styleId="TOC7">
    <w:name w:val="toc 7"/>
    <w:basedOn w:val="Normal"/>
    <w:next w:val="Normal"/>
    <w:autoRedefine/>
    <w:uiPriority w:val="99"/>
    <w:semiHidden/>
    <w:rsid w:val="00460C2E"/>
    <w:pPr>
      <w:tabs>
        <w:tab w:val="left" w:pos="432"/>
        <w:tab w:val="right" w:leader="dot" w:pos="9360"/>
      </w:tabs>
      <w:ind w:left="432" w:hanging="432"/>
    </w:pPr>
    <w:rPr>
      <w:noProof/>
    </w:rPr>
  </w:style>
  <w:style w:type="paragraph" w:styleId="TOC8">
    <w:name w:val="toc 8"/>
    <w:basedOn w:val="Normal"/>
    <w:next w:val="Normal"/>
    <w:autoRedefine/>
    <w:uiPriority w:val="99"/>
    <w:semiHidden/>
    <w:rsid w:val="00460C2E"/>
    <w:pPr>
      <w:ind w:left="1540"/>
    </w:pPr>
  </w:style>
  <w:style w:type="paragraph" w:styleId="Caption">
    <w:name w:val="caption"/>
    <w:basedOn w:val="Normal"/>
    <w:next w:val="Normal"/>
    <w:link w:val="CaptionChar"/>
    <w:autoRedefine/>
    <w:uiPriority w:val="35"/>
    <w:qFormat/>
    <w:rsid w:val="00342634"/>
    <w:pPr>
      <w:keepNext/>
      <w:spacing w:after="20"/>
      <w:jc w:val="center"/>
    </w:pPr>
    <w:rPr>
      <w:b/>
    </w:rPr>
  </w:style>
  <w:style w:type="character" w:styleId="Hyperlink">
    <w:name w:val="Hyperlink"/>
    <w:basedOn w:val="DefaultParagraphFont"/>
    <w:uiPriority w:val="99"/>
    <w:rsid w:val="00460C2E"/>
    <w:rPr>
      <w:color w:val="0000FF"/>
      <w:u w:val="single"/>
    </w:rPr>
  </w:style>
  <w:style w:type="paragraph" w:customStyle="1" w:styleId="Bullet2">
    <w:name w:val="Bullet 2"/>
    <w:basedOn w:val="Normal"/>
    <w:qFormat/>
    <w:rsid w:val="00460C2E"/>
    <w:pPr>
      <w:numPr>
        <w:numId w:val="15"/>
      </w:numPr>
    </w:pPr>
  </w:style>
  <w:style w:type="paragraph" w:customStyle="1" w:styleId="Bullet3">
    <w:name w:val="Bullet 3"/>
    <w:basedOn w:val="Normal"/>
    <w:rsid w:val="00460C2E"/>
    <w:pPr>
      <w:numPr>
        <w:numId w:val="16"/>
      </w:numPr>
    </w:pPr>
  </w:style>
  <w:style w:type="paragraph" w:customStyle="1" w:styleId="Headline">
    <w:name w:val="Headline"/>
    <w:basedOn w:val="Normal"/>
    <w:next w:val="SubHeadline"/>
    <w:rsid w:val="00460C2E"/>
    <w:rPr>
      <w:color w:val="003591" w:themeColor="accent1"/>
      <w:sz w:val="56"/>
      <w:szCs w:val="44"/>
      <w:lang w:val="en-GB"/>
    </w:rPr>
  </w:style>
  <w:style w:type="paragraph" w:customStyle="1" w:styleId="SubHeadline">
    <w:name w:val="Sub Headline"/>
    <w:basedOn w:val="Headline"/>
    <w:next w:val="Normal"/>
    <w:rsid w:val="00460C2E"/>
    <w:rPr>
      <w:sz w:val="44"/>
      <w:szCs w:val="30"/>
    </w:rPr>
  </w:style>
  <w:style w:type="paragraph" w:customStyle="1" w:styleId="Bullet1-hardreturn">
    <w:name w:val="Bullet 1 - hard return"/>
    <w:basedOn w:val="Bullet1"/>
    <w:rsid w:val="00460C2E"/>
    <w:pPr>
      <w:numPr>
        <w:numId w:val="0"/>
      </w:numPr>
      <w:spacing w:after="240"/>
    </w:pPr>
  </w:style>
  <w:style w:type="paragraph" w:customStyle="1" w:styleId="Bullet2-hardreturn">
    <w:name w:val="Bullet 2 - hard return"/>
    <w:basedOn w:val="Bullet2"/>
    <w:rsid w:val="00460C2E"/>
    <w:pPr>
      <w:numPr>
        <w:numId w:val="0"/>
      </w:numPr>
      <w:spacing w:after="240"/>
    </w:pPr>
  </w:style>
  <w:style w:type="paragraph" w:customStyle="1" w:styleId="Bullet3-hardreturn">
    <w:name w:val="Bullet 3 - hard return"/>
    <w:basedOn w:val="Bullet3"/>
    <w:rsid w:val="00460C2E"/>
    <w:pPr>
      <w:numPr>
        <w:numId w:val="0"/>
      </w:numPr>
      <w:spacing w:after="240"/>
    </w:pPr>
  </w:style>
  <w:style w:type="paragraph" w:customStyle="1" w:styleId="Tabletext">
    <w:name w:val="Table text"/>
    <w:basedOn w:val="Normal"/>
    <w:qFormat/>
    <w:rsid w:val="00460C2E"/>
    <w:pPr>
      <w:spacing w:before="20" w:after="20"/>
    </w:pPr>
    <w:rPr>
      <w:sz w:val="20"/>
    </w:rPr>
  </w:style>
  <w:style w:type="paragraph" w:customStyle="1" w:styleId="Text">
    <w:name w:val="Text"/>
    <w:basedOn w:val="Normal"/>
    <w:rsid w:val="00460C2E"/>
    <w:rPr>
      <w:color w:val="003591" w:themeColor="text2"/>
      <w:sz w:val="26"/>
      <w:szCs w:val="26"/>
      <w:lang w:val="en-GB"/>
    </w:rPr>
  </w:style>
  <w:style w:type="table" w:styleId="TableGrid">
    <w:name w:val="Table Grid"/>
    <w:aliases w:val="normal,Alternating  Rows"/>
    <w:basedOn w:val="TableNormal"/>
    <w:uiPriority w:val="99"/>
    <w:rsid w:val="00460C2E"/>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0" w:type="dxa"/>
        <w:left w:w="108" w:type="dxa"/>
        <w:bottom w:w="0" w:type="dxa"/>
        <w:right w:w="108" w:type="dxa"/>
      </w:tblCellMar>
    </w:tblPr>
    <w:tcPr>
      <w:vAlign w:val="center"/>
    </w:tcPr>
    <w:tblStylePr w:type="firstRow">
      <w:pPr>
        <w:keepNext/>
        <w:widowControl/>
        <w:wordWrap/>
        <w:spacing w:beforeLines="0" w:beforeAutospacing="0" w:afterLines="0" w:afterAutospacing="0" w:line="312" w:lineRule="auto"/>
        <w:jc w:val="center"/>
        <w:outlineLvl w:val="9"/>
      </w:pPr>
      <w:rPr>
        <w:rFonts w:ascii="Verdana" w:hAnsi="Verdana"/>
        <w:b/>
        <w:color w:val="FFFFFF" w:themeColor="background1"/>
        <w:sz w:val="20"/>
      </w:rPr>
      <w:tblPr/>
      <w:tcPr>
        <w:shd w:val="clear" w:color="auto" w:fill="003591"/>
      </w:tcPr>
    </w:tblStylePr>
  </w:style>
  <w:style w:type="paragraph" w:styleId="FootnoteText">
    <w:name w:val="footnote text"/>
    <w:aliases w:val="DFSListFootnote,Footnote Text Char1,Footnote Text Char Char,Footnote Text Char1 Char,Footnote Text Char Char Char,Footnote Text Char1 Char Char Char,Footnote Text Char Char1 Char Char Char"/>
    <w:basedOn w:val="Normal"/>
    <w:link w:val="FootnoteTextChar"/>
    <w:rsid w:val="00460C2E"/>
    <w:pPr>
      <w:spacing w:after="60" w:line="240" w:lineRule="auto"/>
    </w:pPr>
    <w:rPr>
      <w:sz w:val="20"/>
      <w:szCs w:val="20"/>
    </w:rPr>
  </w:style>
  <w:style w:type="character" w:styleId="FootnoteReference">
    <w:name w:val="footnote reference"/>
    <w:aliases w:val="o"/>
    <w:basedOn w:val="DefaultParagraphFont"/>
    <w:uiPriority w:val="99"/>
    <w:rsid w:val="00460C2E"/>
    <w:rPr>
      <w:vertAlign w:val="superscript"/>
    </w:rPr>
  </w:style>
  <w:style w:type="character" w:customStyle="1" w:styleId="BalloonTextChar">
    <w:name w:val="Balloon Text Char"/>
    <w:basedOn w:val="DefaultParagraphFont"/>
    <w:link w:val="BalloonText"/>
    <w:uiPriority w:val="99"/>
    <w:semiHidden/>
    <w:rsid w:val="00460C2E"/>
    <w:rPr>
      <w:rFonts w:ascii="Tahoma" w:hAnsi="Tahoma" w:cs="Tahoma"/>
      <w:sz w:val="16"/>
      <w:szCs w:val="16"/>
    </w:rPr>
  </w:style>
  <w:style w:type="paragraph" w:styleId="List2">
    <w:name w:val="List 2"/>
    <w:basedOn w:val="Normal"/>
    <w:rsid w:val="00460C2E"/>
    <w:pPr>
      <w:numPr>
        <w:ilvl w:val="1"/>
        <w:numId w:val="13"/>
      </w:numPr>
      <w:tabs>
        <w:tab w:val="left" w:pos="360"/>
      </w:tabs>
      <w:contextualSpacing/>
      <w:outlineLvl w:val="1"/>
    </w:pPr>
  </w:style>
  <w:style w:type="paragraph" w:styleId="List3">
    <w:name w:val="List 3"/>
    <w:basedOn w:val="Normal"/>
    <w:rsid w:val="00460C2E"/>
    <w:pPr>
      <w:numPr>
        <w:ilvl w:val="2"/>
        <w:numId w:val="13"/>
      </w:numPr>
      <w:tabs>
        <w:tab w:val="left" w:pos="360"/>
      </w:tabs>
      <w:contextualSpacing/>
      <w:outlineLvl w:val="2"/>
    </w:pPr>
  </w:style>
  <w:style w:type="paragraph" w:customStyle="1" w:styleId="Tableleft-handcolumn">
    <w:name w:val="Table: left-hand column"/>
    <w:basedOn w:val="Tabletext"/>
    <w:next w:val="ParaText"/>
    <w:rsid w:val="00460C2E"/>
    <w:rPr>
      <w:b/>
      <w:color w:val="002776"/>
    </w:rPr>
  </w:style>
  <w:style w:type="character" w:customStyle="1" w:styleId="ParaTextChar">
    <w:name w:val="ParaText Char"/>
    <w:basedOn w:val="DefaultParagraphFont"/>
    <w:link w:val="ParaText"/>
    <w:rsid w:val="00460C2E"/>
  </w:style>
  <w:style w:type="table" w:styleId="LightList-Accent1">
    <w:name w:val="Light List Accent 1"/>
    <w:basedOn w:val="TableNormal"/>
    <w:uiPriority w:val="61"/>
    <w:rsid w:val="00460C2E"/>
    <w:pPr>
      <w:spacing w:line="240" w:lineRule="auto"/>
    </w:p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3591" w:themeFill="accent1"/>
      </w:tcPr>
    </w:tblStylePr>
    <w:tblStylePr w:type="lastRow">
      <w:pPr>
        <w:spacing w:before="0" w:after="0" w:line="240" w:lineRule="auto"/>
      </w:pPr>
      <w:rPr>
        <w:b/>
        <w:bCs/>
      </w:rPr>
      <w:tblPr/>
      <w:tcPr>
        <w:tcBorders>
          <w:top w:val="double" w:sz="6" w:space="0" w:color="003591" w:themeColor="accent1"/>
          <w:left w:val="single" w:sz="8" w:space="0" w:color="003591" w:themeColor="accent1"/>
          <w:bottom w:val="single" w:sz="8" w:space="0" w:color="003591" w:themeColor="accent1"/>
          <w:right w:val="single" w:sz="8" w:space="0" w:color="003591" w:themeColor="accent1"/>
        </w:tcBorders>
      </w:tcPr>
    </w:tblStylePr>
    <w:tblStylePr w:type="firstCol">
      <w:rPr>
        <w:b/>
        <w:bCs/>
      </w:rPr>
    </w:tblStylePr>
    <w:tblStylePr w:type="lastCol">
      <w:rPr>
        <w:b/>
        <w:bCs/>
      </w:rPr>
    </w:tblStylePr>
    <w:tblStylePr w:type="band1Vert">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tcPr>
    </w:tblStylePr>
    <w:tblStylePr w:type="band1Horz">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tcPr>
    </w:tblStylePr>
  </w:style>
  <w:style w:type="table" w:styleId="Table3Deffects1">
    <w:name w:val="Table 3D effects 1"/>
    <w:basedOn w:val="TableNormal"/>
    <w:uiPriority w:val="99"/>
    <w:rsid w:val="00460C2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DNVGLNormal">
    <w:name w:val="DNV GL Normal"/>
    <w:aliases w:val="Alternating Rows"/>
    <w:basedOn w:val="TableNormal"/>
    <w:uiPriority w:val="99"/>
    <w:rsid w:val="00460C2E"/>
    <w:pPr>
      <w:spacing w:before="20" w:after="20"/>
    </w:pPr>
    <w:tblPr>
      <w:tblStyleRowBandSize w:val="1"/>
      <w:tblInd w:w="0" w:type="dxa"/>
      <w:tblBorders>
        <w:top w:val="single" w:sz="4" w:space="0" w:color="A6BAED" w:themeColor="accent4" w:themeTint="40"/>
        <w:left w:val="single" w:sz="4" w:space="0" w:color="A6BAED" w:themeColor="accent4" w:themeTint="40"/>
        <w:bottom w:val="single" w:sz="4" w:space="0" w:color="A6BAED" w:themeColor="accent4" w:themeTint="40"/>
        <w:right w:val="single" w:sz="4" w:space="0" w:color="A6BAED" w:themeColor="accent4" w:themeTint="40"/>
        <w:insideH w:val="single" w:sz="4" w:space="0" w:color="A6BAED" w:themeColor="accent4" w:themeTint="40"/>
        <w:insideV w:val="single" w:sz="4" w:space="0" w:color="A6BAED" w:themeColor="accent4" w:themeTint="40"/>
      </w:tblBorders>
      <w:tblCellMar>
        <w:top w:w="0" w:type="dxa"/>
        <w:left w:w="108" w:type="dxa"/>
        <w:bottom w:w="0" w:type="dxa"/>
        <w:right w:w="108" w:type="dxa"/>
      </w:tblCellMar>
    </w:tblPr>
    <w:tblStylePr w:type="firstRow">
      <w:pPr>
        <w:wordWrap/>
        <w:jc w:val="center"/>
      </w:pPr>
      <w:rPr>
        <w:rFonts w:asciiTheme="majorHAnsi" w:hAnsiTheme="majorHAnsi"/>
        <w:b/>
        <w:color w:val="FFFFFF" w:themeColor="background2"/>
        <w:sz w:val="22"/>
      </w:rPr>
      <w:tblPr/>
      <w:tcPr>
        <w:shd w:val="clear" w:color="auto" w:fill="003591" w:themeFill="text2"/>
      </w:tcPr>
    </w:tblStylePr>
    <w:tblStylePr w:type="band1Horz">
      <w:tblPr/>
      <w:tcPr>
        <w:shd w:val="clear" w:color="auto" w:fill="E5F5FB" w:themeFill="accent6"/>
      </w:tcPr>
    </w:tblStylePr>
  </w:style>
  <w:style w:type="table" w:customStyle="1" w:styleId="DNVGLTable">
    <w:name w:val="DNV GL Table"/>
    <w:aliases w:val="variation"/>
    <w:basedOn w:val="TableNormal"/>
    <w:uiPriority w:val="99"/>
    <w:rsid w:val="00460C2E"/>
    <w:pPr>
      <w:spacing w:before="20" w:after="20"/>
    </w:pPr>
    <w:rPr>
      <w:rFonts w:asciiTheme="minorHAnsi" w:hAnsiTheme="minorHAnsi"/>
    </w:rPr>
    <w:tblPr>
      <w:tblInd w:w="0" w:type="dxa"/>
      <w:tblBorders>
        <w:top w:val="single" w:sz="8" w:space="0" w:color="FFFFFF" w:themeColor="background1"/>
        <w:bottom w:val="single" w:sz="8" w:space="0" w:color="FFFFFF" w:themeColor="background1"/>
        <w:insideH w:val="single" w:sz="8" w:space="0" w:color="FFFFFF" w:themeColor="background1"/>
      </w:tblBorders>
      <w:tblCellMar>
        <w:top w:w="0" w:type="dxa"/>
        <w:left w:w="108" w:type="dxa"/>
        <w:bottom w:w="0" w:type="dxa"/>
        <w:right w:w="108" w:type="dxa"/>
      </w:tblCellMar>
    </w:tblPr>
    <w:tcPr>
      <w:shd w:val="clear" w:color="auto" w:fill="F2F2F2" w:themeFill="background1" w:themeFillShade="F2"/>
    </w:tcPr>
    <w:tblStylePr w:type="firstRow">
      <w:rPr>
        <w:rFonts w:asciiTheme="majorHAnsi" w:hAnsiTheme="majorHAnsi"/>
        <w:b/>
        <w:color w:val="FFFFFF" w:themeColor="background1"/>
        <w:sz w:val="20"/>
      </w:rPr>
      <w:tblPr/>
      <w:tcPr>
        <w:shd w:val="clear" w:color="auto" w:fill="009FDA" w:themeFill="accent5"/>
      </w:tcPr>
    </w:tblStylePr>
    <w:tblStylePr w:type="lastRow">
      <w:rPr>
        <w:rFonts w:asciiTheme="majorHAnsi" w:hAnsiTheme="majorHAnsi"/>
        <w:b w:val="0"/>
        <w:color w:val="FFFFFF" w:themeColor="background1"/>
        <w:sz w:val="20"/>
      </w:rPr>
      <w:tblPr/>
      <w:tcPr>
        <w:shd w:val="clear" w:color="auto" w:fill="009FDA" w:themeFill="accent5"/>
      </w:tcPr>
    </w:tblStylePr>
  </w:style>
  <w:style w:type="paragraph" w:customStyle="1" w:styleId="CoverText">
    <w:name w:val="Cover Text"/>
    <w:basedOn w:val="Normal"/>
    <w:next w:val="Normal"/>
    <w:rsid w:val="00460C2E"/>
    <w:rPr>
      <w:sz w:val="28"/>
      <w:szCs w:val="28"/>
    </w:rPr>
  </w:style>
  <w:style w:type="paragraph" w:customStyle="1" w:styleId="TableColumnHead">
    <w:name w:val="Table Column Head"/>
    <w:basedOn w:val="Tabletext"/>
    <w:next w:val="Normal"/>
    <w:rsid w:val="00460C2E"/>
    <w:pPr>
      <w:keepNext/>
      <w:jc w:val="center"/>
    </w:pPr>
    <w:rPr>
      <w:rFonts w:ascii="Verdana" w:hAnsi="Verdana"/>
      <w:b/>
      <w:color w:val="FFFFFF" w:themeColor="background1"/>
    </w:rPr>
  </w:style>
  <w:style w:type="paragraph" w:styleId="ListParagraph">
    <w:name w:val="List Paragraph"/>
    <w:basedOn w:val="Normal"/>
    <w:uiPriority w:val="34"/>
    <w:qFormat/>
    <w:rsid w:val="00460C2E"/>
    <w:pPr>
      <w:ind w:left="720"/>
      <w:contextualSpacing/>
    </w:pPr>
  </w:style>
  <w:style w:type="paragraph" w:customStyle="1" w:styleId="RFPText">
    <w:name w:val="RFP Text"/>
    <w:basedOn w:val="Normal"/>
    <w:rsid w:val="00460C2E"/>
    <w:pPr>
      <w:spacing w:before="120" w:after="120"/>
    </w:pPr>
    <w:rPr>
      <w:i/>
      <w:color w:val="0434B1"/>
    </w:rPr>
  </w:style>
  <w:style w:type="paragraph" w:customStyle="1" w:styleId="Question">
    <w:name w:val="Question"/>
    <w:basedOn w:val="Normal"/>
    <w:next w:val="ParaText"/>
    <w:rsid w:val="00460C2E"/>
    <w:pPr>
      <w:spacing w:before="180" w:line="264" w:lineRule="auto"/>
      <w:ind w:left="720" w:hanging="720"/>
    </w:pPr>
    <w:rPr>
      <w:b/>
    </w:rPr>
  </w:style>
  <w:style w:type="paragraph" w:styleId="BodyText">
    <w:name w:val="Body Text"/>
    <w:basedOn w:val="Normal"/>
    <w:link w:val="BodyTextChar"/>
    <w:qFormat/>
    <w:rsid w:val="00460C2E"/>
    <w:pPr>
      <w:spacing w:line="312" w:lineRule="auto"/>
    </w:pPr>
    <w:rPr>
      <w:szCs w:val="24"/>
    </w:rPr>
  </w:style>
  <w:style w:type="character" w:customStyle="1" w:styleId="BodyTextChar">
    <w:name w:val="Body Text Char"/>
    <w:basedOn w:val="DefaultParagraphFont"/>
    <w:link w:val="BodyText"/>
    <w:rsid w:val="00460C2E"/>
    <w:rPr>
      <w:szCs w:val="24"/>
    </w:rPr>
  </w:style>
  <w:style w:type="paragraph" w:customStyle="1" w:styleId="Valediction">
    <w:name w:val="Valediction"/>
    <w:basedOn w:val="BodyText"/>
    <w:semiHidden/>
    <w:rsid w:val="00460C2E"/>
    <w:pPr>
      <w:keepNext/>
    </w:pPr>
  </w:style>
  <w:style w:type="paragraph" w:customStyle="1" w:styleId="ccenc">
    <w:name w:val="cc/enc"/>
    <w:basedOn w:val="BodyText"/>
    <w:semiHidden/>
    <w:rsid w:val="00460C2E"/>
    <w:pPr>
      <w:tabs>
        <w:tab w:val="left" w:pos="1418"/>
      </w:tabs>
      <w:spacing w:before="240"/>
      <w:ind w:left="1418" w:hanging="1418"/>
    </w:pPr>
  </w:style>
  <w:style w:type="paragraph" w:customStyle="1" w:styleId="LegalFooter">
    <w:name w:val="LegalFooter"/>
    <w:basedOn w:val="Footer"/>
    <w:semiHidden/>
    <w:rsid w:val="00460C2E"/>
    <w:pPr>
      <w:pBdr>
        <w:top w:val="none" w:sz="0" w:space="0" w:color="auto"/>
      </w:pBdr>
      <w:tabs>
        <w:tab w:val="clear" w:pos="9360"/>
      </w:tabs>
      <w:spacing w:line="264" w:lineRule="auto"/>
    </w:pPr>
    <w:rPr>
      <w:rFonts w:ascii="Verdana" w:hAnsi="Verdana"/>
      <w:noProof/>
      <w:color w:val="auto"/>
      <w:sz w:val="17"/>
      <w:szCs w:val="24"/>
    </w:rPr>
  </w:style>
  <w:style w:type="paragraph" w:customStyle="1" w:styleId="FooterDate">
    <w:name w:val="Footer Date"/>
    <w:basedOn w:val="Normal"/>
    <w:unhideWhenUsed/>
    <w:rsid w:val="00460C2E"/>
    <w:pPr>
      <w:keepNext/>
      <w:snapToGrid w:val="0"/>
      <w:jc w:val="right"/>
    </w:pPr>
    <w:rPr>
      <w:rFonts w:cstheme="minorHAnsi"/>
      <w:color w:val="666666"/>
      <w:sz w:val="18"/>
      <w:szCs w:val="18"/>
    </w:rPr>
  </w:style>
  <w:style w:type="paragraph" w:customStyle="1" w:styleId="FooterCompanyName">
    <w:name w:val="Footer Company Name"/>
    <w:basedOn w:val="FootnoteText"/>
    <w:unhideWhenUsed/>
    <w:rsid w:val="00460C2E"/>
    <w:pPr>
      <w:keepNext/>
    </w:pPr>
    <w:rPr>
      <w:rFonts w:ascii="Verdana" w:hAnsi="Verdana"/>
      <w:color w:val="666666"/>
    </w:rPr>
  </w:style>
  <w:style w:type="character" w:customStyle="1" w:styleId="FooterChar">
    <w:name w:val="Footer Char"/>
    <w:basedOn w:val="DefaultParagraphFont"/>
    <w:link w:val="Footer"/>
    <w:uiPriority w:val="99"/>
    <w:rsid w:val="00460C2E"/>
    <w:rPr>
      <w:color w:val="666666"/>
      <w:sz w:val="18"/>
      <w:szCs w:val="18"/>
    </w:rPr>
  </w:style>
  <w:style w:type="character" w:customStyle="1" w:styleId="HeaderChar">
    <w:name w:val="Header Char"/>
    <w:basedOn w:val="DefaultParagraphFont"/>
    <w:link w:val="Header"/>
    <w:rsid w:val="00460C2E"/>
    <w:rPr>
      <w:b/>
      <w:sz w:val="34"/>
    </w:rPr>
  </w:style>
  <w:style w:type="paragraph" w:customStyle="1" w:styleId="BackCover">
    <w:name w:val="Back Cover"/>
    <w:basedOn w:val="BodyText"/>
    <w:next w:val="Normal"/>
    <w:rsid w:val="00460C2E"/>
    <w:pPr>
      <w:spacing w:line="264" w:lineRule="auto"/>
      <w:ind w:right="1440"/>
    </w:pPr>
    <w:rPr>
      <w:rFonts w:ascii="Verdana" w:hAnsi="Verdana" w:cs="Arial"/>
      <w:color w:val="666666"/>
      <w:sz w:val="20"/>
      <w:szCs w:val="20"/>
    </w:rPr>
  </w:style>
  <w:style w:type="table" w:styleId="LightList-Accent5">
    <w:name w:val="Light List Accent 5"/>
    <w:basedOn w:val="TableNormal"/>
    <w:uiPriority w:val="99"/>
    <w:rsid w:val="00460C2E"/>
    <w:pPr>
      <w:spacing w:line="240" w:lineRule="auto"/>
    </w:p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FDA" w:themeFill="accent5"/>
      </w:tcPr>
    </w:tblStylePr>
    <w:tblStylePr w:type="lastRow">
      <w:pPr>
        <w:spacing w:before="0" w:after="0" w:line="240" w:lineRule="auto"/>
      </w:pPr>
      <w:rPr>
        <w:b/>
        <w:bCs/>
      </w:rPr>
      <w:tblPr/>
      <w:tcPr>
        <w:tcBorders>
          <w:top w:val="double" w:sz="6" w:space="0" w:color="009FDA" w:themeColor="accent5"/>
          <w:left w:val="single" w:sz="8" w:space="0" w:color="009FDA" w:themeColor="accent5"/>
          <w:bottom w:val="single" w:sz="8" w:space="0" w:color="009FDA" w:themeColor="accent5"/>
          <w:right w:val="single" w:sz="8" w:space="0" w:color="009FDA" w:themeColor="accent5"/>
        </w:tcBorders>
      </w:tcPr>
    </w:tblStylePr>
    <w:tblStylePr w:type="firstCol">
      <w:rPr>
        <w:b/>
        <w:bCs/>
      </w:rPr>
    </w:tblStylePr>
    <w:tblStylePr w:type="lastCol">
      <w:rPr>
        <w:b/>
        <w:bCs/>
      </w:rPr>
    </w:tblStylePr>
    <w:tblStylePr w:type="band1Vert">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tcPr>
    </w:tblStylePr>
    <w:tblStylePr w:type="band1Horz">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tcPr>
    </w:tblStylePr>
  </w:style>
  <w:style w:type="paragraph" w:styleId="BodyText3">
    <w:name w:val="Body Text 3"/>
    <w:basedOn w:val="Normal"/>
    <w:link w:val="BodyText3Char"/>
    <w:uiPriority w:val="99"/>
    <w:semiHidden/>
    <w:rsid w:val="00460C2E"/>
    <w:pPr>
      <w:spacing w:after="120"/>
    </w:pPr>
    <w:rPr>
      <w:sz w:val="16"/>
      <w:szCs w:val="16"/>
    </w:rPr>
  </w:style>
  <w:style w:type="character" w:customStyle="1" w:styleId="BodyText3Char">
    <w:name w:val="Body Text 3 Char"/>
    <w:basedOn w:val="DefaultParagraphFont"/>
    <w:link w:val="BodyText3"/>
    <w:uiPriority w:val="99"/>
    <w:semiHidden/>
    <w:rsid w:val="00460C2E"/>
    <w:rPr>
      <w:sz w:val="16"/>
      <w:szCs w:val="16"/>
    </w:rPr>
  </w:style>
  <w:style w:type="paragraph" w:styleId="BodyTextIndent">
    <w:name w:val="Body Text Indent"/>
    <w:basedOn w:val="Normal"/>
    <w:link w:val="BodyTextIndentChar"/>
    <w:uiPriority w:val="99"/>
    <w:semiHidden/>
    <w:rsid w:val="00460C2E"/>
    <w:pPr>
      <w:spacing w:after="120"/>
      <w:ind w:left="360"/>
    </w:pPr>
  </w:style>
  <w:style w:type="character" w:customStyle="1" w:styleId="BodyTextIndentChar">
    <w:name w:val="Body Text Indent Char"/>
    <w:basedOn w:val="DefaultParagraphFont"/>
    <w:link w:val="BodyTextIndent"/>
    <w:uiPriority w:val="99"/>
    <w:semiHidden/>
    <w:rsid w:val="00460C2E"/>
  </w:style>
  <w:style w:type="paragraph" w:styleId="BodyTextIndent2">
    <w:name w:val="Body Text Indent 2"/>
    <w:basedOn w:val="Normal"/>
    <w:link w:val="BodyTextIndent2Char"/>
    <w:uiPriority w:val="99"/>
    <w:semiHidden/>
    <w:rsid w:val="00460C2E"/>
    <w:pPr>
      <w:spacing w:after="120" w:line="480" w:lineRule="auto"/>
      <w:ind w:left="360"/>
    </w:pPr>
  </w:style>
  <w:style w:type="character" w:customStyle="1" w:styleId="BodyTextIndent2Char">
    <w:name w:val="Body Text Indent 2 Char"/>
    <w:basedOn w:val="DefaultParagraphFont"/>
    <w:link w:val="BodyTextIndent2"/>
    <w:uiPriority w:val="99"/>
    <w:semiHidden/>
    <w:rsid w:val="00460C2E"/>
  </w:style>
  <w:style w:type="paragraph" w:styleId="BodyTextIndent3">
    <w:name w:val="Body Text Indent 3"/>
    <w:basedOn w:val="Normal"/>
    <w:link w:val="BodyTextIndent3Char"/>
    <w:uiPriority w:val="99"/>
    <w:semiHidden/>
    <w:rsid w:val="00460C2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60C2E"/>
    <w:rPr>
      <w:sz w:val="16"/>
      <w:szCs w:val="16"/>
    </w:rPr>
  </w:style>
  <w:style w:type="paragraph" w:styleId="CommentText">
    <w:name w:val="annotation text"/>
    <w:basedOn w:val="Normal"/>
    <w:link w:val="CommentTextChar"/>
    <w:autoRedefine/>
    <w:uiPriority w:val="99"/>
    <w:rsid w:val="00821798"/>
    <w:pPr>
      <w:spacing w:line="240" w:lineRule="auto"/>
    </w:pPr>
    <w:rPr>
      <w:rFonts w:ascii="Verdana" w:hAnsi="Verdana"/>
      <w:sz w:val="20"/>
      <w:szCs w:val="20"/>
    </w:rPr>
  </w:style>
  <w:style w:type="character" w:customStyle="1" w:styleId="CommentTextChar">
    <w:name w:val="Comment Text Char"/>
    <w:basedOn w:val="DefaultParagraphFont"/>
    <w:link w:val="CommentText"/>
    <w:uiPriority w:val="99"/>
    <w:rsid w:val="00821798"/>
    <w:rPr>
      <w:rFonts w:ascii="Verdana" w:hAnsi="Verdana"/>
      <w:sz w:val="20"/>
      <w:szCs w:val="20"/>
    </w:rPr>
  </w:style>
  <w:style w:type="paragraph" w:styleId="CommentSubject">
    <w:name w:val="annotation subject"/>
    <w:basedOn w:val="CommentText"/>
    <w:next w:val="CommentText"/>
    <w:link w:val="CommentSubjectChar"/>
    <w:uiPriority w:val="99"/>
    <w:semiHidden/>
    <w:rsid w:val="00460C2E"/>
    <w:rPr>
      <w:b/>
      <w:bCs/>
    </w:rPr>
  </w:style>
  <w:style w:type="character" w:customStyle="1" w:styleId="CommentSubjectChar">
    <w:name w:val="Comment Subject Char"/>
    <w:basedOn w:val="CommentTextChar"/>
    <w:link w:val="CommentSubject"/>
    <w:uiPriority w:val="99"/>
    <w:semiHidden/>
    <w:rsid w:val="00460C2E"/>
    <w:rPr>
      <w:rFonts w:ascii="Verdana" w:hAnsi="Verdana"/>
      <w:b/>
      <w:bCs/>
      <w:sz w:val="20"/>
      <w:szCs w:val="20"/>
    </w:rPr>
  </w:style>
  <w:style w:type="paragraph" w:styleId="Date">
    <w:name w:val="Date"/>
    <w:basedOn w:val="Normal"/>
    <w:next w:val="Normal"/>
    <w:link w:val="DateChar"/>
    <w:uiPriority w:val="99"/>
    <w:rsid w:val="00460C2E"/>
  </w:style>
  <w:style w:type="character" w:customStyle="1" w:styleId="DateChar">
    <w:name w:val="Date Char"/>
    <w:basedOn w:val="DefaultParagraphFont"/>
    <w:link w:val="Date"/>
    <w:uiPriority w:val="99"/>
    <w:rsid w:val="00460C2E"/>
  </w:style>
  <w:style w:type="paragraph" w:styleId="DocumentMap">
    <w:name w:val="Document Map"/>
    <w:basedOn w:val="Normal"/>
    <w:link w:val="DocumentMapChar"/>
    <w:uiPriority w:val="99"/>
    <w:rsid w:val="00460C2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460C2E"/>
    <w:rPr>
      <w:rFonts w:ascii="Tahoma" w:hAnsi="Tahoma" w:cs="Tahoma"/>
      <w:sz w:val="16"/>
      <w:szCs w:val="16"/>
    </w:rPr>
  </w:style>
  <w:style w:type="paragraph" w:styleId="E-mailSignature">
    <w:name w:val="E-mail Signature"/>
    <w:basedOn w:val="Normal"/>
    <w:link w:val="E-mailSignatureChar"/>
    <w:uiPriority w:val="99"/>
    <w:rsid w:val="00460C2E"/>
    <w:pPr>
      <w:spacing w:line="240" w:lineRule="auto"/>
    </w:pPr>
  </w:style>
  <w:style w:type="character" w:customStyle="1" w:styleId="E-mailSignatureChar">
    <w:name w:val="E-mail Signature Char"/>
    <w:basedOn w:val="DefaultParagraphFont"/>
    <w:link w:val="E-mailSignature"/>
    <w:uiPriority w:val="99"/>
    <w:rsid w:val="00460C2E"/>
  </w:style>
  <w:style w:type="character" w:styleId="EndnoteReference">
    <w:name w:val="endnote reference"/>
    <w:basedOn w:val="DefaultParagraphFont"/>
    <w:uiPriority w:val="99"/>
    <w:rsid w:val="00460C2E"/>
    <w:rPr>
      <w:vertAlign w:val="superscript"/>
    </w:rPr>
  </w:style>
  <w:style w:type="paragraph" w:styleId="EndnoteText">
    <w:name w:val="endnote text"/>
    <w:basedOn w:val="Normal"/>
    <w:link w:val="EndnoteTextChar"/>
    <w:uiPriority w:val="99"/>
    <w:rsid w:val="00460C2E"/>
    <w:pPr>
      <w:spacing w:line="240" w:lineRule="auto"/>
    </w:pPr>
    <w:rPr>
      <w:sz w:val="20"/>
      <w:szCs w:val="20"/>
    </w:rPr>
  </w:style>
  <w:style w:type="character" w:customStyle="1" w:styleId="EndnoteTextChar">
    <w:name w:val="Endnote Text Char"/>
    <w:basedOn w:val="DefaultParagraphFont"/>
    <w:link w:val="EndnoteText"/>
    <w:uiPriority w:val="99"/>
    <w:rsid w:val="00460C2E"/>
    <w:rPr>
      <w:sz w:val="20"/>
      <w:szCs w:val="20"/>
    </w:rPr>
  </w:style>
  <w:style w:type="paragraph" w:styleId="EnvelopeAddress">
    <w:name w:val="envelope address"/>
    <w:basedOn w:val="Normal"/>
    <w:uiPriority w:val="99"/>
    <w:semiHidden/>
    <w:rsid w:val="00460C2E"/>
    <w:pPr>
      <w:framePr w:w="7920" w:h="1980" w:hRule="exact" w:hSpace="180" w:wrap="auto" w:hAnchor="page" w:xAlign="center" w:yAlign="bottom"/>
      <w:spacing w:line="240" w:lineRule="auto"/>
      <w:ind w:left="2880"/>
    </w:pPr>
    <w:rPr>
      <w:rFonts w:eastAsiaTheme="majorEastAsia" w:cstheme="majorBidi"/>
      <w:sz w:val="24"/>
      <w:szCs w:val="24"/>
    </w:rPr>
  </w:style>
  <w:style w:type="paragraph" w:styleId="EnvelopeReturn">
    <w:name w:val="envelope return"/>
    <w:basedOn w:val="Normal"/>
    <w:uiPriority w:val="99"/>
    <w:semiHidden/>
    <w:rsid w:val="00460C2E"/>
    <w:pPr>
      <w:spacing w:line="240" w:lineRule="auto"/>
    </w:pPr>
    <w:rPr>
      <w:rFonts w:eastAsiaTheme="majorEastAsia" w:cstheme="majorBidi"/>
      <w:sz w:val="20"/>
      <w:szCs w:val="20"/>
    </w:rPr>
  </w:style>
  <w:style w:type="character" w:styleId="FollowedHyperlink">
    <w:name w:val="FollowedHyperlink"/>
    <w:basedOn w:val="DefaultParagraphFont"/>
    <w:uiPriority w:val="99"/>
    <w:rsid w:val="00460C2E"/>
    <w:rPr>
      <w:color w:val="3F9C35"/>
      <w:u w:val="single"/>
    </w:rPr>
  </w:style>
  <w:style w:type="paragraph" w:styleId="HTMLAddress">
    <w:name w:val="HTML Address"/>
    <w:basedOn w:val="Normal"/>
    <w:link w:val="HTMLAddressChar"/>
    <w:uiPriority w:val="99"/>
    <w:unhideWhenUsed/>
    <w:rsid w:val="00460C2E"/>
    <w:pPr>
      <w:spacing w:line="240" w:lineRule="auto"/>
    </w:pPr>
    <w:rPr>
      <w:i/>
      <w:iCs/>
    </w:rPr>
  </w:style>
  <w:style w:type="character" w:customStyle="1" w:styleId="HTMLAddressChar">
    <w:name w:val="HTML Address Char"/>
    <w:basedOn w:val="DefaultParagraphFont"/>
    <w:link w:val="HTMLAddress"/>
    <w:uiPriority w:val="99"/>
    <w:rsid w:val="00460C2E"/>
    <w:rPr>
      <w:i/>
      <w:iCs/>
    </w:rPr>
  </w:style>
  <w:style w:type="character" w:styleId="HTMLCite">
    <w:name w:val="HTML Cite"/>
    <w:basedOn w:val="DefaultParagraphFont"/>
    <w:uiPriority w:val="99"/>
    <w:unhideWhenUsed/>
    <w:rsid w:val="00460C2E"/>
    <w:rPr>
      <w:i/>
      <w:iCs/>
    </w:rPr>
  </w:style>
  <w:style w:type="paragraph" w:styleId="Index1">
    <w:name w:val="index 1"/>
    <w:basedOn w:val="Normal"/>
    <w:next w:val="Normal"/>
    <w:autoRedefine/>
    <w:uiPriority w:val="99"/>
    <w:rsid w:val="00460C2E"/>
    <w:pPr>
      <w:spacing w:line="240" w:lineRule="auto"/>
      <w:ind w:left="220" w:hanging="220"/>
    </w:pPr>
  </w:style>
  <w:style w:type="paragraph" w:styleId="Index2">
    <w:name w:val="index 2"/>
    <w:basedOn w:val="Normal"/>
    <w:next w:val="Normal"/>
    <w:autoRedefine/>
    <w:uiPriority w:val="99"/>
    <w:rsid w:val="00460C2E"/>
    <w:pPr>
      <w:spacing w:line="240" w:lineRule="auto"/>
      <w:ind w:left="440" w:hanging="220"/>
    </w:pPr>
  </w:style>
  <w:style w:type="paragraph" w:styleId="Index3">
    <w:name w:val="index 3"/>
    <w:basedOn w:val="Normal"/>
    <w:next w:val="Normal"/>
    <w:autoRedefine/>
    <w:uiPriority w:val="99"/>
    <w:rsid w:val="00460C2E"/>
    <w:pPr>
      <w:spacing w:line="240" w:lineRule="auto"/>
      <w:ind w:left="660" w:hanging="220"/>
    </w:pPr>
  </w:style>
  <w:style w:type="paragraph" w:styleId="Index4">
    <w:name w:val="index 4"/>
    <w:basedOn w:val="Normal"/>
    <w:next w:val="Normal"/>
    <w:autoRedefine/>
    <w:uiPriority w:val="99"/>
    <w:rsid w:val="00460C2E"/>
    <w:pPr>
      <w:spacing w:line="240" w:lineRule="auto"/>
      <w:ind w:left="880" w:hanging="220"/>
    </w:pPr>
  </w:style>
  <w:style w:type="paragraph" w:styleId="Index5">
    <w:name w:val="index 5"/>
    <w:basedOn w:val="Normal"/>
    <w:next w:val="Normal"/>
    <w:autoRedefine/>
    <w:uiPriority w:val="99"/>
    <w:rsid w:val="00460C2E"/>
    <w:pPr>
      <w:spacing w:line="240" w:lineRule="auto"/>
      <w:ind w:left="1100" w:hanging="220"/>
    </w:pPr>
  </w:style>
  <w:style w:type="paragraph" w:styleId="Index6">
    <w:name w:val="index 6"/>
    <w:basedOn w:val="Normal"/>
    <w:next w:val="Normal"/>
    <w:autoRedefine/>
    <w:uiPriority w:val="99"/>
    <w:rsid w:val="00460C2E"/>
    <w:pPr>
      <w:spacing w:line="240" w:lineRule="auto"/>
      <w:ind w:left="1320" w:hanging="220"/>
    </w:pPr>
  </w:style>
  <w:style w:type="paragraph" w:styleId="Index7">
    <w:name w:val="index 7"/>
    <w:basedOn w:val="Normal"/>
    <w:next w:val="Normal"/>
    <w:autoRedefine/>
    <w:uiPriority w:val="99"/>
    <w:rsid w:val="00460C2E"/>
    <w:pPr>
      <w:spacing w:line="240" w:lineRule="auto"/>
      <w:ind w:left="1540" w:hanging="220"/>
    </w:pPr>
  </w:style>
  <w:style w:type="paragraph" w:styleId="Index8">
    <w:name w:val="index 8"/>
    <w:basedOn w:val="Normal"/>
    <w:next w:val="Normal"/>
    <w:autoRedefine/>
    <w:uiPriority w:val="99"/>
    <w:rsid w:val="00460C2E"/>
    <w:pPr>
      <w:spacing w:line="240" w:lineRule="auto"/>
      <w:ind w:left="1760" w:hanging="220"/>
    </w:pPr>
  </w:style>
  <w:style w:type="paragraph" w:styleId="Index9">
    <w:name w:val="index 9"/>
    <w:basedOn w:val="Normal"/>
    <w:next w:val="Normal"/>
    <w:autoRedefine/>
    <w:uiPriority w:val="99"/>
    <w:rsid w:val="00460C2E"/>
    <w:pPr>
      <w:spacing w:line="240" w:lineRule="auto"/>
      <w:ind w:left="1980" w:hanging="220"/>
    </w:pPr>
  </w:style>
  <w:style w:type="paragraph" w:styleId="IndexHeading">
    <w:name w:val="index heading"/>
    <w:basedOn w:val="Normal"/>
    <w:next w:val="Index1"/>
    <w:uiPriority w:val="99"/>
    <w:rsid w:val="00460C2E"/>
    <w:rPr>
      <w:rFonts w:eastAsiaTheme="majorEastAsia" w:cstheme="majorBidi"/>
      <w:b/>
      <w:bCs/>
    </w:rPr>
  </w:style>
  <w:style w:type="paragraph" w:styleId="List">
    <w:name w:val="List"/>
    <w:basedOn w:val="Normal"/>
    <w:uiPriority w:val="99"/>
    <w:unhideWhenUsed/>
    <w:rsid w:val="00460C2E"/>
    <w:pPr>
      <w:ind w:left="360" w:hanging="360"/>
      <w:contextualSpacing/>
    </w:pPr>
  </w:style>
  <w:style w:type="paragraph" w:styleId="List4">
    <w:name w:val="List 4"/>
    <w:basedOn w:val="Normal"/>
    <w:uiPriority w:val="99"/>
    <w:rsid w:val="00460C2E"/>
    <w:pPr>
      <w:ind w:left="1440" w:hanging="360"/>
      <w:contextualSpacing/>
    </w:pPr>
  </w:style>
  <w:style w:type="paragraph" w:styleId="List5">
    <w:name w:val="List 5"/>
    <w:basedOn w:val="Normal"/>
    <w:uiPriority w:val="99"/>
    <w:rsid w:val="00460C2E"/>
    <w:pPr>
      <w:ind w:left="1800" w:hanging="360"/>
      <w:contextualSpacing/>
    </w:pPr>
  </w:style>
  <w:style w:type="paragraph" w:styleId="ListBullet">
    <w:name w:val="List Bullet"/>
    <w:basedOn w:val="Normal"/>
    <w:uiPriority w:val="99"/>
    <w:rsid w:val="00460C2E"/>
    <w:pPr>
      <w:numPr>
        <w:numId w:val="3"/>
      </w:numPr>
      <w:contextualSpacing/>
    </w:pPr>
  </w:style>
  <w:style w:type="paragraph" w:styleId="ListBullet2">
    <w:name w:val="List Bullet 2"/>
    <w:basedOn w:val="Normal"/>
    <w:uiPriority w:val="99"/>
    <w:rsid w:val="00460C2E"/>
    <w:pPr>
      <w:numPr>
        <w:numId w:val="5"/>
      </w:numPr>
      <w:contextualSpacing/>
    </w:pPr>
  </w:style>
  <w:style w:type="paragraph" w:styleId="ListBullet3">
    <w:name w:val="List Bullet 3"/>
    <w:basedOn w:val="Normal"/>
    <w:rsid w:val="00460C2E"/>
    <w:pPr>
      <w:numPr>
        <w:numId w:val="6"/>
      </w:numPr>
      <w:contextualSpacing/>
    </w:pPr>
  </w:style>
  <w:style w:type="paragraph" w:styleId="ListBullet4">
    <w:name w:val="List Bullet 4"/>
    <w:basedOn w:val="Normal"/>
    <w:uiPriority w:val="99"/>
    <w:rsid w:val="00460C2E"/>
    <w:pPr>
      <w:numPr>
        <w:numId w:val="7"/>
      </w:numPr>
      <w:contextualSpacing/>
    </w:pPr>
  </w:style>
  <w:style w:type="paragraph" w:styleId="ListBullet5">
    <w:name w:val="List Bullet 5"/>
    <w:basedOn w:val="Normal"/>
    <w:uiPriority w:val="99"/>
    <w:rsid w:val="00460C2E"/>
    <w:pPr>
      <w:numPr>
        <w:numId w:val="8"/>
      </w:numPr>
      <w:contextualSpacing/>
    </w:pPr>
  </w:style>
  <w:style w:type="paragraph" w:styleId="ListContinue">
    <w:name w:val="List Continue"/>
    <w:basedOn w:val="Normal"/>
    <w:uiPriority w:val="99"/>
    <w:rsid w:val="00460C2E"/>
    <w:pPr>
      <w:spacing w:after="120"/>
      <w:ind w:left="360"/>
      <w:contextualSpacing/>
    </w:pPr>
  </w:style>
  <w:style w:type="paragraph" w:styleId="ListContinue2">
    <w:name w:val="List Continue 2"/>
    <w:basedOn w:val="Normal"/>
    <w:uiPriority w:val="99"/>
    <w:rsid w:val="00460C2E"/>
    <w:pPr>
      <w:spacing w:after="120"/>
      <w:ind w:left="720"/>
      <w:contextualSpacing/>
    </w:pPr>
  </w:style>
  <w:style w:type="paragraph" w:styleId="ListContinue3">
    <w:name w:val="List Continue 3"/>
    <w:basedOn w:val="Normal"/>
    <w:uiPriority w:val="99"/>
    <w:rsid w:val="00460C2E"/>
    <w:pPr>
      <w:spacing w:after="120"/>
      <w:ind w:left="1080"/>
      <w:contextualSpacing/>
    </w:pPr>
  </w:style>
  <w:style w:type="paragraph" w:styleId="ListContinue4">
    <w:name w:val="List Continue 4"/>
    <w:basedOn w:val="Normal"/>
    <w:uiPriority w:val="99"/>
    <w:rsid w:val="00460C2E"/>
    <w:pPr>
      <w:spacing w:after="120"/>
      <w:ind w:left="1440"/>
      <w:contextualSpacing/>
    </w:pPr>
  </w:style>
  <w:style w:type="paragraph" w:styleId="ListContinue5">
    <w:name w:val="List Continue 5"/>
    <w:basedOn w:val="Normal"/>
    <w:uiPriority w:val="99"/>
    <w:rsid w:val="00460C2E"/>
    <w:pPr>
      <w:spacing w:after="120"/>
      <w:ind w:left="1800"/>
      <w:contextualSpacing/>
    </w:pPr>
  </w:style>
  <w:style w:type="paragraph" w:styleId="ListNumber">
    <w:name w:val="List Number"/>
    <w:basedOn w:val="Normal"/>
    <w:uiPriority w:val="99"/>
    <w:rsid w:val="00460C2E"/>
    <w:pPr>
      <w:numPr>
        <w:numId w:val="4"/>
      </w:numPr>
      <w:contextualSpacing/>
    </w:pPr>
  </w:style>
  <w:style w:type="paragraph" w:styleId="ListNumber2">
    <w:name w:val="List Number 2"/>
    <w:basedOn w:val="Normal"/>
    <w:uiPriority w:val="99"/>
    <w:rsid w:val="00460C2E"/>
    <w:pPr>
      <w:numPr>
        <w:numId w:val="9"/>
      </w:numPr>
      <w:contextualSpacing/>
    </w:pPr>
  </w:style>
  <w:style w:type="paragraph" w:styleId="ListNumber3">
    <w:name w:val="List Number 3"/>
    <w:basedOn w:val="Normal"/>
    <w:uiPriority w:val="99"/>
    <w:rsid w:val="00460C2E"/>
    <w:pPr>
      <w:numPr>
        <w:numId w:val="10"/>
      </w:numPr>
      <w:contextualSpacing/>
    </w:pPr>
  </w:style>
  <w:style w:type="paragraph" w:styleId="ListNumber4">
    <w:name w:val="List Number 4"/>
    <w:basedOn w:val="Normal"/>
    <w:uiPriority w:val="99"/>
    <w:rsid w:val="00460C2E"/>
    <w:pPr>
      <w:numPr>
        <w:numId w:val="11"/>
      </w:numPr>
      <w:contextualSpacing/>
    </w:pPr>
  </w:style>
  <w:style w:type="paragraph" w:styleId="ListNumber5">
    <w:name w:val="List Number 5"/>
    <w:basedOn w:val="Normal"/>
    <w:uiPriority w:val="99"/>
    <w:rsid w:val="00460C2E"/>
    <w:pPr>
      <w:numPr>
        <w:numId w:val="12"/>
      </w:numPr>
      <w:contextualSpacing/>
    </w:pPr>
  </w:style>
  <w:style w:type="paragraph" w:styleId="MessageHeader">
    <w:name w:val="Message Header"/>
    <w:basedOn w:val="Normal"/>
    <w:link w:val="MessageHeaderChar"/>
    <w:uiPriority w:val="99"/>
    <w:unhideWhenUsed/>
    <w:rsid w:val="00460C2E"/>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cstheme="majorBidi"/>
      <w:sz w:val="24"/>
      <w:szCs w:val="24"/>
    </w:rPr>
  </w:style>
  <w:style w:type="character" w:customStyle="1" w:styleId="MessageHeaderChar">
    <w:name w:val="Message Header Char"/>
    <w:basedOn w:val="DefaultParagraphFont"/>
    <w:link w:val="MessageHeader"/>
    <w:uiPriority w:val="99"/>
    <w:rsid w:val="00460C2E"/>
    <w:rPr>
      <w:rFonts w:eastAsiaTheme="majorEastAsia" w:cstheme="majorBidi"/>
      <w:sz w:val="24"/>
      <w:szCs w:val="24"/>
      <w:shd w:val="pct20" w:color="auto" w:fill="auto"/>
    </w:rPr>
  </w:style>
  <w:style w:type="paragraph" w:styleId="NormalWeb">
    <w:name w:val="Normal (Web)"/>
    <w:basedOn w:val="Normal"/>
    <w:uiPriority w:val="99"/>
    <w:rsid w:val="00460C2E"/>
    <w:rPr>
      <w:sz w:val="24"/>
      <w:szCs w:val="24"/>
    </w:rPr>
  </w:style>
  <w:style w:type="paragraph" w:styleId="NormalIndent">
    <w:name w:val="Normal Indent"/>
    <w:basedOn w:val="Normal"/>
    <w:uiPriority w:val="99"/>
    <w:rsid w:val="00460C2E"/>
    <w:pPr>
      <w:ind w:left="720"/>
    </w:pPr>
  </w:style>
  <w:style w:type="paragraph" w:styleId="Subtitle">
    <w:name w:val="Subtitle"/>
    <w:basedOn w:val="Normal"/>
    <w:next w:val="Normal"/>
    <w:link w:val="SubtitleChar"/>
    <w:uiPriority w:val="11"/>
    <w:qFormat/>
    <w:rsid w:val="00460C2E"/>
    <w:pPr>
      <w:numPr>
        <w:ilvl w:val="1"/>
      </w:numPr>
    </w:pPr>
    <w:rPr>
      <w:rFonts w:eastAsiaTheme="majorEastAsia" w:cstheme="majorBidi"/>
      <w:i/>
      <w:iCs/>
      <w:color w:val="003591" w:themeColor="accent1"/>
      <w:spacing w:val="15"/>
      <w:sz w:val="24"/>
      <w:szCs w:val="24"/>
    </w:rPr>
  </w:style>
  <w:style w:type="character" w:customStyle="1" w:styleId="SubtitleChar">
    <w:name w:val="Subtitle Char"/>
    <w:basedOn w:val="DefaultParagraphFont"/>
    <w:link w:val="Subtitle"/>
    <w:uiPriority w:val="11"/>
    <w:rsid w:val="00460C2E"/>
    <w:rPr>
      <w:rFonts w:eastAsiaTheme="majorEastAsia" w:cstheme="majorBidi"/>
      <w:i/>
      <w:iCs/>
      <w:color w:val="003591" w:themeColor="accent1"/>
      <w:spacing w:val="15"/>
      <w:sz w:val="24"/>
      <w:szCs w:val="24"/>
    </w:rPr>
  </w:style>
  <w:style w:type="paragraph" w:styleId="Title">
    <w:name w:val="Title"/>
    <w:basedOn w:val="Normal"/>
    <w:next w:val="Normal"/>
    <w:link w:val="TitleChar"/>
    <w:qFormat/>
    <w:rsid w:val="00460C2E"/>
    <w:pPr>
      <w:pBdr>
        <w:bottom w:val="single" w:sz="8" w:space="4" w:color="003591" w:themeColor="accent1"/>
      </w:pBdr>
      <w:spacing w:after="300" w:line="240" w:lineRule="auto"/>
      <w:contextualSpacing/>
    </w:pPr>
    <w:rPr>
      <w:rFonts w:eastAsiaTheme="majorEastAsia" w:cstheme="majorBidi"/>
      <w:color w:val="00276C" w:themeColor="text2" w:themeShade="BF"/>
      <w:spacing w:val="5"/>
      <w:kern w:val="28"/>
      <w:sz w:val="52"/>
      <w:szCs w:val="52"/>
    </w:rPr>
  </w:style>
  <w:style w:type="character" w:customStyle="1" w:styleId="TitleChar">
    <w:name w:val="Title Char"/>
    <w:basedOn w:val="DefaultParagraphFont"/>
    <w:link w:val="Title"/>
    <w:rsid w:val="00460C2E"/>
    <w:rPr>
      <w:rFonts w:eastAsiaTheme="majorEastAsia" w:cstheme="majorBidi"/>
      <w:color w:val="00276C" w:themeColor="text2" w:themeShade="BF"/>
      <w:spacing w:val="5"/>
      <w:kern w:val="28"/>
      <w:sz w:val="52"/>
      <w:szCs w:val="52"/>
    </w:rPr>
  </w:style>
  <w:style w:type="paragraph" w:styleId="TOAHeading">
    <w:name w:val="toa heading"/>
    <w:basedOn w:val="Normal"/>
    <w:next w:val="Normal"/>
    <w:uiPriority w:val="99"/>
    <w:rsid w:val="00460C2E"/>
    <w:pPr>
      <w:spacing w:before="120"/>
    </w:pPr>
    <w:rPr>
      <w:rFonts w:eastAsiaTheme="majorEastAsia" w:cstheme="majorBidi"/>
      <w:b/>
      <w:bCs/>
      <w:color w:val="0091C4"/>
      <w:sz w:val="24"/>
      <w:szCs w:val="24"/>
    </w:rPr>
  </w:style>
  <w:style w:type="paragraph" w:styleId="TOCHeading">
    <w:name w:val="TOC Heading"/>
    <w:basedOn w:val="Heading1"/>
    <w:next w:val="Normal"/>
    <w:uiPriority w:val="39"/>
    <w:unhideWhenUsed/>
    <w:qFormat/>
    <w:rsid w:val="00460C2E"/>
    <w:pPr>
      <w:keepLines/>
      <w:numPr>
        <w:numId w:val="0"/>
      </w:numPr>
      <w:spacing w:before="480" w:after="0"/>
      <w:outlineLvl w:val="9"/>
    </w:pPr>
    <w:rPr>
      <w:rFonts w:eastAsiaTheme="majorEastAsia" w:cstheme="majorBidi"/>
      <w:bCs/>
      <w:color w:val="00276C" w:themeColor="accent1" w:themeShade="BF"/>
      <w:kern w:val="0"/>
      <w:sz w:val="28"/>
      <w:szCs w:val="28"/>
    </w:rPr>
  </w:style>
  <w:style w:type="paragraph" w:customStyle="1" w:styleId="CharChar3CharCharChar">
    <w:name w:val="Char Char3 Char Char Char"/>
    <w:basedOn w:val="Normal"/>
    <w:rsid w:val="00460C2E"/>
    <w:pPr>
      <w:spacing w:after="160" w:line="240" w:lineRule="exact"/>
    </w:pPr>
    <w:rPr>
      <w:rFonts w:ascii="Verdana" w:hAnsi="Verdana"/>
      <w:sz w:val="20"/>
      <w:szCs w:val="20"/>
    </w:rPr>
  </w:style>
  <w:style w:type="paragraph" w:customStyle="1" w:styleId="ProjectTitle">
    <w:name w:val="Project Title"/>
    <w:basedOn w:val="Normal"/>
    <w:next w:val="ParaText"/>
    <w:rsid w:val="003038B9"/>
    <w:pPr>
      <w:spacing w:before="120" w:line="240" w:lineRule="auto"/>
    </w:pPr>
    <w:rPr>
      <w:rFonts w:eastAsiaTheme="minorEastAsia"/>
      <w:b/>
      <w:color w:val="0F204B" w:themeColor="accent4"/>
      <w:lang w:eastAsia="zh-CN"/>
    </w:rPr>
  </w:style>
  <w:style w:type="paragraph" w:customStyle="1" w:styleId="Name">
    <w:name w:val="Name"/>
    <w:basedOn w:val="Normal"/>
    <w:next w:val="Normal"/>
    <w:rsid w:val="00E37F49"/>
    <w:pPr>
      <w:pageBreakBefore/>
      <w:tabs>
        <w:tab w:val="center" w:pos="4320"/>
        <w:tab w:val="right" w:pos="8640"/>
      </w:tabs>
      <w:spacing w:after="240" w:line="240" w:lineRule="auto"/>
    </w:pPr>
    <w:rPr>
      <w:rFonts w:asciiTheme="majorHAnsi" w:eastAsiaTheme="minorEastAsia" w:hAnsiTheme="majorHAnsi"/>
      <w:color w:val="666666"/>
      <w:sz w:val="36"/>
      <w:szCs w:val="40"/>
      <w:lang w:eastAsia="zh-CN"/>
    </w:rPr>
  </w:style>
  <w:style w:type="paragraph" w:customStyle="1" w:styleId="ResumeBullet">
    <w:name w:val="Resume Bullet"/>
    <w:basedOn w:val="Normal"/>
    <w:rsid w:val="001E49D3"/>
    <w:pPr>
      <w:spacing w:before="60" w:after="60" w:line="240" w:lineRule="atLeast"/>
      <w:ind w:left="1080" w:hanging="360"/>
    </w:pPr>
    <w:rPr>
      <w:rFonts w:asciiTheme="minorHAnsi" w:hAnsiTheme="minorHAnsi"/>
    </w:rPr>
  </w:style>
  <w:style w:type="paragraph" w:customStyle="1" w:styleId="ResumeHeading">
    <w:name w:val="Resume Heading"/>
    <w:basedOn w:val="Normal"/>
    <w:rsid w:val="00E37F49"/>
    <w:pPr>
      <w:keepNext/>
      <w:spacing w:before="240" w:after="60" w:line="240" w:lineRule="auto"/>
    </w:pPr>
    <w:rPr>
      <w:rFonts w:asciiTheme="minorHAnsi" w:eastAsiaTheme="minorEastAsia" w:hAnsiTheme="minorHAnsi"/>
      <w:b/>
      <w:color w:val="003591" w:themeColor="text2"/>
      <w:sz w:val="26"/>
      <w:szCs w:val="24"/>
      <w:lang w:eastAsia="zh-CN"/>
    </w:rPr>
  </w:style>
  <w:style w:type="paragraph" w:customStyle="1" w:styleId="Resumebulletindent">
    <w:name w:val="Resume bullet indent"/>
    <w:basedOn w:val="Normal"/>
    <w:rsid w:val="00E37F49"/>
    <w:pPr>
      <w:numPr>
        <w:numId w:val="17"/>
      </w:numPr>
      <w:spacing w:before="60" w:after="60" w:line="240" w:lineRule="atLeast"/>
    </w:pPr>
    <w:rPr>
      <w:rFonts w:asciiTheme="minorHAnsi" w:eastAsiaTheme="minorEastAsia" w:hAnsiTheme="minorHAnsi"/>
      <w:szCs w:val="20"/>
      <w:lang w:eastAsia="zh-CN"/>
    </w:rPr>
  </w:style>
  <w:style w:type="paragraph" w:customStyle="1" w:styleId="Resumetext">
    <w:name w:val="Resume text"/>
    <w:basedOn w:val="Normal"/>
    <w:rsid w:val="001E49D3"/>
    <w:pPr>
      <w:tabs>
        <w:tab w:val="left" w:pos="-720"/>
      </w:tabs>
      <w:spacing w:before="120" w:line="240" w:lineRule="atLeast"/>
    </w:pPr>
    <w:rPr>
      <w:rFonts w:asciiTheme="minorHAnsi" w:hAnsiTheme="minorHAnsi"/>
      <w:szCs w:val="20"/>
    </w:rPr>
  </w:style>
  <w:style w:type="paragraph" w:customStyle="1" w:styleId="ResumeHeadingindent">
    <w:name w:val="Resume Heading indent"/>
    <w:basedOn w:val="Normal"/>
    <w:rsid w:val="00E37F49"/>
    <w:pPr>
      <w:keepLines/>
      <w:tabs>
        <w:tab w:val="left" w:pos="-720"/>
      </w:tabs>
      <w:spacing w:before="180" w:after="120" w:line="240" w:lineRule="atLeast"/>
      <w:ind w:left="360"/>
    </w:pPr>
    <w:rPr>
      <w:rFonts w:asciiTheme="minorHAnsi" w:eastAsiaTheme="minorEastAsia" w:hAnsiTheme="minorHAnsi"/>
      <w:b/>
      <w:szCs w:val="20"/>
      <w:lang w:eastAsia="zh-CN"/>
    </w:rPr>
  </w:style>
  <w:style w:type="paragraph" w:customStyle="1" w:styleId="Resumetext2">
    <w:name w:val="Resume text 2"/>
    <w:basedOn w:val="Resumetext"/>
    <w:rsid w:val="001E49D3"/>
    <w:pPr>
      <w:spacing w:before="0"/>
    </w:pPr>
  </w:style>
  <w:style w:type="paragraph" w:customStyle="1" w:styleId="Resumetextindent">
    <w:name w:val="Resume text indent"/>
    <w:basedOn w:val="Resumetext"/>
    <w:rsid w:val="001E49D3"/>
    <w:pPr>
      <w:ind w:left="360"/>
    </w:pPr>
  </w:style>
  <w:style w:type="character" w:customStyle="1" w:styleId="FootnoteTextChar">
    <w:name w:val="Footnote Text Char"/>
    <w:aliases w:val="DFSListFootnote Char,Footnote Text Char1 Char1,Footnote Text Char Char Char1,Footnote Text Char1 Char Char,Footnote Text Char Char Char Char,Footnote Text Char1 Char Char Char Char,Footnote Text Char Char1 Char Char Char Char"/>
    <w:basedOn w:val="DefaultParagraphFont"/>
    <w:link w:val="FootnoteText"/>
    <w:rsid w:val="00B92CB2"/>
    <w:rPr>
      <w:sz w:val="20"/>
      <w:szCs w:val="20"/>
    </w:rPr>
  </w:style>
  <w:style w:type="character" w:customStyle="1" w:styleId="CaptionChar">
    <w:name w:val="Caption Char"/>
    <w:basedOn w:val="DefaultParagraphFont"/>
    <w:link w:val="Caption"/>
    <w:rsid w:val="00342634"/>
    <w:rPr>
      <w:b/>
    </w:rPr>
  </w:style>
  <w:style w:type="character" w:customStyle="1" w:styleId="Bullet1Char">
    <w:name w:val="Bullet 1 Char"/>
    <w:basedOn w:val="DefaultParagraphFont"/>
    <w:link w:val="Bullet1"/>
    <w:rsid w:val="00B92CB2"/>
  </w:style>
  <w:style w:type="character" w:customStyle="1" w:styleId="Heading1Char">
    <w:name w:val="Heading 1 Char"/>
    <w:basedOn w:val="DefaultParagraphFont"/>
    <w:link w:val="Heading1"/>
    <w:uiPriority w:val="9"/>
    <w:rsid w:val="00E30443"/>
    <w:rPr>
      <w:b/>
      <w:color w:val="003591" w:themeColor="text2"/>
      <w:kern w:val="28"/>
      <w:sz w:val="34"/>
      <w:szCs w:val="34"/>
    </w:rPr>
  </w:style>
  <w:style w:type="character" w:customStyle="1" w:styleId="Heading2Char">
    <w:name w:val="Heading 2 Char"/>
    <w:aliases w:val="FOA 58 - Heading 2 Char"/>
    <w:basedOn w:val="DefaultParagraphFont"/>
    <w:link w:val="Heading2"/>
    <w:uiPriority w:val="9"/>
    <w:rsid w:val="00E30443"/>
    <w:rPr>
      <w:b/>
      <w:sz w:val="30"/>
      <w:szCs w:val="30"/>
    </w:rPr>
  </w:style>
  <w:style w:type="character" w:customStyle="1" w:styleId="Heading3Char">
    <w:name w:val="Heading 3 Char"/>
    <w:aliases w:val="Survey Question Char"/>
    <w:basedOn w:val="DefaultParagraphFont"/>
    <w:link w:val="Heading3"/>
    <w:rsid w:val="008A0F75"/>
    <w:rPr>
      <w:b/>
      <w:sz w:val="26"/>
      <w:szCs w:val="26"/>
    </w:rPr>
  </w:style>
  <w:style w:type="character" w:customStyle="1" w:styleId="Heading4Char">
    <w:name w:val="Heading 4 Char"/>
    <w:basedOn w:val="DefaultParagraphFont"/>
    <w:link w:val="Heading4"/>
    <w:uiPriority w:val="9"/>
    <w:rsid w:val="00E30443"/>
    <w:rPr>
      <w:b/>
    </w:rPr>
  </w:style>
  <w:style w:type="character" w:styleId="PlaceholderText">
    <w:name w:val="Placeholder Text"/>
    <w:basedOn w:val="DefaultParagraphFont"/>
    <w:uiPriority w:val="99"/>
    <w:rsid w:val="00E30443"/>
    <w:rPr>
      <w:noProof/>
      <w:vanish/>
      <w:color w:val="808080"/>
    </w:rPr>
  </w:style>
  <w:style w:type="character" w:customStyle="1" w:styleId="Heading5Char">
    <w:name w:val="Heading 5 Char"/>
    <w:basedOn w:val="DefaultParagraphFont"/>
    <w:link w:val="Heading5"/>
    <w:rsid w:val="00E30443"/>
    <w:rPr>
      <w:b/>
    </w:rPr>
  </w:style>
  <w:style w:type="character" w:customStyle="1" w:styleId="Heading6Char">
    <w:name w:val="Heading 6 Char"/>
    <w:basedOn w:val="DefaultParagraphFont"/>
    <w:link w:val="Heading6"/>
    <w:uiPriority w:val="9"/>
    <w:rsid w:val="00E30443"/>
    <w:rPr>
      <w:b/>
    </w:rPr>
  </w:style>
  <w:style w:type="character" w:customStyle="1" w:styleId="Heading7Char">
    <w:name w:val="Heading 7 Char"/>
    <w:basedOn w:val="DefaultParagraphFont"/>
    <w:link w:val="Heading7"/>
    <w:uiPriority w:val="9"/>
    <w:rsid w:val="00E30443"/>
    <w:rPr>
      <w:b/>
      <w:color w:val="003591" w:themeColor="text2"/>
      <w:kern w:val="28"/>
      <w:sz w:val="34"/>
      <w:szCs w:val="34"/>
    </w:rPr>
  </w:style>
  <w:style w:type="character" w:customStyle="1" w:styleId="Heading8Char">
    <w:name w:val="Heading 8 Char"/>
    <w:basedOn w:val="DefaultParagraphFont"/>
    <w:link w:val="Heading8"/>
    <w:uiPriority w:val="9"/>
    <w:rsid w:val="00E30443"/>
    <w:rPr>
      <w:b/>
      <w:sz w:val="30"/>
      <w:szCs w:val="30"/>
    </w:rPr>
  </w:style>
  <w:style w:type="character" w:customStyle="1" w:styleId="Heading9Char">
    <w:name w:val="Heading 9 Char"/>
    <w:basedOn w:val="DefaultParagraphFont"/>
    <w:link w:val="Heading9"/>
    <w:uiPriority w:val="9"/>
    <w:rsid w:val="00E30443"/>
    <w:rPr>
      <w:b/>
      <w:sz w:val="26"/>
      <w:szCs w:val="26"/>
    </w:rPr>
  </w:style>
  <w:style w:type="paragraph" w:customStyle="1" w:styleId="DNVGL-Hidden">
    <w:name w:val="DNVGL-Hidden"/>
    <w:basedOn w:val="Normal"/>
    <w:next w:val="BodyText"/>
    <w:link w:val="DNVGL-HiddenChar"/>
    <w:uiPriority w:val="99"/>
    <w:rsid w:val="00E30443"/>
    <w:pPr>
      <w:spacing w:line="240" w:lineRule="auto"/>
    </w:pPr>
    <w:rPr>
      <w:rFonts w:ascii="Verdana" w:eastAsiaTheme="minorEastAsia" w:hAnsi="Verdana" w:cs="Verdana"/>
      <w:noProof/>
      <w:vanish/>
      <w:color w:val="FF0000"/>
      <w:sz w:val="18"/>
      <w:szCs w:val="18"/>
      <w:lang w:val="en-GB" w:eastAsia="zh-CN"/>
    </w:rPr>
  </w:style>
  <w:style w:type="character" w:customStyle="1" w:styleId="DNVGL-HiddenChar">
    <w:name w:val="DNVGL-Hidden Char"/>
    <w:basedOn w:val="DefaultParagraphFont"/>
    <w:link w:val="DNVGL-Hidden"/>
    <w:uiPriority w:val="99"/>
    <w:rsid w:val="00E30443"/>
    <w:rPr>
      <w:rFonts w:ascii="Verdana" w:eastAsiaTheme="minorEastAsia" w:hAnsi="Verdana" w:cs="Verdana"/>
      <w:noProof/>
      <w:vanish/>
      <w:color w:val="FF0000"/>
      <w:sz w:val="18"/>
      <w:szCs w:val="18"/>
      <w:lang w:val="en-GB" w:eastAsia="zh-CN"/>
    </w:rPr>
  </w:style>
  <w:style w:type="paragraph" w:customStyle="1" w:styleId="DNVGL-HQDetails">
    <w:name w:val="DNVGL-HQ Details"/>
    <w:basedOn w:val="Normal"/>
    <w:link w:val="DNVGL-HQDetailsChar"/>
    <w:uiPriority w:val="99"/>
    <w:rsid w:val="00E30443"/>
    <w:pPr>
      <w:spacing w:after="240" w:line="200" w:lineRule="atLeast"/>
    </w:pPr>
    <w:rPr>
      <w:rFonts w:ascii="Verdana" w:eastAsiaTheme="minorEastAsia" w:hAnsi="Verdana" w:cs="Verdana"/>
      <w:noProof/>
      <w:color w:val="009FDA"/>
      <w:sz w:val="16"/>
      <w:szCs w:val="18"/>
      <w:lang w:val="en-GB" w:eastAsia="zh-CN"/>
    </w:rPr>
  </w:style>
  <w:style w:type="character" w:customStyle="1" w:styleId="DNVGL-HQDetailsChar">
    <w:name w:val="DNVGL-HQ Details Char"/>
    <w:basedOn w:val="DefaultParagraphFont"/>
    <w:link w:val="DNVGL-HQDetails"/>
    <w:uiPriority w:val="99"/>
    <w:rsid w:val="00E30443"/>
    <w:rPr>
      <w:rFonts w:ascii="Verdana" w:eastAsiaTheme="minorEastAsia" w:hAnsi="Verdana" w:cs="Verdana"/>
      <w:noProof/>
      <w:color w:val="009FDA"/>
      <w:sz w:val="16"/>
      <w:szCs w:val="18"/>
      <w:lang w:val="en-GB" w:eastAsia="zh-CN"/>
    </w:rPr>
  </w:style>
  <w:style w:type="paragraph" w:customStyle="1" w:styleId="DNVGL-Address-receiver">
    <w:name w:val="DNVGL-Address - receiver"/>
    <w:basedOn w:val="Normal"/>
    <w:link w:val="DNVGL-Address-receiverChar"/>
    <w:uiPriority w:val="99"/>
    <w:rsid w:val="00E30443"/>
    <w:pPr>
      <w:keepLines/>
      <w:spacing w:line="280" w:lineRule="atLeast"/>
    </w:pPr>
    <w:rPr>
      <w:rFonts w:ascii="Verdana" w:eastAsiaTheme="minorEastAsia" w:hAnsi="Verdana" w:cs="Verdana"/>
      <w:noProof/>
      <w:sz w:val="18"/>
      <w:szCs w:val="18"/>
      <w:lang w:val="en-GB" w:eastAsia="zh-CN"/>
    </w:rPr>
  </w:style>
  <w:style w:type="character" w:customStyle="1" w:styleId="DNVGL-Address-receiverChar">
    <w:name w:val="DNVGL-Address - receiver Char"/>
    <w:basedOn w:val="DefaultParagraphFont"/>
    <w:link w:val="DNVGL-Address-receiver"/>
    <w:uiPriority w:val="99"/>
    <w:rsid w:val="00E30443"/>
    <w:rPr>
      <w:rFonts w:ascii="Verdana" w:eastAsiaTheme="minorEastAsia" w:hAnsi="Verdana" w:cs="Verdana"/>
      <w:noProof/>
      <w:sz w:val="18"/>
      <w:szCs w:val="18"/>
      <w:lang w:val="en-GB" w:eastAsia="zh-CN"/>
    </w:rPr>
  </w:style>
  <w:style w:type="paragraph" w:customStyle="1" w:styleId="DNVGL-Address-sender">
    <w:name w:val="DNVGL-Address - sender"/>
    <w:basedOn w:val="Normal"/>
    <w:link w:val="DNVGL-Address-senderChar"/>
    <w:uiPriority w:val="99"/>
    <w:rsid w:val="00E30443"/>
    <w:pPr>
      <w:keepLines/>
      <w:spacing w:line="280" w:lineRule="atLeast"/>
    </w:pPr>
    <w:rPr>
      <w:rFonts w:ascii="Verdana" w:eastAsiaTheme="minorEastAsia" w:hAnsi="Verdana" w:cs="Verdana"/>
      <w:noProof/>
      <w:sz w:val="18"/>
      <w:szCs w:val="18"/>
      <w:lang w:val="en-GB" w:eastAsia="zh-CN"/>
    </w:rPr>
  </w:style>
  <w:style w:type="character" w:customStyle="1" w:styleId="DNVGL-Address-senderChar">
    <w:name w:val="DNVGL-Address - sender Char"/>
    <w:basedOn w:val="DefaultParagraphFont"/>
    <w:link w:val="DNVGL-Address-sender"/>
    <w:uiPriority w:val="99"/>
    <w:rsid w:val="00E30443"/>
    <w:rPr>
      <w:rFonts w:ascii="Verdana" w:eastAsiaTheme="minorEastAsia" w:hAnsi="Verdana" w:cs="Verdana"/>
      <w:noProof/>
      <w:sz w:val="18"/>
      <w:szCs w:val="18"/>
      <w:lang w:val="en-GB" w:eastAsia="zh-CN"/>
    </w:rPr>
  </w:style>
  <w:style w:type="paragraph" w:customStyle="1" w:styleId="DNVGL-Details">
    <w:name w:val="DNVGL-Details"/>
    <w:basedOn w:val="Normal"/>
    <w:link w:val="DNVGL-DetailsChar"/>
    <w:uiPriority w:val="99"/>
    <w:rsid w:val="00E30443"/>
    <w:pPr>
      <w:keepLines/>
      <w:spacing w:line="280" w:lineRule="atLeast"/>
    </w:pPr>
    <w:rPr>
      <w:rFonts w:ascii="Verdana" w:eastAsiaTheme="minorEastAsia" w:hAnsi="Verdana" w:cs="Verdana"/>
      <w:noProof/>
      <w:sz w:val="18"/>
      <w:szCs w:val="18"/>
      <w:lang w:val="en-GB" w:eastAsia="zh-CN"/>
    </w:rPr>
  </w:style>
  <w:style w:type="character" w:customStyle="1" w:styleId="DNVGL-DetailsChar">
    <w:name w:val="DNVGL-Details Char"/>
    <w:basedOn w:val="DefaultParagraphFont"/>
    <w:link w:val="DNVGL-Details"/>
    <w:uiPriority w:val="99"/>
    <w:rsid w:val="00E30443"/>
    <w:rPr>
      <w:rFonts w:ascii="Verdana" w:eastAsiaTheme="minorEastAsia" w:hAnsi="Verdana" w:cs="Verdana"/>
      <w:noProof/>
      <w:sz w:val="18"/>
      <w:szCs w:val="18"/>
      <w:lang w:val="en-GB" w:eastAsia="zh-CN"/>
    </w:rPr>
  </w:style>
  <w:style w:type="paragraph" w:customStyle="1" w:styleId="DNVGL-Revisionrow">
    <w:name w:val="DNVGL-Revision row"/>
    <w:basedOn w:val="Normal"/>
    <w:link w:val="DNVGL-RevisionrowChar"/>
    <w:uiPriority w:val="99"/>
    <w:rsid w:val="00E30443"/>
    <w:pPr>
      <w:keepLines/>
      <w:spacing w:line="280" w:lineRule="atLeast"/>
    </w:pPr>
    <w:rPr>
      <w:rFonts w:ascii="Verdana" w:eastAsiaTheme="minorEastAsia" w:hAnsi="Verdana" w:cs="Verdana"/>
      <w:sz w:val="14"/>
      <w:szCs w:val="18"/>
      <w:lang w:val="en-GB" w:eastAsia="zh-CN"/>
    </w:rPr>
  </w:style>
  <w:style w:type="character" w:customStyle="1" w:styleId="DNVGL-RevisionrowChar">
    <w:name w:val="DNVGL-Revision row Char"/>
    <w:basedOn w:val="DefaultParagraphFont"/>
    <w:link w:val="DNVGL-Revisionrow"/>
    <w:uiPriority w:val="99"/>
    <w:rsid w:val="00E30443"/>
    <w:rPr>
      <w:rFonts w:ascii="Verdana" w:eastAsiaTheme="minorEastAsia" w:hAnsi="Verdana" w:cs="Verdana"/>
      <w:sz w:val="14"/>
      <w:szCs w:val="18"/>
      <w:lang w:val="en-GB" w:eastAsia="zh-CN"/>
    </w:rPr>
  </w:style>
  <w:style w:type="paragraph" w:customStyle="1" w:styleId="DNVGL-Revisionheadingrow">
    <w:name w:val="DNVGL-Revision heading row"/>
    <w:basedOn w:val="Normal"/>
    <w:link w:val="DNVGL-RevisionheadingrowChar"/>
    <w:uiPriority w:val="99"/>
    <w:rsid w:val="00E30443"/>
    <w:pPr>
      <w:keepLines/>
      <w:spacing w:line="240" w:lineRule="auto"/>
    </w:pPr>
    <w:rPr>
      <w:rFonts w:ascii="Verdana" w:eastAsiaTheme="minorEastAsia" w:hAnsi="Verdana" w:cs="Verdana"/>
      <w:sz w:val="14"/>
      <w:szCs w:val="18"/>
      <w:lang w:val="en-GB" w:eastAsia="zh-CN"/>
    </w:rPr>
  </w:style>
  <w:style w:type="character" w:customStyle="1" w:styleId="DNVGL-RevisionheadingrowChar">
    <w:name w:val="DNVGL-Revision heading row Char"/>
    <w:basedOn w:val="DefaultParagraphFont"/>
    <w:link w:val="DNVGL-Revisionheadingrow"/>
    <w:uiPriority w:val="99"/>
    <w:rsid w:val="00E30443"/>
    <w:rPr>
      <w:rFonts w:ascii="Verdana" w:eastAsiaTheme="minorEastAsia" w:hAnsi="Verdana" w:cs="Verdana"/>
      <w:sz w:val="14"/>
      <w:szCs w:val="18"/>
      <w:lang w:val="en-GB" w:eastAsia="zh-CN"/>
    </w:rPr>
  </w:style>
  <w:style w:type="paragraph" w:customStyle="1" w:styleId="DNVGL-Signature">
    <w:name w:val="DNVGL-Signature"/>
    <w:basedOn w:val="Normal"/>
    <w:link w:val="DNVGL-SignatureChar"/>
    <w:uiPriority w:val="99"/>
    <w:rsid w:val="00E30443"/>
    <w:pPr>
      <w:keepLines/>
      <w:spacing w:line="240" w:lineRule="auto"/>
      <w:contextualSpacing/>
    </w:pPr>
    <w:rPr>
      <w:rFonts w:ascii="Verdana" w:eastAsiaTheme="minorEastAsia" w:hAnsi="Verdana" w:cs="Verdana"/>
      <w:noProof/>
      <w:sz w:val="18"/>
      <w:szCs w:val="18"/>
      <w:lang w:val="en-GB" w:eastAsia="zh-CN"/>
    </w:rPr>
  </w:style>
  <w:style w:type="character" w:customStyle="1" w:styleId="DNVGL-SignatureChar">
    <w:name w:val="DNVGL-Signature Char"/>
    <w:basedOn w:val="DefaultParagraphFont"/>
    <w:link w:val="DNVGL-Signature"/>
    <w:uiPriority w:val="99"/>
    <w:rsid w:val="00E30443"/>
    <w:rPr>
      <w:rFonts w:ascii="Verdana" w:eastAsiaTheme="minorEastAsia" w:hAnsi="Verdana" w:cs="Verdana"/>
      <w:noProof/>
      <w:sz w:val="18"/>
      <w:szCs w:val="18"/>
      <w:lang w:val="en-GB" w:eastAsia="zh-CN"/>
    </w:rPr>
  </w:style>
  <w:style w:type="paragraph" w:customStyle="1" w:styleId="DNVGL-Signaturesmall">
    <w:name w:val="DNVGL-Signature (small)"/>
    <w:basedOn w:val="DNVGL-Signature"/>
    <w:link w:val="DNVGL-SignaturesmallChar"/>
    <w:uiPriority w:val="99"/>
    <w:rsid w:val="00E30443"/>
    <w:rPr>
      <w:sz w:val="14"/>
    </w:rPr>
  </w:style>
  <w:style w:type="character" w:customStyle="1" w:styleId="DNVGL-SignaturesmallChar">
    <w:name w:val="DNVGL-Signature (small) Char"/>
    <w:basedOn w:val="DefaultParagraphFont"/>
    <w:link w:val="DNVGL-Signaturesmall"/>
    <w:uiPriority w:val="99"/>
    <w:rsid w:val="00E30443"/>
    <w:rPr>
      <w:rFonts w:ascii="Verdana" w:eastAsiaTheme="minorEastAsia" w:hAnsi="Verdana" w:cs="Verdana"/>
      <w:noProof/>
      <w:sz w:val="14"/>
      <w:szCs w:val="18"/>
      <w:lang w:val="en-GB" w:eastAsia="zh-CN"/>
    </w:rPr>
  </w:style>
  <w:style w:type="paragraph" w:customStyle="1" w:styleId="DNVGL-Closing">
    <w:name w:val="DNVGL-Closing"/>
    <w:basedOn w:val="Normal"/>
    <w:next w:val="DNVGL-Signature"/>
    <w:link w:val="DNVGL-ClosingChar"/>
    <w:uiPriority w:val="99"/>
    <w:rsid w:val="00E30443"/>
    <w:pPr>
      <w:keepNext/>
      <w:keepLines/>
      <w:spacing w:before="480" w:after="720" w:line="280" w:lineRule="atLeast"/>
      <w:contextualSpacing/>
    </w:pPr>
    <w:rPr>
      <w:rFonts w:ascii="Verdana" w:eastAsiaTheme="minorEastAsia" w:hAnsi="Verdana" w:cs="Verdana"/>
      <w:noProof/>
      <w:sz w:val="18"/>
      <w:szCs w:val="18"/>
      <w:lang w:val="en-GB" w:eastAsia="zh-CN"/>
    </w:rPr>
  </w:style>
  <w:style w:type="character" w:customStyle="1" w:styleId="DNVGL-ClosingChar">
    <w:name w:val="DNVGL-Closing Char"/>
    <w:basedOn w:val="DefaultParagraphFont"/>
    <w:link w:val="DNVGL-Closing"/>
    <w:uiPriority w:val="99"/>
    <w:rsid w:val="00E30443"/>
    <w:rPr>
      <w:rFonts w:ascii="Verdana" w:eastAsiaTheme="minorEastAsia" w:hAnsi="Verdana" w:cs="Verdana"/>
      <w:noProof/>
      <w:sz w:val="18"/>
      <w:szCs w:val="18"/>
      <w:lang w:val="en-GB" w:eastAsia="zh-CN"/>
    </w:rPr>
  </w:style>
  <w:style w:type="paragraph" w:customStyle="1" w:styleId="CMCConfidential">
    <w:name w:val="CMCConfidential"/>
    <w:basedOn w:val="Normal"/>
    <w:link w:val="CMCConfidentialChar"/>
    <w:uiPriority w:val="99"/>
    <w:rsid w:val="00E30443"/>
    <w:pPr>
      <w:spacing w:line="240" w:lineRule="auto"/>
    </w:pPr>
    <w:rPr>
      <w:rFonts w:ascii="Verdana" w:eastAsiaTheme="minorEastAsia" w:hAnsi="Verdana" w:cs="Verdana"/>
      <w:color w:val="FF0000"/>
      <w:sz w:val="18"/>
      <w:szCs w:val="18"/>
      <w:lang w:val="en-GB" w:eastAsia="zh-CN"/>
    </w:rPr>
  </w:style>
  <w:style w:type="character" w:customStyle="1" w:styleId="CMCConfidentialChar">
    <w:name w:val="CMCConfidential Char"/>
    <w:basedOn w:val="DefaultParagraphFont"/>
    <w:link w:val="CMCConfidential"/>
    <w:uiPriority w:val="99"/>
    <w:rsid w:val="00E30443"/>
    <w:rPr>
      <w:rFonts w:ascii="Verdana" w:eastAsiaTheme="minorEastAsia" w:hAnsi="Verdana" w:cs="Verdana"/>
      <w:color w:val="FF0000"/>
      <w:sz w:val="18"/>
      <w:szCs w:val="18"/>
      <w:lang w:val="en-GB" w:eastAsia="zh-CN"/>
    </w:rPr>
  </w:style>
  <w:style w:type="paragraph" w:customStyle="1" w:styleId="CMCConfidentialText">
    <w:name w:val="CMCConfidentialText"/>
    <w:basedOn w:val="CMCConfidential"/>
    <w:link w:val="CMCConfidentialTextChar"/>
    <w:uiPriority w:val="99"/>
    <w:rsid w:val="00E30443"/>
  </w:style>
  <w:style w:type="character" w:customStyle="1" w:styleId="CMCConfidentialTextChar">
    <w:name w:val="CMCConfidentialText Char"/>
    <w:basedOn w:val="DefaultParagraphFont"/>
    <w:link w:val="CMCConfidentialText"/>
    <w:uiPriority w:val="99"/>
    <w:rsid w:val="00E30443"/>
    <w:rPr>
      <w:rFonts w:ascii="Verdana" w:eastAsiaTheme="minorEastAsia" w:hAnsi="Verdana" w:cs="Verdana"/>
      <w:color w:val="FF0000"/>
      <w:sz w:val="18"/>
      <w:szCs w:val="18"/>
      <w:lang w:val="en-GB" w:eastAsia="zh-CN"/>
    </w:rPr>
  </w:style>
  <w:style w:type="paragraph" w:customStyle="1" w:styleId="DNVGL-AppListing">
    <w:name w:val="DNVGL-App Listing"/>
    <w:basedOn w:val="Normal"/>
    <w:link w:val="DNVGL-AppListingChar"/>
    <w:uiPriority w:val="99"/>
    <w:rsid w:val="00E30443"/>
    <w:pPr>
      <w:keepLines/>
      <w:numPr>
        <w:numId w:val="19"/>
      </w:numPr>
      <w:spacing w:line="240" w:lineRule="auto"/>
    </w:pPr>
    <w:rPr>
      <w:rFonts w:ascii="Verdana" w:eastAsiaTheme="minorEastAsia" w:hAnsi="Verdana" w:cs="Verdana"/>
      <w:color w:val="009FDA"/>
      <w:sz w:val="18"/>
      <w:szCs w:val="18"/>
      <w:lang w:val="en-GB" w:eastAsia="zh-CN"/>
    </w:rPr>
  </w:style>
  <w:style w:type="character" w:customStyle="1" w:styleId="DNVGL-AppListingChar">
    <w:name w:val="DNVGL-App Listing Char"/>
    <w:basedOn w:val="DefaultParagraphFont"/>
    <w:link w:val="DNVGL-AppListing"/>
    <w:uiPriority w:val="99"/>
    <w:rsid w:val="00E30443"/>
    <w:rPr>
      <w:rFonts w:ascii="Verdana" w:eastAsiaTheme="minorEastAsia" w:hAnsi="Verdana" w:cs="Verdana"/>
      <w:color w:val="009FDA"/>
      <w:sz w:val="18"/>
      <w:szCs w:val="18"/>
      <w:lang w:val="en-GB" w:eastAsia="zh-CN"/>
    </w:rPr>
  </w:style>
  <w:style w:type="paragraph" w:customStyle="1" w:styleId="DNVGL-AppText">
    <w:name w:val="DNVGL-App Text"/>
    <w:basedOn w:val="Normal"/>
    <w:next w:val="BodyText"/>
    <w:link w:val="DNVGL-AppTextChar"/>
    <w:uiPriority w:val="99"/>
    <w:rsid w:val="00E30443"/>
    <w:pPr>
      <w:spacing w:after="120" w:line="240" w:lineRule="auto"/>
    </w:pPr>
    <w:rPr>
      <w:rFonts w:ascii="Verdana" w:eastAsiaTheme="minorEastAsia" w:hAnsi="Verdana" w:cs="Verdana"/>
      <w:b/>
      <w:color w:val="009FDA"/>
      <w:sz w:val="26"/>
      <w:szCs w:val="18"/>
      <w:lang w:val="en-GB" w:eastAsia="zh-CN"/>
    </w:rPr>
  </w:style>
  <w:style w:type="character" w:customStyle="1" w:styleId="DNVGL-AppTextChar">
    <w:name w:val="DNVGL-App Text Char"/>
    <w:basedOn w:val="DefaultParagraphFont"/>
    <w:link w:val="DNVGL-AppText"/>
    <w:uiPriority w:val="99"/>
    <w:rsid w:val="00E30443"/>
    <w:rPr>
      <w:rFonts w:ascii="Verdana" w:eastAsiaTheme="minorEastAsia" w:hAnsi="Verdana" w:cs="Verdana"/>
      <w:b/>
      <w:color w:val="009FDA"/>
      <w:sz w:val="26"/>
      <w:szCs w:val="18"/>
      <w:lang w:val="en-GB" w:eastAsia="zh-CN"/>
    </w:rPr>
  </w:style>
  <w:style w:type="paragraph" w:customStyle="1" w:styleId="DNVGL-Appendix">
    <w:name w:val="DNVGL-Appendix"/>
    <w:basedOn w:val="Normal"/>
    <w:next w:val="BodyText"/>
    <w:link w:val="DNVGL-AppendixChar"/>
    <w:uiPriority w:val="99"/>
    <w:rsid w:val="00E30443"/>
    <w:pPr>
      <w:pBdr>
        <w:bottom w:val="single" w:sz="6" w:space="0" w:color="009FDA"/>
      </w:pBdr>
      <w:spacing w:line="240" w:lineRule="auto"/>
      <w:outlineLvl w:val="0"/>
    </w:pPr>
    <w:rPr>
      <w:rFonts w:ascii="Verdana" w:eastAsiaTheme="minorEastAsia" w:hAnsi="Verdana" w:cs="Verdana"/>
      <w:b/>
      <w:smallCaps/>
      <w:noProof/>
      <w:color w:val="009FDA"/>
      <w:sz w:val="26"/>
      <w:szCs w:val="18"/>
      <w:lang w:val="en-GB" w:eastAsia="zh-CN"/>
    </w:rPr>
  </w:style>
  <w:style w:type="character" w:customStyle="1" w:styleId="DNVGL-AppendixChar">
    <w:name w:val="DNVGL-Appendix Char"/>
    <w:basedOn w:val="DefaultParagraphFont"/>
    <w:link w:val="DNVGL-Appendix"/>
    <w:uiPriority w:val="99"/>
    <w:rsid w:val="00E30443"/>
    <w:rPr>
      <w:rFonts w:ascii="Verdana" w:eastAsiaTheme="minorEastAsia" w:hAnsi="Verdana" w:cs="Verdana"/>
      <w:b/>
      <w:smallCaps/>
      <w:noProof/>
      <w:color w:val="009FDA"/>
      <w:sz w:val="26"/>
      <w:szCs w:val="18"/>
      <w:lang w:val="en-GB" w:eastAsia="zh-CN"/>
    </w:rPr>
  </w:style>
  <w:style w:type="paragraph" w:customStyle="1" w:styleId="DNVGL-BackcoverTitle">
    <w:name w:val="DNVGL-Backcover Title"/>
    <w:basedOn w:val="Normal"/>
    <w:next w:val="BodyText"/>
    <w:link w:val="DNVGL-BackcoverTitleChar"/>
    <w:uiPriority w:val="99"/>
    <w:rsid w:val="00E30443"/>
    <w:pPr>
      <w:spacing w:line="240" w:lineRule="auto"/>
    </w:pPr>
    <w:rPr>
      <w:rFonts w:ascii="Verdana" w:eastAsiaTheme="minorEastAsia" w:hAnsi="Verdana" w:cs="Verdana"/>
      <w:b/>
      <w:smallCaps/>
      <w:noProof/>
      <w:color w:val="009FDA"/>
      <w:sz w:val="26"/>
      <w:szCs w:val="18"/>
      <w:lang w:val="en-GB" w:eastAsia="zh-CN"/>
    </w:rPr>
  </w:style>
  <w:style w:type="character" w:customStyle="1" w:styleId="DNVGL-BackcoverTitleChar">
    <w:name w:val="DNVGL-Backcover Title Char"/>
    <w:basedOn w:val="DefaultParagraphFont"/>
    <w:link w:val="DNVGL-BackcoverTitle"/>
    <w:uiPriority w:val="99"/>
    <w:rsid w:val="00E30443"/>
    <w:rPr>
      <w:rFonts w:ascii="Verdana" w:eastAsiaTheme="minorEastAsia" w:hAnsi="Verdana" w:cs="Verdana"/>
      <w:b/>
      <w:smallCaps/>
      <w:noProof/>
      <w:color w:val="009FDA"/>
      <w:sz w:val="26"/>
      <w:szCs w:val="18"/>
      <w:lang w:val="en-GB" w:eastAsia="zh-CN"/>
    </w:rPr>
  </w:style>
  <w:style w:type="paragraph" w:customStyle="1" w:styleId="Bodytexthighlight">
    <w:name w:val="Body text highlight"/>
    <w:basedOn w:val="BodyText"/>
    <w:link w:val="BodytexthighlightChar"/>
    <w:uiPriority w:val="99"/>
    <w:rsid w:val="00E30443"/>
    <w:pPr>
      <w:shd w:val="clear" w:color="auto" w:fill="FFFF99"/>
      <w:spacing w:before="40" w:after="140" w:line="280" w:lineRule="atLeast"/>
    </w:pPr>
    <w:rPr>
      <w:rFonts w:ascii="Verdana" w:eastAsiaTheme="minorEastAsia" w:hAnsi="Verdana" w:cs="Verdana"/>
      <w:color w:val="009FDA"/>
      <w:sz w:val="18"/>
      <w:szCs w:val="18"/>
      <w:lang w:val="en-GB" w:eastAsia="zh-CN"/>
    </w:rPr>
  </w:style>
  <w:style w:type="character" w:customStyle="1" w:styleId="BodytexthighlightChar">
    <w:name w:val="Body text highlight Char"/>
    <w:basedOn w:val="DefaultParagraphFont"/>
    <w:link w:val="Bodytexthighlight"/>
    <w:uiPriority w:val="99"/>
    <w:rsid w:val="00E30443"/>
    <w:rPr>
      <w:rFonts w:ascii="Verdana" w:eastAsiaTheme="minorEastAsia" w:hAnsi="Verdana" w:cs="Verdana"/>
      <w:color w:val="009FDA"/>
      <w:sz w:val="18"/>
      <w:szCs w:val="18"/>
      <w:shd w:val="clear" w:color="auto" w:fill="FFFF99"/>
      <w:lang w:val="en-GB" w:eastAsia="zh-CN"/>
    </w:rPr>
  </w:style>
  <w:style w:type="paragraph" w:customStyle="1" w:styleId="DNVGL-capEquation">
    <w:name w:val="DNVGL-capEquation"/>
    <w:basedOn w:val="Normal"/>
    <w:next w:val="BodyText"/>
    <w:link w:val="DNVGL-capEquationChar"/>
    <w:uiPriority w:val="99"/>
    <w:rsid w:val="00E30443"/>
    <w:pPr>
      <w:keepLines/>
      <w:spacing w:before="120" w:after="120" w:line="240" w:lineRule="auto"/>
      <w:ind w:left="142" w:right="113" w:hanging="142"/>
    </w:pPr>
    <w:rPr>
      <w:rFonts w:ascii="Verdana" w:eastAsiaTheme="minorEastAsia" w:hAnsi="Verdana" w:cs="Verdana"/>
      <w:b/>
      <w:sz w:val="18"/>
      <w:szCs w:val="18"/>
      <w:lang w:val="en-GB" w:eastAsia="zh-CN"/>
    </w:rPr>
  </w:style>
  <w:style w:type="character" w:customStyle="1" w:styleId="DNVGL-capEquationChar">
    <w:name w:val="DNVGL-capEquation Char"/>
    <w:basedOn w:val="DefaultParagraphFont"/>
    <w:link w:val="DNVGL-capEquation"/>
    <w:uiPriority w:val="99"/>
    <w:rsid w:val="00E30443"/>
    <w:rPr>
      <w:rFonts w:ascii="Verdana" w:eastAsiaTheme="minorEastAsia" w:hAnsi="Verdana" w:cs="Verdana"/>
      <w:b/>
      <w:sz w:val="18"/>
      <w:szCs w:val="18"/>
      <w:lang w:val="en-GB" w:eastAsia="zh-CN"/>
    </w:rPr>
  </w:style>
  <w:style w:type="paragraph" w:customStyle="1" w:styleId="DNVGL-capFigure">
    <w:name w:val="DNVGL-capFigure"/>
    <w:basedOn w:val="Normal"/>
    <w:next w:val="BodyText"/>
    <w:link w:val="DNVGL-capFigureChar"/>
    <w:uiPriority w:val="99"/>
    <w:rsid w:val="00E30443"/>
    <w:pPr>
      <w:keepNext/>
      <w:spacing w:line="240" w:lineRule="auto"/>
    </w:pPr>
    <w:rPr>
      <w:rFonts w:ascii="Verdana" w:eastAsiaTheme="minorEastAsia" w:hAnsi="Verdana" w:cs="Verdana"/>
      <w:b/>
      <w:sz w:val="18"/>
      <w:szCs w:val="18"/>
      <w:lang w:val="en-GB" w:eastAsia="zh-CN"/>
    </w:rPr>
  </w:style>
  <w:style w:type="character" w:customStyle="1" w:styleId="DNVGL-capFigureChar">
    <w:name w:val="DNVGL-capFigure Char"/>
    <w:basedOn w:val="DefaultParagraphFont"/>
    <w:link w:val="DNVGL-capFigure"/>
    <w:uiPriority w:val="99"/>
    <w:rsid w:val="00E30443"/>
    <w:rPr>
      <w:rFonts w:ascii="Verdana" w:eastAsiaTheme="minorEastAsia" w:hAnsi="Verdana" w:cs="Verdana"/>
      <w:b/>
      <w:sz w:val="18"/>
      <w:szCs w:val="18"/>
      <w:lang w:val="en-GB" w:eastAsia="zh-CN"/>
    </w:rPr>
  </w:style>
  <w:style w:type="paragraph" w:customStyle="1" w:styleId="DNVGL-capTable">
    <w:name w:val="DNVGL-capTable"/>
    <w:basedOn w:val="Normal"/>
    <w:next w:val="BodyText"/>
    <w:link w:val="DNVGL-capTableChar"/>
    <w:uiPriority w:val="99"/>
    <w:rsid w:val="00E30443"/>
    <w:pPr>
      <w:keepNext/>
      <w:spacing w:before="100" w:after="60" w:line="280" w:lineRule="atLeast"/>
    </w:pPr>
    <w:rPr>
      <w:rFonts w:ascii="Verdana" w:eastAsiaTheme="minorEastAsia" w:hAnsi="Verdana" w:cs="Verdana"/>
      <w:b/>
      <w:sz w:val="18"/>
      <w:szCs w:val="18"/>
      <w:lang w:val="en-GB" w:eastAsia="zh-CN"/>
    </w:rPr>
  </w:style>
  <w:style w:type="character" w:customStyle="1" w:styleId="DNVGL-capTableChar">
    <w:name w:val="DNVGL-capTable Char"/>
    <w:basedOn w:val="DefaultParagraphFont"/>
    <w:link w:val="DNVGL-capTable"/>
    <w:uiPriority w:val="99"/>
    <w:rsid w:val="00E30443"/>
    <w:rPr>
      <w:rFonts w:ascii="Verdana" w:eastAsiaTheme="minorEastAsia" w:hAnsi="Verdana" w:cs="Verdana"/>
      <w:b/>
      <w:sz w:val="18"/>
      <w:szCs w:val="18"/>
      <w:lang w:val="en-GB" w:eastAsia="zh-CN"/>
    </w:rPr>
  </w:style>
  <w:style w:type="paragraph" w:customStyle="1" w:styleId="DNVGL-FigureComment">
    <w:name w:val="DNVGL-FigureComment"/>
    <w:basedOn w:val="Normal"/>
    <w:link w:val="DNVGL-FigureCommentChar"/>
    <w:uiPriority w:val="99"/>
    <w:rsid w:val="00E30443"/>
    <w:pPr>
      <w:keepLines/>
      <w:spacing w:after="180" w:line="240" w:lineRule="auto"/>
      <w:ind w:left="142" w:hanging="142"/>
      <w:contextualSpacing/>
    </w:pPr>
    <w:rPr>
      <w:rFonts w:ascii="Verdana" w:eastAsiaTheme="minorEastAsia" w:hAnsi="Verdana" w:cs="Verdana"/>
      <w:sz w:val="13"/>
      <w:szCs w:val="18"/>
      <w:lang w:val="en-GB" w:eastAsia="zh-CN"/>
    </w:rPr>
  </w:style>
  <w:style w:type="character" w:customStyle="1" w:styleId="DNVGL-FigureCommentChar">
    <w:name w:val="DNVGL-FigureComment Char"/>
    <w:basedOn w:val="DefaultParagraphFont"/>
    <w:link w:val="DNVGL-FigureComment"/>
    <w:uiPriority w:val="99"/>
    <w:rsid w:val="00E30443"/>
    <w:rPr>
      <w:rFonts w:ascii="Verdana" w:eastAsiaTheme="minorEastAsia" w:hAnsi="Verdana" w:cs="Verdana"/>
      <w:sz w:val="13"/>
      <w:szCs w:val="18"/>
      <w:lang w:val="en-GB" w:eastAsia="zh-CN"/>
    </w:rPr>
  </w:style>
  <w:style w:type="paragraph" w:customStyle="1" w:styleId="DNVGL-TableComment">
    <w:name w:val="DNVGL-TableComment"/>
    <w:basedOn w:val="Normal"/>
    <w:link w:val="DNVGL-TableCommentChar"/>
    <w:uiPriority w:val="99"/>
    <w:rsid w:val="00E30443"/>
    <w:pPr>
      <w:keepLines/>
      <w:spacing w:after="180" w:line="240" w:lineRule="auto"/>
      <w:ind w:left="142" w:hanging="142"/>
      <w:contextualSpacing/>
    </w:pPr>
    <w:rPr>
      <w:rFonts w:ascii="Verdana" w:eastAsiaTheme="minorEastAsia" w:hAnsi="Verdana" w:cs="Verdana"/>
      <w:sz w:val="13"/>
      <w:szCs w:val="18"/>
      <w:lang w:val="en-GB" w:eastAsia="zh-CN"/>
    </w:rPr>
  </w:style>
  <w:style w:type="character" w:customStyle="1" w:styleId="DNVGL-TableCommentChar">
    <w:name w:val="DNVGL-TableComment Char"/>
    <w:basedOn w:val="DefaultParagraphFont"/>
    <w:link w:val="DNVGL-TableComment"/>
    <w:uiPriority w:val="99"/>
    <w:rsid w:val="00E30443"/>
    <w:rPr>
      <w:rFonts w:ascii="Verdana" w:eastAsiaTheme="minorEastAsia" w:hAnsi="Verdana" w:cs="Verdana"/>
      <w:sz w:val="13"/>
      <w:szCs w:val="18"/>
      <w:lang w:val="en-GB" w:eastAsia="zh-CN"/>
    </w:rPr>
  </w:style>
  <w:style w:type="paragraph" w:customStyle="1" w:styleId="DNVGL-TableText">
    <w:name w:val="DNVGL-TableText"/>
    <w:basedOn w:val="Normal"/>
    <w:link w:val="DNVGL-TableTextChar"/>
    <w:uiPriority w:val="99"/>
    <w:rsid w:val="00E30443"/>
    <w:pPr>
      <w:keepNext/>
      <w:keepLines/>
      <w:spacing w:before="20" w:after="20" w:line="240" w:lineRule="auto"/>
    </w:pPr>
    <w:rPr>
      <w:rFonts w:ascii="Verdana" w:eastAsiaTheme="minorEastAsia" w:hAnsi="Verdana" w:cs="Verdana"/>
      <w:sz w:val="16"/>
      <w:szCs w:val="18"/>
      <w:lang w:val="en-GB" w:eastAsia="zh-CN"/>
    </w:rPr>
  </w:style>
  <w:style w:type="character" w:customStyle="1" w:styleId="DNVGL-TableTextChar">
    <w:name w:val="DNVGL-TableText Char"/>
    <w:basedOn w:val="DefaultParagraphFont"/>
    <w:link w:val="DNVGL-TableText"/>
    <w:uiPriority w:val="99"/>
    <w:rsid w:val="00E30443"/>
    <w:rPr>
      <w:rFonts w:ascii="Verdana" w:eastAsiaTheme="minorEastAsia" w:hAnsi="Verdana" w:cs="Verdana"/>
      <w:sz w:val="16"/>
      <w:szCs w:val="18"/>
      <w:lang w:val="en-GB" w:eastAsia="zh-CN"/>
    </w:rPr>
  </w:style>
  <w:style w:type="paragraph" w:customStyle="1" w:styleId="DNVGL-TableHeadingText">
    <w:name w:val="DNVGL-TableHeadingText"/>
    <w:basedOn w:val="DNVGL-TableText"/>
    <w:link w:val="DNVGL-TableHeadingTextChar"/>
    <w:uiPriority w:val="99"/>
    <w:rsid w:val="00E30443"/>
    <w:rPr>
      <w:b/>
    </w:rPr>
  </w:style>
  <w:style w:type="character" w:customStyle="1" w:styleId="DNVGL-TableHeadingTextChar">
    <w:name w:val="DNVGL-TableHeadingText Char"/>
    <w:basedOn w:val="DefaultParagraphFont"/>
    <w:link w:val="DNVGL-TableHeadingText"/>
    <w:uiPriority w:val="99"/>
    <w:rsid w:val="00E30443"/>
    <w:rPr>
      <w:rFonts w:ascii="Verdana" w:eastAsiaTheme="minorEastAsia" w:hAnsi="Verdana" w:cs="Verdana"/>
      <w:b/>
      <w:sz w:val="16"/>
      <w:szCs w:val="18"/>
      <w:lang w:val="en-GB" w:eastAsia="zh-CN"/>
    </w:rPr>
  </w:style>
  <w:style w:type="paragraph" w:customStyle="1" w:styleId="DNVGL-TOCHeading">
    <w:name w:val="DNVGL-TOC Heading"/>
    <w:basedOn w:val="Normal"/>
    <w:next w:val="Normal"/>
    <w:link w:val="DNVGL-TOCHeadingChar"/>
    <w:uiPriority w:val="99"/>
    <w:rsid w:val="00E30443"/>
    <w:pPr>
      <w:keepNext/>
      <w:pageBreakBefore/>
      <w:spacing w:before="180" w:line="240" w:lineRule="auto"/>
      <w:outlineLvl w:val="0"/>
    </w:pPr>
    <w:rPr>
      <w:rFonts w:ascii="Verdana" w:eastAsiaTheme="minorEastAsia" w:hAnsi="Verdana" w:cs="Verdana"/>
      <w:sz w:val="26"/>
      <w:szCs w:val="18"/>
      <w:lang w:val="en-GB" w:eastAsia="zh-CN"/>
    </w:rPr>
  </w:style>
  <w:style w:type="character" w:customStyle="1" w:styleId="DNVGL-TOCHeadingChar">
    <w:name w:val="DNVGL-TOC Heading Char"/>
    <w:basedOn w:val="DefaultParagraphFont"/>
    <w:link w:val="DNVGL-TOCHeading"/>
    <w:uiPriority w:val="99"/>
    <w:rsid w:val="00E30443"/>
    <w:rPr>
      <w:rFonts w:ascii="Verdana" w:eastAsiaTheme="minorEastAsia" w:hAnsi="Verdana" w:cs="Verdana"/>
      <w:sz w:val="26"/>
      <w:szCs w:val="18"/>
      <w:lang w:val="en-GB" w:eastAsia="zh-CN"/>
    </w:rPr>
  </w:style>
  <w:style w:type="paragraph" w:customStyle="1" w:styleId="DNVGL-Cover-ProjectName">
    <w:name w:val="DNVGL-Cover-ProjectName"/>
    <w:basedOn w:val="Normal"/>
    <w:link w:val="DNVGL-Cover-ProjectNameChar"/>
    <w:uiPriority w:val="99"/>
    <w:rsid w:val="00E30443"/>
    <w:pPr>
      <w:keepNext/>
      <w:keepLines/>
      <w:spacing w:line="240" w:lineRule="auto"/>
      <w:contextualSpacing/>
    </w:pPr>
    <w:rPr>
      <w:rFonts w:ascii="Verdana" w:eastAsiaTheme="minorEastAsia" w:hAnsi="Verdana" w:cs="Verdana"/>
      <w:b/>
      <w:caps/>
      <w:noProof/>
      <w:color w:val="565655"/>
      <w:sz w:val="26"/>
      <w:szCs w:val="18"/>
      <w:lang w:val="en-GB" w:eastAsia="zh-CN"/>
    </w:rPr>
  </w:style>
  <w:style w:type="character" w:customStyle="1" w:styleId="DNVGL-Cover-ProjectNameChar">
    <w:name w:val="DNVGL-Cover-ProjectName Char"/>
    <w:basedOn w:val="DefaultParagraphFont"/>
    <w:link w:val="DNVGL-Cover-ProjectName"/>
    <w:uiPriority w:val="99"/>
    <w:rsid w:val="00E30443"/>
    <w:rPr>
      <w:rFonts w:ascii="Verdana" w:eastAsiaTheme="minorEastAsia" w:hAnsi="Verdana" w:cs="Verdana"/>
      <w:b/>
      <w:caps/>
      <w:noProof/>
      <w:color w:val="565655"/>
      <w:sz w:val="26"/>
      <w:szCs w:val="18"/>
      <w:lang w:val="en-GB" w:eastAsia="zh-CN"/>
    </w:rPr>
  </w:style>
  <w:style w:type="paragraph" w:customStyle="1" w:styleId="DNVGL-Cover-ReportTitle">
    <w:name w:val="DNVGL-Cover-ReportTitle"/>
    <w:basedOn w:val="Normal"/>
    <w:link w:val="DNVGL-Cover-ReportTitleChar"/>
    <w:uiPriority w:val="99"/>
    <w:rsid w:val="00E30443"/>
    <w:pPr>
      <w:keepNext/>
      <w:keepLines/>
      <w:spacing w:after="240" w:line="240" w:lineRule="auto"/>
      <w:contextualSpacing/>
    </w:pPr>
    <w:rPr>
      <w:rFonts w:ascii="Verdana" w:eastAsiaTheme="minorEastAsia" w:hAnsi="Verdana" w:cs="Verdana"/>
      <w:b/>
      <w:noProof/>
      <w:color w:val="00B1EC"/>
      <w:sz w:val="56"/>
      <w:szCs w:val="18"/>
      <w:lang w:val="en-GB" w:eastAsia="zh-CN"/>
    </w:rPr>
  </w:style>
  <w:style w:type="character" w:customStyle="1" w:styleId="DNVGL-Cover-ReportTitleChar">
    <w:name w:val="DNVGL-Cover-ReportTitle Char"/>
    <w:basedOn w:val="DefaultParagraphFont"/>
    <w:link w:val="DNVGL-Cover-ReportTitle"/>
    <w:uiPriority w:val="99"/>
    <w:rsid w:val="00E30443"/>
    <w:rPr>
      <w:rFonts w:ascii="Verdana" w:eastAsiaTheme="minorEastAsia" w:hAnsi="Verdana" w:cs="Verdana"/>
      <w:b/>
      <w:noProof/>
      <w:color w:val="00B1EC"/>
      <w:sz w:val="56"/>
      <w:szCs w:val="18"/>
      <w:lang w:val="en-GB" w:eastAsia="zh-CN"/>
    </w:rPr>
  </w:style>
  <w:style w:type="paragraph" w:customStyle="1" w:styleId="DNVGL-Cover-Company">
    <w:name w:val="DNVGL-Cover-Company"/>
    <w:basedOn w:val="Normal"/>
    <w:link w:val="DNVGL-Cover-CompanyChar"/>
    <w:uiPriority w:val="99"/>
    <w:rsid w:val="00E30443"/>
    <w:pPr>
      <w:keepNext/>
      <w:keepLines/>
      <w:spacing w:line="240" w:lineRule="auto"/>
      <w:contextualSpacing/>
    </w:pPr>
    <w:rPr>
      <w:rFonts w:ascii="Verdana" w:eastAsiaTheme="minorEastAsia" w:hAnsi="Verdana" w:cs="Verdana"/>
      <w:b/>
      <w:noProof/>
      <w:color w:val="565655"/>
      <w:sz w:val="28"/>
      <w:szCs w:val="18"/>
      <w:lang w:val="en-GB" w:eastAsia="zh-CN"/>
    </w:rPr>
  </w:style>
  <w:style w:type="character" w:customStyle="1" w:styleId="DNVGL-Cover-CompanyChar">
    <w:name w:val="DNVGL-Cover-Company Char"/>
    <w:basedOn w:val="DefaultParagraphFont"/>
    <w:link w:val="DNVGL-Cover-Company"/>
    <w:uiPriority w:val="99"/>
    <w:rsid w:val="00E30443"/>
    <w:rPr>
      <w:rFonts w:ascii="Verdana" w:eastAsiaTheme="minorEastAsia" w:hAnsi="Verdana" w:cs="Verdana"/>
      <w:b/>
      <w:noProof/>
      <w:color w:val="565655"/>
      <w:sz w:val="28"/>
      <w:szCs w:val="18"/>
      <w:lang w:val="en-GB" w:eastAsia="zh-CN"/>
    </w:rPr>
  </w:style>
  <w:style w:type="paragraph" w:styleId="Bibliography">
    <w:name w:val="Bibliography"/>
    <w:basedOn w:val="Normal"/>
    <w:next w:val="Normal"/>
    <w:uiPriority w:val="99"/>
    <w:semiHidden/>
    <w:unhideWhenUsed/>
    <w:rsid w:val="00E30443"/>
    <w:pPr>
      <w:spacing w:line="240" w:lineRule="auto"/>
    </w:pPr>
    <w:rPr>
      <w:rFonts w:ascii="Verdana" w:eastAsiaTheme="minorEastAsia" w:hAnsi="Verdana" w:cs="Verdana"/>
      <w:sz w:val="18"/>
      <w:szCs w:val="18"/>
      <w:lang w:val="en-GB" w:eastAsia="zh-CN"/>
    </w:rPr>
  </w:style>
  <w:style w:type="paragraph" w:styleId="BlockText">
    <w:name w:val="Block Text"/>
    <w:basedOn w:val="Normal"/>
    <w:uiPriority w:val="99"/>
    <w:semiHidden/>
    <w:unhideWhenUsed/>
    <w:rsid w:val="00E30443"/>
    <w:pPr>
      <w:pBdr>
        <w:top w:val="single" w:sz="2" w:space="10" w:color="003591" w:themeColor="accent1"/>
        <w:left w:val="single" w:sz="2" w:space="10" w:color="003591" w:themeColor="accent1"/>
        <w:bottom w:val="single" w:sz="2" w:space="10" w:color="003591" w:themeColor="accent1"/>
        <w:right w:val="single" w:sz="2" w:space="10" w:color="003591" w:themeColor="accent1"/>
      </w:pBdr>
      <w:spacing w:line="240" w:lineRule="auto"/>
      <w:ind w:left="1152" w:right="1152"/>
    </w:pPr>
    <w:rPr>
      <w:rFonts w:asciiTheme="minorHAnsi" w:eastAsiaTheme="minorEastAsia" w:hAnsiTheme="minorHAnsi" w:cstheme="minorBidi"/>
      <w:i/>
      <w:iCs/>
      <w:color w:val="003591" w:themeColor="accent1"/>
      <w:sz w:val="18"/>
      <w:szCs w:val="18"/>
      <w:lang w:val="en-GB" w:eastAsia="zh-CN"/>
    </w:rPr>
  </w:style>
  <w:style w:type="paragraph" w:styleId="BodyText2">
    <w:name w:val="Body Text 2"/>
    <w:basedOn w:val="Normal"/>
    <w:link w:val="BodyText2Char"/>
    <w:uiPriority w:val="99"/>
    <w:semiHidden/>
    <w:unhideWhenUsed/>
    <w:rsid w:val="00E30443"/>
    <w:pPr>
      <w:spacing w:after="120" w:line="480" w:lineRule="auto"/>
    </w:pPr>
    <w:rPr>
      <w:rFonts w:ascii="Verdana" w:eastAsiaTheme="minorEastAsia" w:hAnsi="Verdana" w:cs="Verdana"/>
      <w:sz w:val="18"/>
      <w:szCs w:val="18"/>
      <w:lang w:val="en-GB" w:eastAsia="zh-CN"/>
    </w:rPr>
  </w:style>
  <w:style w:type="character" w:customStyle="1" w:styleId="BodyText2Char">
    <w:name w:val="Body Text 2 Char"/>
    <w:basedOn w:val="DefaultParagraphFont"/>
    <w:link w:val="BodyText2"/>
    <w:uiPriority w:val="99"/>
    <w:semiHidden/>
    <w:rsid w:val="00E30443"/>
    <w:rPr>
      <w:rFonts w:ascii="Verdana" w:eastAsiaTheme="minorEastAsia" w:hAnsi="Verdana" w:cs="Verdana"/>
      <w:sz w:val="18"/>
      <w:szCs w:val="18"/>
      <w:lang w:val="en-GB" w:eastAsia="zh-CN"/>
    </w:rPr>
  </w:style>
  <w:style w:type="paragraph" w:styleId="BodyTextFirstIndent">
    <w:name w:val="Body Text First Indent"/>
    <w:basedOn w:val="BodyText"/>
    <w:link w:val="BodyTextFirstIndentChar"/>
    <w:uiPriority w:val="99"/>
    <w:semiHidden/>
    <w:unhideWhenUsed/>
    <w:rsid w:val="00E30443"/>
    <w:pPr>
      <w:spacing w:line="240" w:lineRule="auto"/>
      <w:ind w:firstLine="360"/>
    </w:pPr>
    <w:rPr>
      <w:rFonts w:ascii="Verdana" w:eastAsiaTheme="minorEastAsia" w:hAnsi="Verdana" w:cs="Verdana"/>
      <w:sz w:val="18"/>
      <w:szCs w:val="18"/>
      <w:lang w:val="en-GB" w:eastAsia="zh-CN"/>
    </w:rPr>
  </w:style>
  <w:style w:type="character" w:customStyle="1" w:styleId="BodyTextFirstIndentChar">
    <w:name w:val="Body Text First Indent Char"/>
    <w:basedOn w:val="BodyTextChar"/>
    <w:link w:val="BodyTextFirstIndent"/>
    <w:uiPriority w:val="99"/>
    <w:semiHidden/>
    <w:rsid w:val="00E30443"/>
    <w:rPr>
      <w:rFonts w:ascii="Verdana" w:eastAsiaTheme="minorEastAsia" w:hAnsi="Verdana" w:cs="Verdana"/>
      <w:sz w:val="18"/>
      <w:szCs w:val="18"/>
      <w:lang w:val="en-GB" w:eastAsia="zh-CN"/>
    </w:rPr>
  </w:style>
  <w:style w:type="paragraph" w:styleId="BodyTextFirstIndent2">
    <w:name w:val="Body Text First Indent 2"/>
    <w:basedOn w:val="BodyTextIndent"/>
    <w:link w:val="BodyTextFirstIndent2Char"/>
    <w:uiPriority w:val="99"/>
    <w:semiHidden/>
    <w:unhideWhenUsed/>
    <w:rsid w:val="00E30443"/>
    <w:pPr>
      <w:spacing w:after="0" w:line="240" w:lineRule="auto"/>
      <w:ind w:firstLine="360"/>
    </w:pPr>
    <w:rPr>
      <w:rFonts w:ascii="Verdana" w:eastAsiaTheme="minorEastAsia" w:hAnsi="Verdana" w:cs="Verdana"/>
      <w:sz w:val="18"/>
      <w:szCs w:val="18"/>
      <w:lang w:val="en-GB" w:eastAsia="zh-CN"/>
    </w:rPr>
  </w:style>
  <w:style w:type="character" w:customStyle="1" w:styleId="BodyTextFirstIndent2Char">
    <w:name w:val="Body Text First Indent 2 Char"/>
    <w:basedOn w:val="BodyTextIndentChar"/>
    <w:link w:val="BodyTextFirstIndent2"/>
    <w:uiPriority w:val="99"/>
    <w:semiHidden/>
    <w:rsid w:val="00E30443"/>
    <w:rPr>
      <w:rFonts w:ascii="Verdana" w:eastAsiaTheme="minorEastAsia" w:hAnsi="Verdana" w:cs="Verdana"/>
      <w:sz w:val="18"/>
      <w:szCs w:val="18"/>
      <w:lang w:val="en-GB" w:eastAsia="zh-CN"/>
    </w:rPr>
  </w:style>
  <w:style w:type="character" w:styleId="BookTitle">
    <w:name w:val="Book Title"/>
    <w:basedOn w:val="DefaultParagraphFont"/>
    <w:uiPriority w:val="99"/>
    <w:semiHidden/>
    <w:unhideWhenUsed/>
    <w:rsid w:val="00E30443"/>
    <w:rPr>
      <w:b/>
      <w:bCs/>
      <w:smallCaps/>
      <w:spacing w:val="5"/>
    </w:rPr>
  </w:style>
  <w:style w:type="paragraph" w:styleId="Closing">
    <w:name w:val="Closing"/>
    <w:basedOn w:val="Normal"/>
    <w:link w:val="ClosingChar"/>
    <w:uiPriority w:val="99"/>
    <w:semiHidden/>
    <w:unhideWhenUsed/>
    <w:rsid w:val="00E30443"/>
    <w:pPr>
      <w:spacing w:line="240" w:lineRule="auto"/>
      <w:ind w:left="4252"/>
    </w:pPr>
    <w:rPr>
      <w:rFonts w:ascii="Verdana" w:eastAsiaTheme="minorEastAsia" w:hAnsi="Verdana" w:cs="Verdana"/>
      <w:sz w:val="18"/>
      <w:szCs w:val="18"/>
      <w:lang w:val="en-GB" w:eastAsia="zh-CN"/>
    </w:rPr>
  </w:style>
  <w:style w:type="character" w:customStyle="1" w:styleId="ClosingChar">
    <w:name w:val="Closing Char"/>
    <w:basedOn w:val="DefaultParagraphFont"/>
    <w:link w:val="Closing"/>
    <w:uiPriority w:val="99"/>
    <w:semiHidden/>
    <w:rsid w:val="00E30443"/>
    <w:rPr>
      <w:rFonts w:ascii="Verdana" w:eastAsiaTheme="minorEastAsia" w:hAnsi="Verdana" w:cs="Verdana"/>
      <w:sz w:val="18"/>
      <w:szCs w:val="18"/>
      <w:lang w:val="en-GB" w:eastAsia="zh-CN"/>
    </w:rPr>
  </w:style>
  <w:style w:type="character" w:styleId="CommentReference">
    <w:name w:val="annotation reference"/>
    <w:basedOn w:val="DefaultParagraphFont"/>
    <w:uiPriority w:val="99"/>
    <w:unhideWhenUsed/>
    <w:rsid w:val="00E30443"/>
    <w:rPr>
      <w:sz w:val="16"/>
      <w:szCs w:val="16"/>
    </w:rPr>
  </w:style>
  <w:style w:type="character" w:styleId="Emphasis">
    <w:name w:val="Emphasis"/>
    <w:basedOn w:val="DefaultParagraphFont"/>
    <w:unhideWhenUsed/>
    <w:qFormat/>
    <w:rsid w:val="00E30443"/>
    <w:rPr>
      <w:i/>
      <w:iCs/>
    </w:rPr>
  </w:style>
  <w:style w:type="character" w:styleId="HTMLAcronym">
    <w:name w:val="HTML Acronym"/>
    <w:basedOn w:val="DefaultParagraphFont"/>
    <w:uiPriority w:val="99"/>
    <w:semiHidden/>
    <w:unhideWhenUsed/>
    <w:rsid w:val="00E30443"/>
  </w:style>
  <w:style w:type="character" w:styleId="HTMLCode">
    <w:name w:val="HTML Code"/>
    <w:basedOn w:val="DefaultParagraphFont"/>
    <w:uiPriority w:val="99"/>
    <w:semiHidden/>
    <w:unhideWhenUsed/>
    <w:rsid w:val="00E30443"/>
    <w:rPr>
      <w:rFonts w:ascii="Consolas" w:hAnsi="Consolas" w:cs="Consolas"/>
      <w:sz w:val="20"/>
      <w:szCs w:val="20"/>
    </w:rPr>
  </w:style>
  <w:style w:type="character" w:styleId="HTMLDefinition">
    <w:name w:val="HTML Definition"/>
    <w:basedOn w:val="DefaultParagraphFont"/>
    <w:uiPriority w:val="99"/>
    <w:semiHidden/>
    <w:unhideWhenUsed/>
    <w:rsid w:val="00E30443"/>
    <w:rPr>
      <w:i/>
      <w:iCs/>
    </w:rPr>
  </w:style>
  <w:style w:type="character" w:styleId="HTMLKeyboard">
    <w:name w:val="HTML Keyboard"/>
    <w:basedOn w:val="DefaultParagraphFont"/>
    <w:uiPriority w:val="99"/>
    <w:semiHidden/>
    <w:unhideWhenUsed/>
    <w:rsid w:val="00E30443"/>
    <w:rPr>
      <w:rFonts w:ascii="Consolas" w:hAnsi="Consolas" w:cs="Consolas"/>
      <w:sz w:val="20"/>
      <w:szCs w:val="20"/>
    </w:rPr>
  </w:style>
  <w:style w:type="paragraph" w:styleId="HTMLPreformatted">
    <w:name w:val="HTML Preformatted"/>
    <w:basedOn w:val="Normal"/>
    <w:link w:val="HTMLPreformattedChar"/>
    <w:uiPriority w:val="99"/>
    <w:unhideWhenUsed/>
    <w:rsid w:val="00E30443"/>
    <w:pPr>
      <w:spacing w:line="240" w:lineRule="auto"/>
    </w:pPr>
    <w:rPr>
      <w:rFonts w:ascii="Consolas" w:eastAsiaTheme="minorEastAsia" w:hAnsi="Consolas" w:cs="Consolas"/>
      <w:sz w:val="20"/>
      <w:szCs w:val="20"/>
      <w:lang w:val="en-GB" w:eastAsia="zh-CN"/>
    </w:rPr>
  </w:style>
  <w:style w:type="character" w:customStyle="1" w:styleId="HTMLPreformattedChar">
    <w:name w:val="HTML Preformatted Char"/>
    <w:basedOn w:val="DefaultParagraphFont"/>
    <w:link w:val="HTMLPreformatted"/>
    <w:uiPriority w:val="99"/>
    <w:rsid w:val="00E30443"/>
    <w:rPr>
      <w:rFonts w:ascii="Consolas" w:eastAsiaTheme="minorEastAsia" w:hAnsi="Consolas" w:cs="Consolas"/>
      <w:sz w:val="20"/>
      <w:szCs w:val="20"/>
      <w:lang w:val="en-GB" w:eastAsia="zh-CN"/>
    </w:rPr>
  </w:style>
  <w:style w:type="character" w:styleId="HTMLSample">
    <w:name w:val="HTML Sample"/>
    <w:basedOn w:val="DefaultParagraphFont"/>
    <w:uiPriority w:val="99"/>
    <w:semiHidden/>
    <w:unhideWhenUsed/>
    <w:rsid w:val="00E30443"/>
    <w:rPr>
      <w:rFonts w:ascii="Consolas" w:hAnsi="Consolas" w:cs="Consolas"/>
      <w:sz w:val="24"/>
      <w:szCs w:val="24"/>
    </w:rPr>
  </w:style>
  <w:style w:type="character" w:styleId="HTMLTypewriter">
    <w:name w:val="HTML Typewriter"/>
    <w:basedOn w:val="DefaultParagraphFont"/>
    <w:uiPriority w:val="99"/>
    <w:semiHidden/>
    <w:unhideWhenUsed/>
    <w:rsid w:val="00E30443"/>
    <w:rPr>
      <w:rFonts w:ascii="Consolas" w:hAnsi="Consolas" w:cs="Consolas"/>
      <w:sz w:val="20"/>
      <w:szCs w:val="20"/>
    </w:rPr>
  </w:style>
  <w:style w:type="character" w:styleId="HTMLVariable">
    <w:name w:val="HTML Variable"/>
    <w:basedOn w:val="DefaultParagraphFont"/>
    <w:uiPriority w:val="99"/>
    <w:semiHidden/>
    <w:unhideWhenUsed/>
    <w:rsid w:val="00E30443"/>
    <w:rPr>
      <w:i/>
      <w:iCs/>
    </w:rPr>
  </w:style>
  <w:style w:type="character" w:styleId="IntenseEmphasis">
    <w:name w:val="Intense Emphasis"/>
    <w:basedOn w:val="DefaultParagraphFont"/>
    <w:uiPriority w:val="21"/>
    <w:unhideWhenUsed/>
    <w:qFormat/>
    <w:rsid w:val="00E30443"/>
    <w:rPr>
      <w:b/>
      <w:bCs/>
      <w:i/>
      <w:iCs/>
      <w:color w:val="003591" w:themeColor="accent1"/>
    </w:rPr>
  </w:style>
  <w:style w:type="paragraph" w:styleId="IntenseQuote">
    <w:name w:val="Intense Quote"/>
    <w:basedOn w:val="Normal"/>
    <w:next w:val="Normal"/>
    <w:link w:val="IntenseQuoteChar"/>
    <w:uiPriority w:val="99"/>
    <w:semiHidden/>
    <w:unhideWhenUsed/>
    <w:rsid w:val="00E30443"/>
    <w:pPr>
      <w:pBdr>
        <w:bottom w:val="single" w:sz="4" w:space="4" w:color="003591" w:themeColor="accent1"/>
      </w:pBdr>
      <w:spacing w:before="200" w:after="280" w:line="240" w:lineRule="auto"/>
      <w:ind w:left="936" w:right="936"/>
    </w:pPr>
    <w:rPr>
      <w:rFonts w:ascii="Verdana" w:eastAsiaTheme="minorEastAsia" w:hAnsi="Verdana" w:cs="Verdana"/>
      <w:b/>
      <w:bCs/>
      <w:i/>
      <w:iCs/>
      <w:color w:val="003591" w:themeColor="accent1"/>
      <w:sz w:val="18"/>
      <w:szCs w:val="18"/>
      <w:lang w:val="en-GB" w:eastAsia="zh-CN"/>
    </w:rPr>
  </w:style>
  <w:style w:type="character" w:customStyle="1" w:styleId="IntenseQuoteChar">
    <w:name w:val="Intense Quote Char"/>
    <w:basedOn w:val="DefaultParagraphFont"/>
    <w:link w:val="IntenseQuote"/>
    <w:uiPriority w:val="99"/>
    <w:rsid w:val="00E30443"/>
    <w:rPr>
      <w:rFonts w:ascii="Verdana" w:eastAsiaTheme="minorEastAsia" w:hAnsi="Verdana" w:cs="Verdana"/>
      <w:b/>
      <w:bCs/>
      <w:i/>
      <w:iCs/>
      <w:color w:val="003591" w:themeColor="accent1"/>
      <w:sz w:val="18"/>
      <w:szCs w:val="18"/>
      <w:lang w:val="en-GB" w:eastAsia="zh-CN"/>
    </w:rPr>
  </w:style>
  <w:style w:type="character" w:styleId="IntenseReference">
    <w:name w:val="Intense Reference"/>
    <w:basedOn w:val="DefaultParagraphFont"/>
    <w:uiPriority w:val="32"/>
    <w:unhideWhenUsed/>
    <w:qFormat/>
    <w:rsid w:val="00E30443"/>
    <w:rPr>
      <w:b/>
      <w:bCs/>
      <w:smallCaps/>
      <w:color w:val="3F9C35" w:themeColor="accent2"/>
      <w:spacing w:val="5"/>
      <w:u w:val="single"/>
    </w:rPr>
  </w:style>
  <w:style w:type="character" w:styleId="LineNumber">
    <w:name w:val="line number"/>
    <w:basedOn w:val="DefaultParagraphFont"/>
    <w:uiPriority w:val="99"/>
    <w:semiHidden/>
    <w:unhideWhenUsed/>
    <w:rsid w:val="00E30443"/>
  </w:style>
  <w:style w:type="paragraph" w:styleId="MacroText">
    <w:name w:val="macro"/>
    <w:link w:val="MacroTextChar"/>
    <w:uiPriority w:val="99"/>
    <w:semiHidden/>
    <w:unhideWhenUsed/>
    <w:rsid w:val="00E30443"/>
    <w:pPr>
      <w:tabs>
        <w:tab w:val="left" w:pos="480"/>
        <w:tab w:val="left" w:pos="960"/>
        <w:tab w:val="left" w:pos="1440"/>
        <w:tab w:val="left" w:pos="1920"/>
        <w:tab w:val="left" w:pos="2400"/>
        <w:tab w:val="left" w:pos="2880"/>
        <w:tab w:val="left" w:pos="3360"/>
        <w:tab w:val="left" w:pos="3840"/>
        <w:tab w:val="left" w:pos="4320"/>
      </w:tabs>
      <w:spacing w:line="240" w:lineRule="auto"/>
    </w:pPr>
    <w:rPr>
      <w:rFonts w:ascii="Consolas" w:eastAsiaTheme="minorEastAsia" w:hAnsi="Consolas" w:cs="Consolas"/>
      <w:sz w:val="20"/>
      <w:szCs w:val="20"/>
      <w:lang w:val="en-GB" w:eastAsia="zh-CN"/>
    </w:rPr>
  </w:style>
  <w:style w:type="character" w:customStyle="1" w:styleId="MacroTextChar">
    <w:name w:val="Macro Text Char"/>
    <w:basedOn w:val="DefaultParagraphFont"/>
    <w:link w:val="MacroText"/>
    <w:uiPriority w:val="99"/>
    <w:semiHidden/>
    <w:rsid w:val="00E30443"/>
    <w:rPr>
      <w:rFonts w:ascii="Consolas" w:eastAsiaTheme="minorEastAsia" w:hAnsi="Consolas" w:cs="Consolas"/>
      <w:sz w:val="20"/>
      <w:szCs w:val="20"/>
      <w:lang w:val="en-GB" w:eastAsia="zh-CN"/>
    </w:rPr>
  </w:style>
  <w:style w:type="paragraph" w:styleId="NoSpacing">
    <w:name w:val="No Spacing"/>
    <w:uiPriority w:val="99"/>
    <w:unhideWhenUsed/>
    <w:rsid w:val="00E30443"/>
    <w:pPr>
      <w:spacing w:line="240" w:lineRule="auto"/>
    </w:pPr>
    <w:rPr>
      <w:rFonts w:ascii="Verdana" w:eastAsiaTheme="minorEastAsia" w:hAnsi="Verdana" w:cs="Verdana"/>
      <w:sz w:val="18"/>
      <w:szCs w:val="18"/>
      <w:lang w:val="en-GB" w:eastAsia="zh-CN"/>
    </w:rPr>
  </w:style>
  <w:style w:type="paragraph" w:styleId="NoteHeading">
    <w:name w:val="Note Heading"/>
    <w:basedOn w:val="Normal"/>
    <w:next w:val="Normal"/>
    <w:link w:val="NoteHeadingChar"/>
    <w:uiPriority w:val="99"/>
    <w:semiHidden/>
    <w:unhideWhenUsed/>
    <w:rsid w:val="00E30443"/>
    <w:pPr>
      <w:spacing w:line="240" w:lineRule="auto"/>
    </w:pPr>
    <w:rPr>
      <w:rFonts w:ascii="Verdana" w:eastAsiaTheme="minorEastAsia" w:hAnsi="Verdana" w:cs="Verdana"/>
      <w:sz w:val="18"/>
      <w:szCs w:val="18"/>
      <w:lang w:val="en-GB" w:eastAsia="zh-CN"/>
    </w:rPr>
  </w:style>
  <w:style w:type="character" w:customStyle="1" w:styleId="NoteHeadingChar">
    <w:name w:val="Note Heading Char"/>
    <w:basedOn w:val="DefaultParagraphFont"/>
    <w:link w:val="NoteHeading"/>
    <w:uiPriority w:val="99"/>
    <w:semiHidden/>
    <w:rsid w:val="00E30443"/>
    <w:rPr>
      <w:rFonts w:ascii="Verdana" w:eastAsiaTheme="minorEastAsia" w:hAnsi="Verdana" w:cs="Verdana"/>
      <w:sz w:val="18"/>
      <w:szCs w:val="18"/>
      <w:lang w:val="en-GB" w:eastAsia="zh-CN"/>
    </w:rPr>
  </w:style>
  <w:style w:type="paragraph" w:styleId="PlainText">
    <w:name w:val="Plain Text"/>
    <w:basedOn w:val="Normal"/>
    <w:link w:val="PlainTextChar"/>
    <w:uiPriority w:val="99"/>
    <w:unhideWhenUsed/>
    <w:rsid w:val="00E30443"/>
    <w:pPr>
      <w:spacing w:line="240" w:lineRule="auto"/>
    </w:pPr>
    <w:rPr>
      <w:rFonts w:ascii="Consolas" w:eastAsiaTheme="minorEastAsia" w:hAnsi="Consolas" w:cs="Consolas"/>
      <w:sz w:val="21"/>
      <w:szCs w:val="21"/>
      <w:lang w:val="en-GB" w:eastAsia="zh-CN"/>
    </w:rPr>
  </w:style>
  <w:style w:type="character" w:customStyle="1" w:styleId="PlainTextChar">
    <w:name w:val="Plain Text Char"/>
    <w:basedOn w:val="DefaultParagraphFont"/>
    <w:link w:val="PlainText"/>
    <w:uiPriority w:val="99"/>
    <w:rsid w:val="00E30443"/>
    <w:rPr>
      <w:rFonts w:ascii="Consolas" w:eastAsiaTheme="minorEastAsia" w:hAnsi="Consolas" w:cs="Consolas"/>
      <w:sz w:val="21"/>
      <w:szCs w:val="21"/>
      <w:lang w:val="en-GB" w:eastAsia="zh-CN"/>
    </w:rPr>
  </w:style>
  <w:style w:type="paragraph" w:styleId="Quote">
    <w:name w:val="Quote"/>
    <w:basedOn w:val="Normal"/>
    <w:next w:val="Normal"/>
    <w:link w:val="QuoteChar"/>
    <w:uiPriority w:val="99"/>
    <w:semiHidden/>
    <w:unhideWhenUsed/>
    <w:rsid w:val="00E30443"/>
    <w:pPr>
      <w:spacing w:line="240" w:lineRule="auto"/>
    </w:pPr>
    <w:rPr>
      <w:rFonts w:ascii="Verdana" w:eastAsiaTheme="minorEastAsia" w:hAnsi="Verdana" w:cs="Verdana"/>
      <w:i/>
      <w:iCs/>
      <w:color w:val="000000" w:themeColor="text1"/>
      <w:sz w:val="18"/>
      <w:szCs w:val="18"/>
      <w:lang w:val="en-GB" w:eastAsia="zh-CN"/>
    </w:rPr>
  </w:style>
  <w:style w:type="character" w:customStyle="1" w:styleId="QuoteChar">
    <w:name w:val="Quote Char"/>
    <w:basedOn w:val="DefaultParagraphFont"/>
    <w:link w:val="Quote"/>
    <w:uiPriority w:val="99"/>
    <w:rsid w:val="00E30443"/>
    <w:rPr>
      <w:rFonts w:ascii="Verdana" w:eastAsiaTheme="minorEastAsia" w:hAnsi="Verdana" w:cs="Verdana"/>
      <w:i/>
      <w:iCs/>
      <w:color w:val="000000" w:themeColor="text1"/>
      <w:sz w:val="18"/>
      <w:szCs w:val="18"/>
      <w:lang w:val="en-GB" w:eastAsia="zh-CN"/>
    </w:rPr>
  </w:style>
  <w:style w:type="paragraph" w:styleId="Salutation">
    <w:name w:val="Salutation"/>
    <w:basedOn w:val="Normal"/>
    <w:next w:val="Normal"/>
    <w:link w:val="SalutationChar"/>
    <w:uiPriority w:val="99"/>
    <w:semiHidden/>
    <w:unhideWhenUsed/>
    <w:rsid w:val="00E30443"/>
    <w:pPr>
      <w:spacing w:line="240" w:lineRule="auto"/>
    </w:pPr>
    <w:rPr>
      <w:rFonts w:ascii="Verdana" w:eastAsiaTheme="minorEastAsia" w:hAnsi="Verdana" w:cs="Verdana"/>
      <w:sz w:val="18"/>
      <w:szCs w:val="18"/>
      <w:lang w:val="en-GB" w:eastAsia="zh-CN"/>
    </w:rPr>
  </w:style>
  <w:style w:type="character" w:customStyle="1" w:styleId="SalutationChar">
    <w:name w:val="Salutation Char"/>
    <w:basedOn w:val="DefaultParagraphFont"/>
    <w:link w:val="Salutation"/>
    <w:uiPriority w:val="99"/>
    <w:semiHidden/>
    <w:rsid w:val="00E30443"/>
    <w:rPr>
      <w:rFonts w:ascii="Verdana" w:eastAsiaTheme="minorEastAsia" w:hAnsi="Verdana" w:cs="Verdana"/>
      <w:sz w:val="18"/>
      <w:szCs w:val="18"/>
      <w:lang w:val="en-GB" w:eastAsia="zh-CN"/>
    </w:rPr>
  </w:style>
  <w:style w:type="paragraph" w:styleId="Signature">
    <w:name w:val="Signature"/>
    <w:basedOn w:val="Normal"/>
    <w:link w:val="SignatureChar"/>
    <w:uiPriority w:val="99"/>
    <w:semiHidden/>
    <w:unhideWhenUsed/>
    <w:rsid w:val="00E30443"/>
    <w:pPr>
      <w:spacing w:line="240" w:lineRule="auto"/>
      <w:ind w:left="4252"/>
    </w:pPr>
    <w:rPr>
      <w:rFonts w:ascii="Verdana" w:eastAsiaTheme="minorEastAsia" w:hAnsi="Verdana" w:cs="Verdana"/>
      <w:sz w:val="18"/>
      <w:szCs w:val="18"/>
      <w:lang w:val="en-GB" w:eastAsia="zh-CN"/>
    </w:rPr>
  </w:style>
  <w:style w:type="character" w:customStyle="1" w:styleId="SignatureChar">
    <w:name w:val="Signature Char"/>
    <w:basedOn w:val="DefaultParagraphFont"/>
    <w:link w:val="Signature"/>
    <w:uiPriority w:val="99"/>
    <w:semiHidden/>
    <w:rsid w:val="00E30443"/>
    <w:rPr>
      <w:rFonts w:ascii="Verdana" w:eastAsiaTheme="minorEastAsia" w:hAnsi="Verdana" w:cs="Verdana"/>
      <w:sz w:val="18"/>
      <w:szCs w:val="18"/>
      <w:lang w:val="en-GB" w:eastAsia="zh-CN"/>
    </w:rPr>
  </w:style>
  <w:style w:type="character" w:styleId="Strong">
    <w:name w:val="Strong"/>
    <w:basedOn w:val="DefaultParagraphFont"/>
    <w:uiPriority w:val="99"/>
    <w:unhideWhenUsed/>
    <w:rsid w:val="00E30443"/>
    <w:rPr>
      <w:b/>
      <w:bCs/>
    </w:rPr>
  </w:style>
  <w:style w:type="character" w:styleId="SubtleEmphasis">
    <w:name w:val="Subtle Emphasis"/>
    <w:basedOn w:val="DefaultParagraphFont"/>
    <w:uiPriority w:val="19"/>
    <w:unhideWhenUsed/>
    <w:qFormat/>
    <w:rsid w:val="00E30443"/>
    <w:rPr>
      <w:i/>
      <w:iCs/>
      <w:color w:val="808080" w:themeColor="text1" w:themeTint="7F"/>
    </w:rPr>
  </w:style>
  <w:style w:type="character" w:styleId="SubtleReference">
    <w:name w:val="Subtle Reference"/>
    <w:basedOn w:val="DefaultParagraphFont"/>
    <w:uiPriority w:val="99"/>
    <w:semiHidden/>
    <w:unhideWhenUsed/>
    <w:rsid w:val="00E30443"/>
    <w:rPr>
      <w:smallCaps/>
      <w:color w:val="3F9C35" w:themeColor="accent2"/>
      <w:u w:val="single"/>
    </w:rPr>
  </w:style>
  <w:style w:type="paragraph" w:styleId="TableofAuthorities">
    <w:name w:val="table of authorities"/>
    <w:basedOn w:val="Normal"/>
    <w:next w:val="Normal"/>
    <w:uiPriority w:val="99"/>
    <w:unhideWhenUsed/>
    <w:rsid w:val="00E30443"/>
    <w:pPr>
      <w:spacing w:line="240" w:lineRule="auto"/>
      <w:ind w:left="180" w:hanging="180"/>
    </w:pPr>
    <w:rPr>
      <w:rFonts w:ascii="Verdana" w:eastAsiaTheme="minorEastAsia" w:hAnsi="Verdana" w:cs="Verdana"/>
      <w:sz w:val="18"/>
      <w:szCs w:val="18"/>
      <w:lang w:val="en-GB" w:eastAsia="zh-CN"/>
    </w:rPr>
  </w:style>
  <w:style w:type="numbering" w:styleId="111111">
    <w:name w:val="Outline List 2"/>
    <w:basedOn w:val="NoList"/>
    <w:uiPriority w:val="99"/>
    <w:unhideWhenUsed/>
    <w:rsid w:val="00E30443"/>
    <w:pPr>
      <w:numPr>
        <w:numId w:val="20"/>
      </w:numPr>
    </w:pPr>
  </w:style>
  <w:style w:type="numbering" w:styleId="1ai">
    <w:name w:val="Outline List 1"/>
    <w:basedOn w:val="NoList"/>
    <w:uiPriority w:val="99"/>
    <w:unhideWhenUsed/>
    <w:rsid w:val="00E30443"/>
    <w:pPr>
      <w:numPr>
        <w:numId w:val="21"/>
      </w:numPr>
    </w:pPr>
  </w:style>
  <w:style w:type="numbering" w:styleId="ArticleSection">
    <w:name w:val="Outline List 3"/>
    <w:basedOn w:val="NoList"/>
    <w:uiPriority w:val="99"/>
    <w:unhideWhenUsed/>
    <w:rsid w:val="00E30443"/>
    <w:pPr>
      <w:numPr>
        <w:numId w:val="22"/>
      </w:numPr>
    </w:pPr>
  </w:style>
  <w:style w:type="table" w:styleId="ColorfulGrid">
    <w:name w:val="Colorful Grid"/>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6D0FF" w:themeFill="accent1" w:themeFillTint="33"/>
    </w:tcPr>
    <w:tblStylePr w:type="firstRow">
      <w:rPr>
        <w:b/>
        <w:bCs/>
      </w:rPr>
      <w:tblPr/>
      <w:tcPr>
        <w:shd w:val="clear" w:color="auto" w:fill="6DA2FF" w:themeFill="accent1" w:themeFillTint="66"/>
      </w:tcPr>
    </w:tblStylePr>
    <w:tblStylePr w:type="lastRow">
      <w:rPr>
        <w:b/>
        <w:bCs/>
        <w:color w:val="000000" w:themeColor="text1"/>
      </w:rPr>
      <w:tblPr/>
      <w:tcPr>
        <w:shd w:val="clear" w:color="auto" w:fill="6DA2FF" w:themeFill="accent1" w:themeFillTint="66"/>
      </w:tcPr>
    </w:tblStylePr>
    <w:tblStylePr w:type="firstCol">
      <w:rPr>
        <w:color w:val="FFFFFF" w:themeColor="background1"/>
      </w:rPr>
      <w:tblPr/>
      <w:tcPr>
        <w:shd w:val="clear" w:color="auto" w:fill="00276C" w:themeFill="accent1" w:themeFillShade="BF"/>
      </w:tcPr>
    </w:tblStylePr>
    <w:tblStylePr w:type="lastCol">
      <w:rPr>
        <w:color w:val="FFFFFF" w:themeColor="background1"/>
      </w:rPr>
      <w:tblPr/>
      <w:tcPr>
        <w:shd w:val="clear" w:color="auto" w:fill="00276C" w:themeFill="accent1" w:themeFillShade="BF"/>
      </w:tcPr>
    </w:tblStylePr>
    <w:tblStylePr w:type="band1Vert">
      <w:tblPr/>
      <w:tcPr>
        <w:shd w:val="clear" w:color="auto" w:fill="498BFF" w:themeFill="accent1" w:themeFillTint="7F"/>
      </w:tcPr>
    </w:tblStylePr>
    <w:tblStylePr w:type="band1Horz">
      <w:tblPr/>
      <w:tcPr>
        <w:shd w:val="clear" w:color="auto" w:fill="498BFF" w:themeFill="accent1" w:themeFillTint="7F"/>
      </w:tcPr>
    </w:tblStylePr>
  </w:style>
  <w:style w:type="table" w:styleId="ColorfulGrid-Accent2">
    <w:name w:val="Colorful Grid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4EFD1" w:themeFill="accent2" w:themeFillTint="33"/>
    </w:tcPr>
    <w:tblStylePr w:type="firstRow">
      <w:rPr>
        <w:b/>
        <w:bCs/>
      </w:rPr>
      <w:tblPr/>
      <w:tcPr>
        <w:shd w:val="clear" w:color="auto" w:fill="AAE0A4" w:themeFill="accent2" w:themeFillTint="66"/>
      </w:tcPr>
    </w:tblStylePr>
    <w:tblStylePr w:type="lastRow">
      <w:rPr>
        <w:b/>
        <w:bCs/>
        <w:color w:val="000000" w:themeColor="text1"/>
      </w:rPr>
      <w:tblPr/>
      <w:tcPr>
        <w:shd w:val="clear" w:color="auto" w:fill="AAE0A4" w:themeFill="accent2" w:themeFillTint="66"/>
      </w:tcPr>
    </w:tblStylePr>
    <w:tblStylePr w:type="firstCol">
      <w:rPr>
        <w:color w:val="FFFFFF" w:themeColor="background1"/>
      </w:rPr>
      <w:tblPr/>
      <w:tcPr>
        <w:shd w:val="clear" w:color="auto" w:fill="2E7427" w:themeFill="accent2" w:themeFillShade="BF"/>
      </w:tcPr>
    </w:tblStylePr>
    <w:tblStylePr w:type="lastCol">
      <w:rPr>
        <w:color w:val="FFFFFF" w:themeColor="background1"/>
      </w:rPr>
      <w:tblPr/>
      <w:tcPr>
        <w:shd w:val="clear" w:color="auto" w:fill="2E7427" w:themeFill="accent2" w:themeFillShade="BF"/>
      </w:tcPr>
    </w:tblStylePr>
    <w:tblStylePr w:type="band1Vert">
      <w:tblPr/>
      <w:tcPr>
        <w:shd w:val="clear" w:color="auto" w:fill="95D98F" w:themeFill="accent2" w:themeFillTint="7F"/>
      </w:tcPr>
    </w:tblStylePr>
    <w:tblStylePr w:type="band1Horz">
      <w:tblPr/>
      <w:tcPr>
        <w:shd w:val="clear" w:color="auto" w:fill="95D98F" w:themeFill="accent2" w:themeFillTint="7F"/>
      </w:tcPr>
    </w:tblStylePr>
  </w:style>
  <w:style w:type="table" w:styleId="ColorfulGrid-Accent3">
    <w:name w:val="Colorful Grid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6FC" w:themeFill="accent3" w:themeFillTint="33"/>
    </w:tcPr>
    <w:tblStylePr w:type="firstRow">
      <w:rPr>
        <w:b/>
        <w:bCs/>
      </w:rPr>
      <w:tblPr/>
      <w:tcPr>
        <w:shd w:val="clear" w:color="auto" w:fill="D6EEF9" w:themeFill="accent3" w:themeFillTint="66"/>
      </w:tcPr>
    </w:tblStylePr>
    <w:tblStylePr w:type="lastRow">
      <w:rPr>
        <w:b/>
        <w:bCs/>
        <w:color w:val="000000" w:themeColor="text1"/>
      </w:rPr>
      <w:tblPr/>
      <w:tcPr>
        <w:shd w:val="clear" w:color="auto" w:fill="D6EEF9" w:themeFill="accent3" w:themeFillTint="66"/>
      </w:tcPr>
    </w:tblStylePr>
    <w:tblStylePr w:type="firstCol">
      <w:rPr>
        <w:color w:val="FFFFFF" w:themeColor="background1"/>
      </w:rPr>
      <w:tblPr/>
      <w:tcPr>
        <w:shd w:val="clear" w:color="auto" w:fill="43B2E3" w:themeFill="accent3" w:themeFillShade="BF"/>
      </w:tcPr>
    </w:tblStylePr>
    <w:tblStylePr w:type="lastCol">
      <w:rPr>
        <w:color w:val="FFFFFF" w:themeColor="background1"/>
      </w:rPr>
      <w:tblPr/>
      <w:tcPr>
        <w:shd w:val="clear" w:color="auto" w:fill="43B2E3" w:themeFill="accent3" w:themeFillShade="BF"/>
      </w:tcPr>
    </w:tblStylePr>
    <w:tblStylePr w:type="band1Vert">
      <w:tblPr/>
      <w:tcPr>
        <w:shd w:val="clear" w:color="auto" w:fill="CCEAF7" w:themeFill="accent3" w:themeFillTint="7F"/>
      </w:tcPr>
    </w:tblStylePr>
    <w:tblStylePr w:type="band1Horz">
      <w:tblPr/>
      <w:tcPr>
        <w:shd w:val="clear" w:color="auto" w:fill="CCEAF7" w:themeFill="accent3" w:themeFillTint="7F"/>
      </w:tcPr>
    </w:tblStylePr>
  </w:style>
  <w:style w:type="table" w:styleId="ColorfulGrid-Accent4">
    <w:name w:val="Colorful Grid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9C8F1" w:themeFill="accent4" w:themeFillTint="33"/>
    </w:tcPr>
    <w:tblStylePr w:type="firstRow">
      <w:rPr>
        <w:b/>
        <w:bCs/>
      </w:rPr>
      <w:tblPr/>
      <w:tcPr>
        <w:shd w:val="clear" w:color="auto" w:fill="7392E3" w:themeFill="accent4" w:themeFillTint="66"/>
      </w:tcPr>
    </w:tblStylePr>
    <w:tblStylePr w:type="lastRow">
      <w:rPr>
        <w:b/>
        <w:bCs/>
        <w:color w:val="000000" w:themeColor="text1"/>
      </w:rPr>
      <w:tblPr/>
      <w:tcPr>
        <w:shd w:val="clear" w:color="auto" w:fill="7392E3" w:themeFill="accent4" w:themeFillTint="66"/>
      </w:tcPr>
    </w:tblStylePr>
    <w:tblStylePr w:type="firstCol">
      <w:rPr>
        <w:color w:val="FFFFFF" w:themeColor="background1"/>
      </w:rPr>
      <w:tblPr/>
      <w:tcPr>
        <w:shd w:val="clear" w:color="auto" w:fill="0B1738" w:themeFill="accent4" w:themeFillShade="BF"/>
      </w:tcPr>
    </w:tblStylePr>
    <w:tblStylePr w:type="lastCol">
      <w:rPr>
        <w:color w:val="FFFFFF" w:themeColor="background1"/>
      </w:rPr>
      <w:tblPr/>
      <w:tcPr>
        <w:shd w:val="clear" w:color="auto" w:fill="0B1738" w:themeFill="accent4" w:themeFillShade="BF"/>
      </w:tcPr>
    </w:tblStylePr>
    <w:tblStylePr w:type="band1Vert">
      <w:tblPr/>
      <w:tcPr>
        <w:shd w:val="clear" w:color="auto" w:fill="5077DC" w:themeFill="accent4" w:themeFillTint="7F"/>
      </w:tcPr>
    </w:tblStylePr>
    <w:tblStylePr w:type="band1Horz">
      <w:tblPr/>
      <w:tcPr>
        <w:shd w:val="clear" w:color="auto" w:fill="5077DC" w:themeFill="accent4" w:themeFillTint="7F"/>
      </w:tcPr>
    </w:tblStylePr>
  </w:style>
  <w:style w:type="table" w:styleId="ColorfulGrid-Accent5">
    <w:name w:val="Colorful Grid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4EEFF" w:themeFill="accent5" w:themeFillTint="33"/>
    </w:tcPr>
    <w:tblStylePr w:type="firstRow">
      <w:rPr>
        <w:b/>
        <w:bCs/>
      </w:rPr>
      <w:tblPr/>
      <w:tcPr>
        <w:shd w:val="clear" w:color="auto" w:fill="8ADEFF" w:themeFill="accent5" w:themeFillTint="66"/>
      </w:tcPr>
    </w:tblStylePr>
    <w:tblStylePr w:type="lastRow">
      <w:rPr>
        <w:b/>
        <w:bCs/>
        <w:color w:val="000000" w:themeColor="text1"/>
      </w:rPr>
      <w:tblPr/>
      <w:tcPr>
        <w:shd w:val="clear" w:color="auto" w:fill="8ADEFF" w:themeFill="accent5" w:themeFillTint="66"/>
      </w:tcPr>
    </w:tblStylePr>
    <w:tblStylePr w:type="firstCol">
      <w:rPr>
        <w:color w:val="FFFFFF" w:themeColor="background1"/>
      </w:rPr>
      <w:tblPr/>
      <w:tcPr>
        <w:shd w:val="clear" w:color="auto" w:fill="0076A3" w:themeFill="accent5" w:themeFillShade="BF"/>
      </w:tcPr>
    </w:tblStylePr>
    <w:tblStylePr w:type="lastCol">
      <w:rPr>
        <w:color w:val="FFFFFF" w:themeColor="background1"/>
      </w:rPr>
      <w:tblPr/>
      <w:tcPr>
        <w:shd w:val="clear" w:color="auto" w:fill="0076A3" w:themeFill="accent5" w:themeFillShade="BF"/>
      </w:tcPr>
    </w:tblStylePr>
    <w:tblStylePr w:type="band1Vert">
      <w:tblPr/>
      <w:tcPr>
        <w:shd w:val="clear" w:color="auto" w:fill="6DD7FF" w:themeFill="accent5" w:themeFillTint="7F"/>
      </w:tcPr>
    </w:tblStylePr>
    <w:tblStylePr w:type="band1Horz">
      <w:tblPr/>
      <w:tcPr>
        <w:shd w:val="clear" w:color="auto" w:fill="6DD7FF" w:themeFill="accent5" w:themeFillTint="7F"/>
      </w:tcPr>
    </w:tblStylePr>
  </w:style>
  <w:style w:type="table" w:styleId="ColorfulGrid-Accent6">
    <w:name w:val="Colorful Grid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9FDFE" w:themeFill="accent6" w:themeFillTint="33"/>
    </w:tcPr>
    <w:tblStylePr w:type="firstRow">
      <w:rPr>
        <w:b/>
        <w:bCs/>
      </w:rPr>
      <w:tblPr/>
      <w:tcPr>
        <w:shd w:val="clear" w:color="auto" w:fill="F4FBFD" w:themeFill="accent6" w:themeFillTint="66"/>
      </w:tcPr>
    </w:tblStylePr>
    <w:tblStylePr w:type="lastRow">
      <w:rPr>
        <w:b/>
        <w:bCs/>
        <w:color w:val="000000" w:themeColor="text1"/>
      </w:rPr>
      <w:tblPr/>
      <w:tcPr>
        <w:shd w:val="clear" w:color="auto" w:fill="F4FBFD" w:themeFill="accent6" w:themeFillTint="66"/>
      </w:tcPr>
    </w:tblStylePr>
    <w:tblStylePr w:type="firstCol">
      <w:rPr>
        <w:color w:val="FFFFFF" w:themeColor="background1"/>
      </w:rPr>
      <w:tblPr/>
      <w:tcPr>
        <w:shd w:val="clear" w:color="auto" w:fill="7CCCEB" w:themeFill="accent6" w:themeFillShade="BF"/>
      </w:tcPr>
    </w:tblStylePr>
    <w:tblStylePr w:type="lastCol">
      <w:rPr>
        <w:color w:val="FFFFFF" w:themeColor="background1"/>
      </w:rPr>
      <w:tblPr/>
      <w:tcPr>
        <w:shd w:val="clear" w:color="auto" w:fill="7CCCEB" w:themeFill="accent6" w:themeFillShade="BF"/>
      </w:tcPr>
    </w:tblStylePr>
    <w:tblStylePr w:type="band1Vert">
      <w:tblPr/>
      <w:tcPr>
        <w:shd w:val="clear" w:color="auto" w:fill="F2F9FD" w:themeFill="accent6" w:themeFillTint="7F"/>
      </w:tcPr>
    </w:tblStylePr>
    <w:tblStylePr w:type="band1Horz">
      <w:tblPr/>
      <w:tcPr>
        <w:shd w:val="clear" w:color="auto" w:fill="F2F9FD" w:themeFill="accent6" w:themeFillTint="7F"/>
      </w:tcPr>
    </w:tblStylePr>
  </w:style>
  <w:style w:type="table" w:styleId="ColorfulList">
    <w:name w:val="Colorful List"/>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27C2A" w:themeFill="accent2" w:themeFillShade="CC"/>
      </w:tcPr>
    </w:tblStylePr>
    <w:tblStylePr w:type="lastRow">
      <w:rPr>
        <w:b/>
        <w:bCs/>
        <w:color w:val="327C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DBE8FF" w:themeFill="accent1" w:themeFillTint="19"/>
    </w:tcPr>
    <w:tblStylePr w:type="firstRow">
      <w:rPr>
        <w:b/>
        <w:bCs/>
        <w:color w:val="FFFFFF" w:themeColor="background1"/>
      </w:rPr>
      <w:tblPr/>
      <w:tcPr>
        <w:tcBorders>
          <w:bottom w:val="single" w:sz="12" w:space="0" w:color="FFFFFF" w:themeColor="background1"/>
        </w:tcBorders>
        <w:shd w:val="clear" w:color="auto" w:fill="327C2A" w:themeFill="accent2" w:themeFillShade="CC"/>
      </w:tcPr>
    </w:tblStylePr>
    <w:tblStylePr w:type="lastRow">
      <w:rPr>
        <w:b/>
        <w:bCs/>
        <w:color w:val="327C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4C5FF" w:themeFill="accent1" w:themeFillTint="3F"/>
      </w:tcPr>
    </w:tblStylePr>
    <w:tblStylePr w:type="band1Horz">
      <w:tblPr/>
      <w:tcPr>
        <w:shd w:val="clear" w:color="auto" w:fill="B6D0FF" w:themeFill="accent1" w:themeFillTint="33"/>
      </w:tcPr>
    </w:tblStylePr>
  </w:style>
  <w:style w:type="table" w:styleId="ColorfulList-Accent2">
    <w:name w:val="Colorful List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EAF7E8" w:themeFill="accent2" w:themeFillTint="19"/>
    </w:tcPr>
    <w:tblStylePr w:type="firstRow">
      <w:rPr>
        <w:b/>
        <w:bCs/>
        <w:color w:val="FFFFFF" w:themeColor="background1"/>
      </w:rPr>
      <w:tblPr/>
      <w:tcPr>
        <w:tcBorders>
          <w:bottom w:val="single" w:sz="12" w:space="0" w:color="FFFFFF" w:themeColor="background1"/>
        </w:tcBorders>
        <w:shd w:val="clear" w:color="auto" w:fill="327C2A" w:themeFill="accent2" w:themeFillShade="CC"/>
      </w:tcPr>
    </w:tblStylePr>
    <w:tblStylePr w:type="lastRow">
      <w:rPr>
        <w:b/>
        <w:bCs/>
        <w:color w:val="327C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CC7" w:themeFill="accent2" w:themeFillTint="3F"/>
      </w:tcPr>
    </w:tblStylePr>
    <w:tblStylePr w:type="band1Horz">
      <w:tblPr/>
      <w:tcPr>
        <w:shd w:val="clear" w:color="auto" w:fill="D4EFD1" w:themeFill="accent2" w:themeFillTint="33"/>
      </w:tcPr>
    </w:tblStylePr>
  </w:style>
  <w:style w:type="table" w:styleId="ColorfulList-Accent3">
    <w:name w:val="Colorful List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F4FAFD" w:themeFill="accent3" w:themeFillTint="19"/>
    </w:tcPr>
    <w:tblStylePr w:type="firstRow">
      <w:rPr>
        <w:b/>
        <w:bCs/>
        <w:color w:val="FFFFFF" w:themeColor="background1"/>
      </w:rPr>
      <w:tblPr/>
      <w:tcPr>
        <w:tcBorders>
          <w:bottom w:val="single" w:sz="12" w:space="0" w:color="FFFFFF" w:themeColor="background1"/>
        </w:tcBorders>
        <w:shd w:val="clear" w:color="auto" w:fill="0C193C" w:themeFill="accent4" w:themeFillShade="CC"/>
      </w:tcPr>
    </w:tblStylePr>
    <w:tblStylePr w:type="lastRow">
      <w:rPr>
        <w:b/>
        <w:bCs/>
        <w:color w:val="0C193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4FB" w:themeFill="accent3" w:themeFillTint="3F"/>
      </w:tcPr>
    </w:tblStylePr>
    <w:tblStylePr w:type="band1Horz">
      <w:tblPr/>
      <w:tcPr>
        <w:shd w:val="clear" w:color="auto" w:fill="EAF6FC" w:themeFill="accent3" w:themeFillTint="33"/>
      </w:tcPr>
    </w:tblStylePr>
  </w:style>
  <w:style w:type="table" w:styleId="ColorfulList-Accent4">
    <w:name w:val="Colorful List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DCE4F8" w:themeFill="accent4" w:themeFillTint="19"/>
    </w:tcPr>
    <w:tblStylePr w:type="firstRow">
      <w:rPr>
        <w:b/>
        <w:bCs/>
        <w:color w:val="FFFFFF" w:themeColor="background1"/>
      </w:rPr>
      <w:tblPr/>
      <w:tcPr>
        <w:tcBorders>
          <w:bottom w:val="single" w:sz="12" w:space="0" w:color="FFFFFF" w:themeColor="background1"/>
        </w:tcBorders>
        <w:shd w:val="clear" w:color="auto" w:fill="54BAE6" w:themeFill="accent3" w:themeFillShade="CC"/>
      </w:tcPr>
    </w:tblStylePr>
    <w:tblStylePr w:type="lastRow">
      <w:rPr>
        <w:b/>
        <w:bCs/>
        <w:color w:val="54BAE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8BBED" w:themeFill="accent4" w:themeFillTint="3F"/>
      </w:tcPr>
    </w:tblStylePr>
    <w:tblStylePr w:type="band1Horz">
      <w:tblPr/>
      <w:tcPr>
        <w:shd w:val="clear" w:color="auto" w:fill="B9C8F1" w:themeFill="accent4" w:themeFillTint="33"/>
      </w:tcPr>
    </w:tblStylePr>
  </w:style>
  <w:style w:type="table" w:styleId="ColorfulList-Accent5">
    <w:name w:val="Colorful List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E2F7FF" w:themeFill="accent5" w:themeFillTint="19"/>
    </w:tcPr>
    <w:tblStylePr w:type="firstRow">
      <w:rPr>
        <w:b/>
        <w:bCs/>
        <w:color w:val="FFFFFF" w:themeColor="background1"/>
      </w:rPr>
      <w:tblPr/>
      <w:tcPr>
        <w:tcBorders>
          <w:bottom w:val="single" w:sz="12" w:space="0" w:color="FFFFFF" w:themeColor="background1"/>
        </w:tcBorders>
        <w:shd w:val="clear" w:color="auto" w:fill="91D4EE" w:themeFill="accent6" w:themeFillShade="CC"/>
      </w:tcPr>
    </w:tblStylePr>
    <w:tblStylePr w:type="lastRow">
      <w:rPr>
        <w:b/>
        <w:bCs/>
        <w:color w:val="91D4E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BFF" w:themeFill="accent5" w:themeFillTint="3F"/>
      </w:tcPr>
    </w:tblStylePr>
    <w:tblStylePr w:type="band1Horz">
      <w:tblPr/>
      <w:tcPr>
        <w:shd w:val="clear" w:color="auto" w:fill="C4EEFF" w:themeFill="accent5" w:themeFillTint="33"/>
      </w:tcPr>
    </w:tblStylePr>
  </w:style>
  <w:style w:type="table" w:styleId="ColorfulList-Accent6">
    <w:name w:val="Colorful List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FCFEFE" w:themeFill="accent6" w:themeFillTint="19"/>
    </w:tcPr>
    <w:tblStylePr w:type="firstRow">
      <w:rPr>
        <w:b/>
        <w:bCs/>
        <w:color w:val="FFFFFF" w:themeColor="background1"/>
      </w:rPr>
      <w:tblPr/>
      <w:tcPr>
        <w:tcBorders>
          <w:bottom w:val="single" w:sz="12" w:space="0" w:color="FFFFFF" w:themeColor="background1"/>
        </w:tcBorders>
        <w:shd w:val="clear" w:color="auto" w:fill="007EAE" w:themeFill="accent5" w:themeFillShade="CC"/>
      </w:tcPr>
    </w:tblStylePr>
    <w:tblStylePr w:type="lastRow">
      <w:rPr>
        <w:b/>
        <w:bCs/>
        <w:color w:val="007EAE"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CFE" w:themeFill="accent6" w:themeFillTint="3F"/>
      </w:tcPr>
    </w:tblStylePr>
    <w:tblStylePr w:type="band1Horz">
      <w:tblPr/>
      <w:tcPr>
        <w:shd w:val="clear" w:color="auto" w:fill="F9FDFE" w:themeFill="accent6" w:themeFillTint="33"/>
      </w:tcPr>
    </w:tblStylePr>
  </w:style>
  <w:style w:type="table" w:styleId="ColorfulShading">
    <w:name w:val="Colorful Shading"/>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3F9C35"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3F9C35" w:themeColor="accent2"/>
        <w:left w:val="single" w:sz="4" w:space="0" w:color="003591" w:themeColor="accent1"/>
        <w:bottom w:val="single" w:sz="4" w:space="0" w:color="003591" w:themeColor="accent1"/>
        <w:right w:val="single" w:sz="4" w:space="0" w:color="003591"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8FF" w:themeFill="accent1" w:themeFillTint="19"/>
    </w:tcPr>
    <w:tblStylePr w:type="firstRow">
      <w:rPr>
        <w:b/>
        <w:bCs/>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1F57" w:themeFill="accent1" w:themeFillShade="99"/>
      </w:tcPr>
    </w:tblStylePr>
    <w:tblStylePr w:type="firstCol">
      <w:rPr>
        <w:color w:val="FFFFFF" w:themeColor="background1"/>
      </w:rPr>
      <w:tblPr/>
      <w:tcPr>
        <w:tcBorders>
          <w:top w:val="nil"/>
          <w:left w:val="nil"/>
          <w:bottom w:val="nil"/>
          <w:right w:val="nil"/>
          <w:insideH w:val="single" w:sz="4" w:space="0" w:color="001F57" w:themeColor="accent1" w:themeShade="99"/>
          <w:insideV w:val="nil"/>
        </w:tcBorders>
        <w:shd w:val="clear" w:color="auto" w:fill="001F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1F57" w:themeFill="accent1" w:themeFillShade="99"/>
      </w:tcPr>
    </w:tblStylePr>
    <w:tblStylePr w:type="band1Vert">
      <w:tblPr/>
      <w:tcPr>
        <w:shd w:val="clear" w:color="auto" w:fill="6DA2FF" w:themeFill="accent1" w:themeFillTint="66"/>
      </w:tcPr>
    </w:tblStylePr>
    <w:tblStylePr w:type="band1Horz">
      <w:tblPr/>
      <w:tcPr>
        <w:shd w:val="clear" w:color="auto" w:fill="498B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3F9C35" w:themeColor="accent2"/>
        <w:left w:val="single" w:sz="4" w:space="0" w:color="3F9C35" w:themeColor="accent2"/>
        <w:bottom w:val="single" w:sz="4" w:space="0" w:color="3F9C35" w:themeColor="accent2"/>
        <w:right w:val="single" w:sz="4" w:space="0" w:color="3F9C35"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7E8" w:themeFill="accent2" w:themeFillTint="19"/>
    </w:tcPr>
    <w:tblStylePr w:type="firstRow">
      <w:rPr>
        <w:b/>
        <w:bCs/>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1F" w:themeFill="accent2" w:themeFillShade="99"/>
      </w:tcPr>
    </w:tblStylePr>
    <w:tblStylePr w:type="firstCol">
      <w:rPr>
        <w:color w:val="FFFFFF" w:themeColor="background1"/>
      </w:rPr>
      <w:tblPr/>
      <w:tcPr>
        <w:tcBorders>
          <w:top w:val="nil"/>
          <w:left w:val="nil"/>
          <w:bottom w:val="nil"/>
          <w:right w:val="nil"/>
          <w:insideH w:val="single" w:sz="4" w:space="0" w:color="255D1F" w:themeColor="accent2" w:themeShade="99"/>
          <w:insideV w:val="nil"/>
        </w:tcBorders>
        <w:shd w:val="clear" w:color="auto" w:fill="255D1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55D1F" w:themeFill="accent2" w:themeFillShade="99"/>
      </w:tcPr>
    </w:tblStylePr>
    <w:tblStylePr w:type="band1Vert">
      <w:tblPr/>
      <w:tcPr>
        <w:shd w:val="clear" w:color="auto" w:fill="AAE0A4" w:themeFill="accent2" w:themeFillTint="66"/>
      </w:tcPr>
    </w:tblStylePr>
    <w:tblStylePr w:type="band1Horz">
      <w:tblPr/>
      <w:tcPr>
        <w:shd w:val="clear" w:color="auto" w:fill="95D98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0F204B" w:themeColor="accent4"/>
        <w:left w:val="single" w:sz="4" w:space="0" w:color="99D6F0" w:themeColor="accent3"/>
        <w:bottom w:val="single" w:sz="4" w:space="0" w:color="99D6F0" w:themeColor="accent3"/>
        <w:right w:val="single" w:sz="4" w:space="0" w:color="99D6F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FD" w:themeFill="accent3" w:themeFillTint="19"/>
    </w:tcPr>
    <w:tblStylePr w:type="firstRow">
      <w:rPr>
        <w:b/>
        <w:bCs/>
      </w:rPr>
      <w:tblPr/>
      <w:tcPr>
        <w:tcBorders>
          <w:top w:val="nil"/>
          <w:left w:val="nil"/>
          <w:bottom w:val="single" w:sz="24" w:space="0" w:color="0F204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98CD" w:themeFill="accent3" w:themeFillShade="99"/>
      </w:tcPr>
    </w:tblStylePr>
    <w:tblStylePr w:type="firstCol">
      <w:rPr>
        <w:color w:val="FFFFFF" w:themeColor="background1"/>
      </w:rPr>
      <w:tblPr/>
      <w:tcPr>
        <w:tcBorders>
          <w:top w:val="nil"/>
          <w:left w:val="nil"/>
          <w:bottom w:val="nil"/>
          <w:right w:val="nil"/>
          <w:insideH w:val="single" w:sz="4" w:space="0" w:color="1E98CD" w:themeColor="accent3" w:themeShade="99"/>
          <w:insideV w:val="nil"/>
        </w:tcBorders>
        <w:shd w:val="clear" w:color="auto" w:fill="1E98C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98CD" w:themeFill="accent3" w:themeFillShade="99"/>
      </w:tcPr>
    </w:tblStylePr>
    <w:tblStylePr w:type="band1Vert">
      <w:tblPr/>
      <w:tcPr>
        <w:shd w:val="clear" w:color="auto" w:fill="D6EEF9" w:themeFill="accent3" w:themeFillTint="66"/>
      </w:tcPr>
    </w:tblStylePr>
    <w:tblStylePr w:type="band1Horz">
      <w:tblPr/>
      <w:tcPr>
        <w:shd w:val="clear" w:color="auto" w:fill="CCEAF7" w:themeFill="accent3" w:themeFillTint="7F"/>
      </w:tcPr>
    </w:tblStylePr>
  </w:style>
  <w:style w:type="table" w:styleId="ColorfulShading-Accent4">
    <w:name w:val="Colorful Shading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99D6F0" w:themeColor="accent3"/>
        <w:left w:val="single" w:sz="4" w:space="0" w:color="0F204B" w:themeColor="accent4"/>
        <w:bottom w:val="single" w:sz="4" w:space="0" w:color="0F204B" w:themeColor="accent4"/>
        <w:right w:val="single" w:sz="4" w:space="0" w:color="0F204B"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CE4F8" w:themeFill="accent4" w:themeFillTint="19"/>
    </w:tcPr>
    <w:tblStylePr w:type="firstRow">
      <w:rPr>
        <w:b/>
        <w:bCs/>
      </w:rPr>
      <w:tblPr/>
      <w:tcPr>
        <w:tcBorders>
          <w:top w:val="nil"/>
          <w:left w:val="nil"/>
          <w:bottom w:val="single" w:sz="24" w:space="0" w:color="99D6F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132D" w:themeFill="accent4" w:themeFillShade="99"/>
      </w:tcPr>
    </w:tblStylePr>
    <w:tblStylePr w:type="firstCol">
      <w:rPr>
        <w:color w:val="FFFFFF" w:themeColor="background1"/>
      </w:rPr>
      <w:tblPr/>
      <w:tcPr>
        <w:tcBorders>
          <w:top w:val="nil"/>
          <w:left w:val="nil"/>
          <w:bottom w:val="nil"/>
          <w:right w:val="nil"/>
          <w:insideH w:val="single" w:sz="4" w:space="0" w:color="09132D" w:themeColor="accent4" w:themeShade="99"/>
          <w:insideV w:val="nil"/>
        </w:tcBorders>
        <w:shd w:val="clear" w:color="auto" w:fill="09132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132D" w:themeFill="accent4" w:themeFillShade="99"/>
      </w:tcPr>
    </w:tblStylePr>
    <w:tblStylePr w:type="band1Vert">
      <w:tblPr/>
      <w:tcPr>
        <w:shd w:val="clear" w:color="auto" w:fill="7392E3" w:themeFill="accent4" w:themeFillTint="66"/>
      </w:tcPr>
    </w:tblStylePr>
    <w:tblStylePr w:type="band1Horz">
      <w:tblPr/>
      <w:tcPr>
        <w:shd w:val="clear" w:color="auto" w:fill="5077D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E5F5FB" w:themeColor="accent6"/>
        <w:left w:val="single" w:sz="4" w:space="0" w:color="009FDA" w:themeColor="accent5"/>
        <w:bottom w:val="single" w:sz="4" w:space="0" w:color="009FDA" w:themeColor="accent5"/>
        <w:right w:val="single" w:sz="4" w:space="0" w:color="009FD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F7FF" w:themeFill="accent5" w:themeFillTint="19"/>
    </w:tcPr>
    <w:tblStylePr w:type="firstRow">
      <w:rPr>
        <w:b/>
        <w:bCs/>
      </w:rPr>
      <w:tblPr/>
      <w:tcPr>
        <w:tcBorders>
          <w:top w:val="nil"/>
          <w:left w:val="nil"/>
          <w:bottom w:val="single" w:sz="24" w:space="0" w:color="E5F5F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E82" w:themeFill="accent5" w:themeFillShade="99"/>
      </w:tcPr>
    </w:tblStylePr>
    <w:tblStylePr w:type="firstCol">
      <w:rPr>
        <w:color w:val="FFFFFF" w:themeColor="background1"/>
      </w:rPr>
      <w:tblPr/>
      <w:tcPr>
        <w:tcBorders>
          <w:top w:val="nil"/>
          <w:left w:val="nil"/>
          <w:bottom w:val="nil"/>
          <w:right w:val="nil"/>
          <w:insideH w:val="single" w:sz="4" w:space="0" w:color="005E82" w:themeColor="accent5" w:themeShade="99"/>
          <w:insideV w:val="nil"/>
        </w:tcBorders>
        <w:shd w:val="clear" w:color="auto" w:fill="005E8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5E82" w:themeFill="accent5" w:themeFillShade="99"/>
      </w:tcPr>
    </w:tblStylePr>
    <w:tblStylePr w:type="band1Vert">
      <w:tblPr/>
      <w:tcPr>
        <w:shd w:val="clear" w:color="auto" w:fill="8ADEFF" w:themeFill="accent5" w:themeFillTint="66"/>
      </w:tcPr>
    </w:tblStylePr>
    <w:tblStylePr w:type="band1Horz">
      <w:tblPr/>
      <w:tcPr>
        <w:shd w:val="clear" w:color="auto" w:fill="6DD7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009FDA" w:themeColor="accent5"/>
        <w:left w:val="single" w:sz="4" w:space="0" w:color="E5F5FB" w:themeColor="accent6"/>
        <w:bottom w:val="single" w:sz="4" w:space="0" w:color="E5F5FB" w:themeColor="accent6"/>
        <w:right w:val="single" w:sz="4" w:space="0" w:color="E5F5FB"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EFE" w:themeFill="accent6" w:themeFillTint="19"/>
    </w:tcPr>
    <w:tblStylePr w:type="firstRow">
      <w:rPr>
        <w:b/>
        <w:bCs/>
      </w:rPr>
      <w:tblPr/>
      <w:tcPr>
        <w:tcBorders>
          <w:top w:val="nil"/>
          <w:left w:val="nil"/>
          <w:bottom w:val="single" w:sz="24" w:space="0" w:color="009FD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B4E1" w:themeFill="accent6" w:themeFillShade="99"/>
      </w:tcPr>
    </w:tblStylePr>
    <w:tblStylePr w:type="firstCol">
      <w:rPr>
        <w:color w:val="FFFFFF" w:themeColor="background1"/>
      </w:rPr>
      <w:tblPr/>
      <w:tcPr>
        <w:tcBorders>
          <w:top w:val="nil"/>
          <w:left w:val="nil"/>
          <w:bottom w:val="nil"/>
          <w:right w:val="nil"/>
          <w:insideH w:val="single" w:sz="4" w:space="0" w:color="3EB4E1" w:themeColor="accent6" w:themeShade="99"/>
          <w:insideV w:val="nil"/>
        </w:tcBorders>
        <w:shd w:val="clear" w:color="auto" w:fill="3EB4E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B4E1" w:themeFill="accent6" w:themeFillShade="99"/>
      </w:tcPr>
    </w:tblStylePr>
    <w:tblStylePr w:type="band1Vert">
      <w:tblPr/>
      <w:tcPr>
        <w:shd w:val="clear" w:color="auto" w:fill="F4FBFD" w:themeFill="accent6" w:themeFillTint="66"/>
      </w:tcPr>
    </w:tblStylePr>
    <w:tblStylePr w:type="band1Horz">
      <w:tblPr/>
      <w:tcPr>
        <w:shd w:val="clear" w:color="auto" w:fill="F2F9FD"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035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A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27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276C" w:themeFill="accent1" w:themeFillShade="BF"/>
      </w:tcPr>
    </w:tblStylePr>
    <w:tblStylePr w:type="band1Vert">
      <w:tblPr/>
      <w:tcPr>
        <w:tcBorders>
          <w:top w:val="nil"/>
          <w:left w:val="nil"/>
          <w:bottom w:val="nil"/>
          <w:right w:val="nil"/>
          <w:insideH w:val="nil"/>
          <w:insideV w:val="nil"/>
        </w:tcBorders>
        <w:shd w:val="clear" w:color="auto" w:fill="00276C" w:themeFill="accent1" w:themeFillShade="BF"/>
      </w:tcPr>
    </w:tblStylePr>
    <w:tblStylePr w:type="band1Horz">
      <w:tblPr/>
      <w:tcPr>
        <w:tcBorders>
          <w:top w:val="nil"/>
          <w:left w:val="nil"/>
          <w:bottom w:val="nil"/>
          <w:right w:val="nil"/>
          <w:insideH w:val="nil"/>
          <w:insideV w:val="nil"/>
        </w:tcBorders>
        <w:shd w:val="clear" w:color="auto" w:fill="00276C" w:themeFill="accent1" w:themeFillShade="BF"/>
      </w:tcPr>
    </w:tblStylePr>
  </w:style>
  <w:style w:type="table" w:styleId="DarkList-Accent2">
    <w:name w:val="Dark List Accent 2"/>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3F9C3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E742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E7427" w:themeFill="accent2" w:themeFillShade="BF"/>
      </w:tcPr>
    </w:tblStylePr>
    <w:tblStylePr w:type="band1Vert">
      <w:tblPr/>
      <w:tcPr>
        <w:tcBorders>
          <w:top w:val="nil"/>
          <w:left w:val="nil"/>
          <w:bottom w:val="nil"/>
          <w:right w:val="nil"/>
          <w:insideH w:val="nil"/>
          <w:insideV w:val="nil"/>
        </w:tcBorders>
        <w:shd w:val="clear" w:color="auto" w:fill="2E7427" w:themeFill="accent2" w:themeFillShade="BF"/>
      </w:tcPr>
    </w:tblStylePr>
    <w:tblStylePr w:type="band1Horz">
      <w:tblPr/>
      <w:tcPr>
        <w:tcBorders>
          <w:top w:val="nil"/>
          <w:left w:val="nil"/>
          <w:bottom w:val="nil"/>
          <w:right w:val="nil"/>
          <w:insideH w:val="nil"/>
          <w:insideV w:val="nil"/>
        </w:tcBorders>
        <w:shd w:val="clear" w:color="auto" w:fill="2E7427" w:themeFill="accent2" w:themeFillShade="BF"/>
      </w:tcPr>
    </w:tblStylePr>
  </w:style>
  <w:style w:type="table" w:styleId="DarkList-Accent3">
    <w:name w:val="Dark List Accent 3"/>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99D6F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7EA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3B2E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3B2E3" w:themeFill="accent3" w:themeFillShade="BF"/>
      </w:tcPr>
    </w:tblStylePr>
    <w:tblStylePr w:type="band1Vert">
      <w:tblPr/>
      <w:tcPr>
        <w:tcBorders>
          <w:top w:val="nil"/>
          <w:left w:val="nil"/>
          <w:bottom w:val="nil"/>
          <w:right w:val="nil"/>
          <w:insideH w:val="nil"/>
          <w:insideV w:val="nil"/>
        </w:tcBorders>
        <w:shd w:val="clear" w:color="auto" w:fill="43B2E3" w:themeFill="accent3" w:themeFillShade="BF"/>
      </w:tcPr>
    </w:tblStylePr>
    <w:tblStylePr w:type="band1Horz">
      <w:tblPr/>
      <w:tcPr>
        <w:tcBorders>
          <w:top w:val="nil"/>
          <w:left w:val="nil"/>
          <w:bottom w:val="nil"/>
          <w:right w:val="nil"/>
          <w:insideH w:val="nil"/>
          <w:insideV w:val="nil"/>
        </w:tcBorders>
        <w:shd w:val="clear" w:color="auto" w:fill="43B2E3" w:themeFill="accent3" w:themeFillShade="BF"/>
      </w:tcPr>
    </w:tblStylePr>
  </w:style>
  <w:style w:type="table" w:styleId="DarkList-Accent4">
    <w:name w:val="Dark List Accent 4"/>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F204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0F25"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173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1738" w:themeFill="accent4" w:themeFillShade="BF"/>
      </w:tcPr>
    </w:tblStylePr>
    <w:tblStylePr w:type="band1Vert">
      <w:tblPr/>
      <w:tcPr>
        <w:tcBorders>
          <w:top w:val="nil"/>
          <w:left w:val="nil"/>
          <w:bottom w:val="nil"/>
          <w:right w:val="nil"/>
          <w:insideH w:val="nil"/>
          <w:insideV w:val="nil"/>
        </w:tcBorders>
        <w:shd w:val="clear" w:color="auto" w:fill="0B1738" w:themeFill="accent4" w:themeFillShade="BF"/>
      </w:tcPr>
    </w:tblStylePr>
    <w:tblStylePr w:type="band1Horz">
      <w:tblPr/>
      <w:tcPr>
        <w:tcBorders>
          <w:top w:val="nil"/>
          <w:left w:val="nil"/>
          <w:bottom w:val="nil"/>
          <w:right w:val="nil"/>
          <w:insideH w:val="nil"/>
          <w:insideV w:val="nil"/>
        </w:tcBorders>
        <w:shd w:val="clear" w:color="auto" w:fill="0B1738" w:themeFill="accent4" w:themeFillShade="BF"/>
      </w:tcPr>
    </w:tblStylePr>
  </w:style>
  <w:style w:type="table" w:styleId="DarkList-Accent5">
    <w:name w:val="Dark List Accent 5"/>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09FD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E6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6A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6A3" w:themeFill="accent5" w:themeFillShade="BF"/>
      </w:tcPr>
    </w:tblStylePr>
    <w:tblStylePr w:type="band1Vert">
      <w:tblPr/>
      <w:tcPr>
        <w:tcBorders>
          <w:top w:val="nil"/>
          <w:left w:val="nil"/>
          <w:bottom w:val="nil"/>
          <w:right w:val="nil"/>
          <w:insideH w:val="nil"/>
          <w:insideV w:val="nil"/>
        </w:tcBorders>
        <w:shd w:val="clear" w:color="auto" w:fill="0076A3" w:themeFill="accent5" w:themeFillShade="BF"/>
      </w:tcPr>
    </w:tblStylePr>
    <w:tblStylePr w:type="band1Horz">
      <w:tblPr/>
      <w:tcPr>
        <w:tcBorders>
          <w:top w:val="nil"/>
          <w:left w:val="nil"/>
          <w:bottom w:val="nil"/>
          <w:right w:val="nil"/>
          <w:insideH w:val="nil"/>
          <w:insideV w:val="nil"/>
        </w:tcBorders>
        <w:shd w:val="clear" w:color="auto" w:fill="0076A3" w:themeFill="accent5" w:themeFillShade="BF"/>
      </w:tcPr>
    </w:tblStylePr>
  </w:style>
  <w:style w:type="table" w:styleId="DarkList-Accent6">
    <w:name w:val="Dark List Accent 6"/>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E5F5F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9EC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CCCEB"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CCCEB" w:themeFill="accent6" w:themeFillShade="BF"/>
      </w:tcPr>
    </w:tblStylePr>
    <w:tblStylePr w:type="band1Vert">
      <w:tblPr/>
      <w:tcPr>
        <w:tcBorders>
          <w:top w:val="nil"/>
          <w:left w:val="nil"/>
          <w:bottom w:val="nil"/>
          <w:right w:val="nil"/>
          <w:insideH w:val="nil"/>
          <w:insideV w:val="nil"/>
        </w:tcBorders>
        <w:shd w:val="clear" w:color="auto" w:fill="7CCCEB" w:themeFill="accent6" w:themeFillShade="BF"/>
      </w:tcPr>
    </w:tblStylePr>
    <w:tblStylePr w:type="band1Horz">
      <w:tblPr/>
      <w:tcPr>
        <w:tcBorders>
          <w:top w:val="nil"/>
          <w:left w:val="nil"/>
          <w:bottom w:val="nil"/>
          <w:right w:val="nil"/>
          <w:insideH w:val="nil"/>
          <w:insideV w:val="nil"/>
        </w:tcBorders>
        <w:shd w:val="clear" w:color="auto" w:fill="7CCCEB" w:themeFill="accent6" w:themeFillShade="BF"/>
      </w:tcPr>
    </w:tblStylePr>
  </w:style>
  <w:style w:type="table" w:styleId="LightGrid">
    <w:name w:val="Light Grid"/>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insideH w:val="single" w:sz="8" w:space="0" w:color="003591" w:themeColor="accent1"/>
        <w:insideV w:val="single" w:sz="8" w:space="0" w:color="003591"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3591" w:themeColor="accent1"/>
          <w:left w:val="single" w:sz="8" w:space="0" w:color="003591" w:themeColor="accent1"/>
          <w:bottom w:val="single" w:sz="18" w:space="0" w:color="003591" w:themeColor="accent1"/>
          <w:right w:val="single" w:sz="8" w:space="0" w:color="003591" w:themeColor="accent1"/>
          <w:insideH w:val="nil"/>
          <w:insideV w:val="single" w:sz="8" w:space="0" w:color="0035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591" w:themeColor="accent1"/>
          <w:left w:val="single" w:sz="8" w:space="0" w:color="003591" w:themeColor="accent1"/>
          <w:bottom w:val="single" w:sz="8" w:space="0" w:color="003591" w:themeColor="accent1"/>
          <w:right w:val="single" w:sz="8" w:space="0" w:color="003591" w:themeColor="accent1"/>
          <w:insideH w:val="nil"/>
          <w:insideV w:val="single" w:sz="8" w:space="0" w:color="0035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tcPr>
    </w:tblStylePr>
    <w:tblStylePr w:type="band1Vert">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shd w:val="clear" w:color="auto" w:fill="A4C5FF" w:themeFill="accent1" w:themeFillTint="3F"/>
      </w:tcPr>
    </w:tblStylePr>
    <w:tblStylePr w:type="band1Horz">
      <w:tblPr/>
      <w:tcPr>
        <w:tcBorders>
          <w:top w:val="single" w:sz="8" w:space="0" w:color="003591" w:themeColor="accent1"/>
          <w:left w:val="single" w:sz="8" w:space="0" w:color="003591" w:themeColor="accent1"/>
          <w:bottom w:val="single" w:sz="8" w:space="0" w:color="003591" w:themeColor="accent1"/>
          <w:right w:val="single" w:sz="8" w:space="0" w:color="003591" w:themeColor="accent1"/>
          <w:insideV w:val="single" w:sz="8" w:space="0" w:color="003591" w:themeColor="accent1"/>
        </w:tcBorders>
        <w:shd w:val="clear" w:color="auto" w:fill="A4C5FF" w:themeFill="accent1" w:themeFillTint="3F"/>
      </w:tcPr>
    </w:tblStylePr>
    <w:tblStylePr w:type="band2Horz">
      <w:tblPr/>
      <w:tcPr>
        <w:tcBorders>
          <w:top w:val="single" w:sz="8" w:space="0" w:color="003591" w:themeColor="accent1"/>
          <w:left w:val="single" w:sz="8" w:space="0" w:color="003591" w:themeColor="accent1"/>
          <w:bottom w:val="single" w:sz="8" w:space="0" w:color="003591" w:themeColor="accent1"/>
          <w:right w:val="single" w:sz="8" w:space="0" w:color="003591" w:themeColor="accent1"/>
          <w:insideV w:val="single" w:sz="8" w:space="0" w:color="003591" w:themeColor="accent1"/>
        </w:tcBorders>
      </w:tcPr>
    </w:tblStylePr>
  </w:style>
  <w:style w:type="table" w:styleId="LightGrid-Accent2">
    <w:name w:val="Light Grid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insideH w:val="single" w:sz="8" w:space="0" w:color="3F9C35" w:themeColor="accent2"/>
        <w:insideV w:val="single" w:sz="8" w:space="0" w:color="3F9C35"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F9C35" w:themeColor="accent2"/>
          <w:left w:val="single" w:sz="8" w:space="0" w:color="3F9C35" w:themeColor="accent2"/>
          <w:bottom w:val="single" w:sz="18" w:space="0" w:color="3F9C35" w:themeColor="accent2"/>
          <w:right w:val="single" w:sz="8" w:space="0" w:color="3F9C35" w:themeColor="accent2"/>
          <w:insideH w:val="nil"/>
          <w:insideV w:val="single" w:sz="8" w:space="0" w:color="3F9C3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9C35" w:themeColor="accent2"/>
          <w:left w:val="single" w:sz="8" w:space="0" w:color="3F9C35" w:themeColor="accent2"/>
          <w:bottom w:val="single" w:sz="8" w:space="0" w:color="3F9C35" w:themeColor="accent2"/>
          <w:right w:val="single" w:sz="8" w:space="0" w:color="3F9C35" w:themeColor="accent2"/>
          <w:insideH w:val="nil"/>
          <w:insideV w:val="single" w:sz="8" w:space="0" w:color="3F9C3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tcPr>
    </w:tblStylePr>
    <w:tblStylePr w:type="band1Vert">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shd w:val="clear" w:color="auto" w:fill="CAECC7" w:themeFill="accent2" w:themeFillTint="3F"/>
      </w:tcPr>
    </w:tblStylePr>
    <w:tblStylePr w:type="band1Horz">
      <w:tblPr/>
      <w:tcPr>
        <w:tcBorders>
          <w:top w:val="single" w:sz="8" w:space="0" w:color="3F9C35" w:themeColor="accent2"/>
          <w:left w:val="single" w:sz="8" w:space="0" w:color="3F9C35" w:themeColor="accent2"/>
          <w:bottom w:val="single" w:sz="8" w:space="0" w:color="3F9C35" w:themeColor="accent2"/>
          <w:right w:val="single" w:sz="8" w:space="0" w:color="3F9C35" w:themeColor="accent2"/>
          <w:insideV w:val="single" w:sz="8" w:space="0" w:color="3F9C35" w:themeColor="accent2"/>
        </w:tcBorders>
        <w:shd w:val="clear" w:color="auto" w:fill="CAECC7" w:themeFill="accent2" w:themeFillTint="3F"/>
      </w:tcPr>
    </w:tblStylePr>
    <w:tblStylePr w:type="band2Horz">
      <w:tblPr/>
      <w:tcPr>
        <w:tcBorders>
          <w:top w:val="single" w:sz="8" w:space="0" w:color="3F9C35" w:themeColor="accent2"/>
          <w:left w:val="single" w:sz="8" w:space="0" w:color="3F9C35" w:themeColor="accent2"/>
          <w:bottom w:val="single" w:sz="8" w:space="0" w:color="3F9C35" w:themeColor="accent2"/>
          <w:right w:val="single" w:sz="8" w:space="0" w:color="3F9C35" w:themeColor="accent2"/>
          <w:insideV w:val="single" w:sz="8" w:space="0" w:color="3F9C35" w:themeColor="accent2"/>
        </w:tcBorders>
      </w:tcPr>
    </w:tblStylePr>
  </w:style>
  <w:style w:type="table" w:styleId="LightGrid-Accent3">
    <w:name w:val="Light Grid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insideH w:val="single" w:sz="8" w:space="0" w:color="99D6F0" w:themeColor="accent3"/>
        <w:insideV w:val="single" w:sz="8" w:space="0" w:color="99D6F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9D6F0" w:themeColor="accent3"/>
          <w:left w:val="single" w:sz="8" w:space="0" w:color="99D6F0" w:themeColor="accent3"/>
          <w:bottom w:val="single" w:sz="18" w:space="0" w:color="99D6F0" w:themeColor="accent3"/>
          <w:right w:val="single" w:sz="8" w:space="0" w:color="99D6F0" w:themeColor="accent3"/>
          <w:insideH w:val="nil"/>
          <w:insideV w:val="single" w:sz="8" w:space="0" w:color="99D6F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9D6F0" w:themeColor="accent3"/>
          <w:left w:val="single" w:sz="8" w:space="0" w:color="99D6F0" w:themeColor="accent3"/>
          <w:bottom w:val="single" w:sz="8" w:space="0" w:color="99D6F0" w:themeColor="accent3"/>
          <w:right w:val="single" w:sz="8" w:space="0" w:color="99D6F0" w:themeColor="accent3"/>
          <w:insideH w:val="nil"/>
          <w:insideV w:val="single" w:sz="8" w:space="0" w:color="99D6F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tcPr>
    </w:tblStylePr>
    <w:tblStylePr w:type="band1Vert">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shd w:val="clear" w:color="auto" w:fill="E5F4FB" w:themeFill="accent3" w:themeFillTint="3F"/>
      </w:tcPr>
    </w:tblStylePr>
    <w:tblStylePr w:type="band1Horz">
      <w:tblPr/>
      <w:tcPr>
        <w:tcBorders>
          <w:top w:val="single" w:sz="8" w:space="0" w:color="99D6F0" w:themeColor="accent3"/>
          <w:left w:val="single" w:sz="8" w:space="0" w:color="99D6F0" w:themeColor="accent3"/>
          <w:bottom w:val="single" w:sz="8" w:space="0" w:color="99D6F0" w:themeColor="accent3"/>
          <w:right w:val="single" w:sz="8" w:space="0" w:color="99D6F0" w:themeColor="accent3"/>
          <w:insideV w:val="single" w:sz="8" w:space="0" w:color="99D6F0" w:themeColor="accent3"/>
        </w:tcBorders>
        <w:shd w:val="clear" w:color="auto" w:fill="E5F4FB" w:themeFill="accent3" w:themeFillTint="3F"/>
      </w:tcPr>
    </w:tblStylePr>
    <w:tblStylePr w:type="band2Horz">
      <w:tblPr/>
      <w:tcPr>
        <w:tcBorders>
          <w:top w:val="single" w:sz="8" w:space="0" w:color="99D6F0" w:themeColor="accent3"/>
          <w:left w:val="single" w:sz="8" w:space="0" w:color="99D6F0" w:themeColor="accent3"/>
          <w:bottom w:val="single" w:sz="8" w:space="0" w:color="99D6F0" w:themeColor="accent3"/>
          <w:right w:val="single" w:sz="8" w:space="0" w:color="99D6F0" w:themeColor="accent3"/>
          <w:insideV w:val="single" w:sz="8" w:space="0" w:color="99D6F0" w:themeColor="accent3"/>
        </w:tcBorders>
      </w:tcPr>
    </w:tblStylePr>
  </w:style>
  <w:style w:type="table" w:styleId="LightGrid-Accent4">
    <w:name w:val="Light Grid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insideH w:val="single" w:sz="8" w:space="0" w:color="0F204B" w:themeColor="accent4"/>
        <w:insideV w:val="single" w:sz="8" w:space="0" w:color="0F204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204B" w:themeColor="accent4"/>
          <w:left w:val="single" w:sz="8" w:space="0" w:color="0F204B" w:themeColor="accent4"/>
          <w:bottom w:val="single" w:sz="18" w:space="0" w:color="0F204B" w:themeColor="accent4"/>
          <w:right w:val="single" w:sz="8" w:space="0" w:color="0F204B" w:themeColor="accent4"/>
          <w:insideH w:val="nil"/>
          <w:insideV w:val="single" w:sz="8" w:space="0" w:color="0F204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204B" w:themeColor="accent4"/>
          <w:left w:val="single" w:sz="8" w:space="0" w:color="0F204B" w:themeColor="accent4"/>
          <w:bottom w:val="single" w:sz="8" w:space="0" w:color="0F204B" w:themeColor="accent4"/>
          <w:right w:val="single" w:sz="8" w:space="0" w:color="0F204B" w:themeColor="accent4"/>
          <w:insideH w:val="nil"/>
          <w:insideV w:val="single" w:sz="8" w:space="0" w:color="0F204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tcPr>
    </w:tblStylePr>
    <w:tblStylePr w:type="band1Vert">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shd w:val="clear" w:color="auto" w:fill="A8BBED" w:themeFill="accent4" w:themeFillTint="3F"/>
      </w:tcPr>
    </w:tblStylePr>
    <w:tblStylePr w:type="band1Horz">
      <w:tblPr/>
      <w:tcPr>
        <w:tcBorders>
          <w:top w:val="single" w:sz="8" w:space="0" w:color="0F204B" w:themeColor="accent4"/>
          <w:left w:val="single" w:sz="8" w:space="0" w:color="0F204B" w:themeColor="accent4"/>
          <w:bottom w:val="single" w:sz="8" w:space="0" w:color="0F204B" w:themeColor="accent4"/>
          <w:right w:val="single" w:sz="8" w:space="0" w:color="0F204B" w:themeColor="accent4"/>
          <w:insideV w:val="single" w:sz="8" w:space="0" w:color="0F204B" w:themeColor="accent4"/>
        </w:tcBorders>
        <w:shd w:val="clear" w:color="auto" w:fill="A8BBED" w:themeFill="accent4" w:themeFillTint="3F"/>
      </w:tcPr>
    </w:tblStylePr>
    <w:tblStylePr w:type="band2Horz">
      <w:tblPr/>
      <w:tcPr>
        <w:tcBorders>
          <w:top w:val="single" w:sz="8" w:space="0" w:color="0F204B" w:themeColor="accent4"/>
          <w:left w:val="single" w:sz="8" w:space="0" w:color="0F204B" w:themeColor="accent4"/>
          <w:bottom w:val="single" w:sz="8" w:space="0" w:color="0F204B" w:themeColor="accent4"/>
          <w:right w:val="single" w:sz="8" w:space="0" w:color="0F204B" w:themeColor="accent4"/>
          <w:insideV w:val="single" w:sz="8" w:space="0" w:color="0F204B" w:themeColor="accent4"/>
        </w:tcBorders>
      </w:tcPr>
    </w:tblStylePr>
  </w:style>
  <w:style w:type="table" w:styleId="LightGrid-Accent5">
    <w:name w:val="Light Grid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insideH w:val="single" w:sz="8" w:space="0" w:color="009FDA" w:themeColor="accent5"/>
        <w:insideV w:val="single" w:sz="8" w:space="0" w:color="009FD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FDA" w:themeColor="accent5"/>
          <w:left w:val="single" w:sz="8" w:space="0" w:color="009FDA" w:themeColor="accent5"/>
          <w:bottom w:val="single" w:sz="18" w:space="0" w:color="009FDA" w:themeColor="accent5"/>
          <w:right w:val="single" w:sz="8" w:space="0" w:color="009FDA" w:themeColor="accent5"/>
          <w:insideH w:val="nil"/>
          <w:insideV w:val="single" w:sz="8" w:space="0" w:color="009FD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DA" w:themeColor="accent5"/>
          <w:left w:val="single" w:sz="8" w:space="0" w:color="009FDA" w:themeColor="accent5"/>
          <w:bottom w:val="single" w:sz="8" w:space="0" w:color="009FDA" w:themeColor="accent5"/>
          <w:right w:val="single" w:sz="8" w:space="0" w:color="009FDA" w:themeColor="accent5"/>
          <w:insideH w:val="nil"/>
          <w:insideV w:val="single" w:sz="8" w:space="0" w:color="009FD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tcPr>
    </w:tblStylePr>
    <w:tblStylePr w:type="band1Vert">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shd w:val="clear" w:color="auto" w:fill="B6EBFF" w:themeFill="accent5" w:themeFillTint="3F"/>
      </w:tcPr>
    </w:tblStylePr>
    <w:tblStylePr w:type="band1Horz">
      <w:tblPr/>
      <w:tcPr>
        <w:tcBorders>
          <w:top w:val="single" w:sz="8" w:space="0" w:color="009FDA" w:themeColor="accent5"/>
          <w:left w:val="single" w:sz="8" w:space="0" w:color="009FDA" w:themeColor="accent5"/>
          <w:bottom w:val="single" w:sz="8" w:space="0" w:color="009FDA" w:themeColor="accent5"/>
          <w:right w:val="single" w:sz="8" w:space="0" w:color="009FDA" w:themeColor="accent5"/>
          <w:insideV w:val="single" w:sz="8" w:space="0" w:color="009FDA" w:themeColor="accent5"/>
        </w:tcBorders>
        <w:shd w:val="clear" w:color="auto" w:fill="B6EBFF" w:themeFill="accent5" w:themeFillTint="3F"/>
      </w:tcPr>
    </w:tblStylePr>
    <w:tblStylePr w:type="band2Horz">
      <w:tblPr/>
      <w:tcPr>
        <w:tcBorders>
          <w:top w:val="single" w:sz="8" w:space="0" w:color="009FDA" w:themeColor="accent5"/>
          <w:left w:val="single" w:sz="8" w:space="0" w:color="009FDA" w:themeColor="accent5"/>
          <w:bottom w:val="single" w:sz="8" w:space="0" w:color="009FDA" w:themeColor="accent5"/>
          <w:right w:val="single" w:sz="8" w:space="0" w:color="009FDA" w:themeColor="accent5"/>
          <w:insideV w:val="single" w:sz="8" w:space="0" w:color="009FDA" w:themeColor="accent5"/>
        </w:tcBorders>
      </w:tcPr>
    </w:tblStylePr>
  </w:style>
  <w:style w:type="table" w:styleId="LightGrid-Accent6">
    <w:name w:val="Light Grid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insideH w:val="single" w:sz="8" w:space="0" w:color="E5F5FB" w:themeColor="accent6"/>
        <w:insideV w:val="single" w:sz="8" w:space="0" w:color="E5F5FB"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5F5FB" w:themeColor="accent6"/>
          <w:left w:val="single" w:sz="8" w:space="0" w:color="E5F5FB" w:themeColor="accent6"/>
          <w:bottom w:val="single" w:sz="18" w:space="0" w:color="E5F5FB" w:themeColor="accent6"/>
          <w:right w:val="single" w:sz="8" w:space="0" w:color="E5F5FB" w:themeColor="accent6"/>
          <w:insideH w:val="nil"/>
          <w:insideV w:val="single" w:sz="8" w:space="0" w:color="E5F5F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5F5FB" w:themeColor="accent6"/>
          <w:left w:val="single" w:sz="8" w:space="0" w:color="E5F5FB" w:themeColor="accent6"/>
          <w:bottom w:val="single" w:sz="8" w:space="0" w:color="E5F5FB" w:themeColor="accent6"/>
          <w:right w:val="single" w:sz="8" w:space="0" w:color="E5F5FB" w:themeColor="accent6"/>
          <w:insideH w:val="nil"/>
          <w:insideV w:val="single" w:sz="8" w:space="0" w:color="E5F5F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tcPr>
    </w:tblStylePr>
    <w:tblStylePr w:type="band1Vert">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shd w:val="clear" w:color="auto" w:fill="F8FCFE" w:themeFill="accent6" w:themeFillTint="3F"/>
      </w:tcPr>
    </w:tblStylePr>
    <w:tblStylePr w:type="band1Horz">
      <w:tblPr/>
      <w:tcPr>
        <w:tcBorders>
          <w:top w:val="single" w:sz="8" w:space="0" w:color="E5F5FB" w:themeColor="accent6"/>
          <w:left w:val="single" w:sz="8" w:space="0" w:color="E5F5FB" w:themeColor="accent6"/>
          <w:bottom w:val="single" w:sz="8" w:space="0" w:color="E5F5FB" w:themeColor="accent6"/>
          <w:right w:val="single" w:sz="8" w:space="0" w:color="E5F5FB" w:themeColor="accent6"/>
          <w:insideV w:val="single" w:sz="8" w:space="0" w:color="E5F5FB" w:themeColor="accent6"/>
        </w:tcBorders>
        <w:shd w:val="clear" w:color="auto" w:fill="F8FCFE" w:themeFill="accent6" w:themeFillTint="3F"/>
      </w:tcPr>
    </w:tblStylePr>
    <w:tblStylePr w:type="band2Horz">
      <w:tblPr/>
      <w:tcPr>
        <w:tcBorders>
          <w:top w:val="single" w:sz="8" w:space="0" w:color="E5F5FB" w:themeColor="accent6"/>
          <w:left w:val="single" w:sz="8" w:space="0" w:color="E5F5FB" w:themeColor="accent6"/>
          <w:bottom w:val="single" w:sz="8" w:space="0" w:color="E5F5FB" w:themeColor="accent6"/>
          <w:right w:val="single" w:sz="8" w:space="0" w:color="E5F5FB" w:themeColor="accent6"/>
          <w:insideV w:val="single" w:sz="8" w:space="0" w:color="E5F5FB" w:themeColor="accent6"/>
        </w:tcBorders>
      </w:tcPr>
    </w:tblStylePr>
  </w:style>
  <w:style w:type="table" w:styleId="LightList">
    <w:name w:val="Light List"/>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F9C35" w:themeFill="accent2"/>
      </w:tcPr>
    </w:tblStylePr>
    <w:tblStylePr w:type="lastRow">
      <w:pPr>
        <w:spacing w:before="0" w:after="0" w:line="240" w:lineRule="auto"/>
      </w:pPr>
      <w:rPr>
        <w:b/>
        <w:bCs/>
      </w:rPr>
      <w:tblPr/>
      <w:tcPr>
        <w:tcBorders>
          <w:top w:val="double" w:sz="6" w:space="0" w:color="3F9C35" w:themeColor="accent2"/>
          <w:left w:val="single" w:sz="8" w:space="0" w:color="3F9C35" w:themeColor="accent2"/>
          <w:bottom w:val="single" w:sz="8" w:space="0" w:color="3F9C35" w:themeColor="accent2"/>
          <w:right w:val="single" w:sz="8" w:space="0" w:color="3F9C35" w:themeColor="accent2"/>
        </w:tcBorders>
      </w:tcPr>
    </w:tblStylePr>
    <w:tblStylePr w:type="firstCol">
      <w:rPr>
        <w:b/>
        <w:bCs/>
      </w:rPr>
    </w:tblStylePr>
    <w:tblStylePr w:type="lastCol">
      <w:rPr>
        <w:b/>
        <w:bCs/>
      </w:rPr>
    </w:tblStylePr>
    <w:tblStylePr w:type="band1Vert">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tcPr>
    </w:tblStylePr>
    <w:tblStylePr w:type="band1Horz">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tcPr>
    </w:tblStylePr>
  </w:style>
  <w:style w:type="table" w:styleId="LightList-Accent3">
    <w:name w:val="Light List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9D6F0" w:themeFill="accent3"/>
      </w:tcPr>
    </w:tblStylePr>
    <w:tblStylePr w:type="lastRow">
      <w:pPr>
        <w:spacing w:before="0" w:after="0" w:line="240" w:lineRule="auto"/>
      </w:pPr>
      <w:rPr>
        <w:b/>
        <w:bCs/>
      </w:rPr>
      <w:tblPr/>
      <w:tcPr>
        <w:tcBorders>
          <w:top w:val="double" w:sz="6" w:space="0" w:color="99D6F0" w:themeColor="accent3"/>
          <w:left w:val="single" w:sz="8" w:space="0" w:color="99D6F0" w:themeColor="accent3"/>
          <w:bottom w:val="single" w:sz="8" w:space="0" w:color="99D6F0" w:themeColor="accent3"/>
          <w:right w:val="single" w:sz="8" w:space="0" w:color="99D6F0" w:themeColor="accent3"/>
        </w:tcBorders>
      </w:tcPr>
    </w:tblStylePr>
    <w:tblStylePr w:type="firstCol">
      <w:rPr>
        <w:b/>
        <w:bCs/>
      </w:rPr>
    </w:tblStylePr>
    <w:tblStylePr w:type="lastCol">
      <w:rPr>
        <w:b/>
        <w:bCs/>
      </w:rPr>
    </w:tblStylePr>
    <w:tblStylePr w:type="band1Vert">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tcPr>
    </w:tblStylePr>
    <w:tblStylePr w:type="band1Horz">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tcPr>
    </w:tblStylePr>
  </w:style>
  <w:style w:type="table" w:styleId="LightList-Accent4">
    <w:name w:val="Light List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204B" w:themeFill="accent4"/>
      </w:tcPr>
    </w:tblStylePr>
    <w:tblStylePr w:type="lastRow">
      <w:pPr>
        <w:spacing w:before="0" w:after="0" w:line="240" w:lineRule="auto"/>
      </w:pPr>
      <w:rPr>
        <w:b/>
        <w:bCs/>
      </w:rPr>
      <w:tblPr/>
      <w:tcPr>
        <w:tcBorders>
          <w:top w:val="double" w:sz="6" w:space="0" w:color="0F204B" w:themeColor="accent4"/>
          <w:left w:val="single" w:sz="8" w:space="0" w:color="0F204B" w:themeColor="accent4"/>
          <w:bottom w:val="single" w:sz="8" w:space="0" w:color="0F204B" w:themeColor="accent4"/>
          <w:right w:val="single" w:sz="8" w:space="0" w:color="0F204B" w:themeColor="accent4"/>
        </w:tcBorders>
      </w:tcPr>
    </w:tblStylePr>
    <w:tblStylePr w:type="firstCol">
      <w:rPr>
        <w:b/>
        <w:bCs/>
      </w:rPr>
    </w:tblStylePr>
    <w:tblStylePr w:type="lastCol">
      <w:rPr>
        <w:b/>
        <w:bCs/>
      </w:rPr>
    </w:tblStylePr>
    <w:tblStylePr w:type="band1Vert">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tcPr>
    </w:tblStylePr>
    <w:tblStylePr w:type="band1Horz">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tcPr>
    </w:tblStylePr>
  </w:style>
  <w:style w:type="table" w:styleId="LightList-Accent6">
    <w:name w:val="Light List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5F5FB" w:themeFill="accent6"/>
      </w:tcPr>
    </w:tblStylePr>
    <w:tblStylePr w:type="lastRow">
      <w:pPr>
        <w:spacing w:before="0" w:after="0" w:line="240" w:lineRule="auto"/>
      </w:pPr>
      <w:rPr>
        <w:b/>
        <w:bCs/>
      </w:rPr>
      <w:tblPr/>
      <w:tcPr>
        <w:tcBorders>
          <w:top w:val="double" w:sz="6" w:space="0" w:color="E5F5FB" w:themeColor="accent6"/>
          <w:left w:val="single" w:sz="8" w:space="0" w:color="E5F5FB" w:themeColor="accent6"/>
          <w:bottom w:val="single" w:sz="8" w:space="0" w:color="E5F5FB" w:themeColor="accent6"/>
          <w:right w:val="single" w:sz="8" w:space="0" w:color="E5F5FB" w:themeColor="accent6"/>
        </w:tcBorders>
      </w:tcPr>
    </w:tblStylePr>
    <w:tblStylePr w:type="firstCol">
      <w:rPr>
        <w:b/>
        <w:bCs/>
      </w:rPr>
    </w:tblStylePr>
    <w:tblStylePr w:type="lastCol">
      <w:rPr>
        <w:b/>
        <w:bCs/>
      </w:rPr>
    </w:tblStylePr>
    <w:tblStylePr w:type="band1Vert">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tcPr>
    </w:tblStylePr>
    <w:tblStylePr w:type="band1Horz">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tcPr>
    </w:tblStylePr>
  </w:style>
  <w:style w:type="table" w:styleId="LightShading">
    <w:name w:val="Light Shading"/>
    <w:basedOn w:val="TableNormal"/>
    <w:uiPriority w:val="99"/>
    <w:rsid w:val="00E30443"/>
    <w:pPr>
      <w:spacing w:line="240" w:lineRule="auto"/>
    </w:pPr>
    <w:rPr>
      <w:rFonts w:asciiTheme="minorHAnsi" w:eastAsiaTheme="minorEastAsia" w:hAnsiTheme="minorHAnsi" w:cstheme="minorBidi"/>
      <w:color w:val="000000" w:themeColor="text1" w:themeShade="BF"/>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99"/>
    <w:rsid w:val="00E30443"/>
    <w:pPr>
      <w:spacing w:line="240" w:lineRule="auto"/>
    </w:pPr>
    <w:rPr>
      <w:rFonts w:asciiTheme="minorHAnsi" w:eastAsiaTheme="minorEastAsia" w:hAnsiTheme="minorHAnsi" w:cstheme="minorBidi"/>
      <w:color w:val="00276C" w:themeColor="accent1" w:themeShade="BF"/>
      <w:lang w:eastAsia="zh-CN"/>
    </w:rPr>
    <w:tblPr>
      <w:tblStyleRowBandSize w:val="1"/>
      <w:tblStyleColBandSize w:val="1"/>
      <w:tblInd w:w="0" w:type="dxa"/>
      <w:tblBorders>
        <w:top w:val="single" w:sz="8" w:space="0" w:color="003591" w:themeColor="accent1"/>
        <w:bottom w:val="single" w:sz="8" w:space="0" w:color="00359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3591" w:themeColor="accent1"/>
          <w:left w:val="nil"/>
          <w:bottom w:val="single" w:sz="8" w:space="0" w:color="003591" w:themeColor="accent1"/>
          <w:right w:val="nil"/>
          <w:insideH w:val="nil"/>
          <w:insideV w:val="nil"/>
        </w:tcBorders>
      </w:tcPr>
    </w:tblStylePr>
    <w:tblStylePr w:type="lastRow">
      <w:pPr>
        <w:spacing w:before="0" w:after="0" w:line="240" w:lineRule="auto"/>
      </w:pPr>
      <w:rPr>
        <w:b/>
        <w:bCs/>
      </w:rPr>
      <w:tblPr/>
      <w:tcPr>
        <w:tcBorders>
          <w:top w:val="single" w:sz="8" w:space="0" w:color="003591" w:themeColor="accent1"/>
          <w:left w:val="nil"/>
          <w:bottom w:val="single" w:sz="8" w:space="0" w:color="0035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5FF" w:themeFill="accent1" w:themeFillTint="3F"/>
      </w:tcPr>
    </w:tblStylePr>
    <w:tblStylePr w:type="band1Horz">
      <w:tblPr/>
      <w:tcPr>
        <w:tcBorders>
          <w:left w:val="nil"/>
          <w:right w:val="nil"/>
          <w:insideH w:val="nil"/>
          <w:insideV w:val="nil"/>
        </w:tcBorders>
        <w:shd w:val="clear" w:color="auto" w:fill="A4C5FF" w:themeFill="accent1" w:themeFillTint="3F"/>
      </w:tcPr>
    </w:tblStylePr>
  </w:style>
  <w:style w:type="table" w:styleId="LightShading-Accent2">
    <w:name w:val="Light Shading Accent 2"/>
    <w:basedOn w:val="TableNormal"/>
    <w:uiPriority w:val="99"/>
    <w:rsid w:val="00E30443"/>
    <w:pPr>
      <w:spacing w:line="240" w:lineRule="auto"/>
    </w:pPr>
    <w:rPr>
      <w:rFonts w:asciiTheme="minorHAnsi" w:eastAsiaTheme="minorEastAsia" w:hAnsiTheme="minorHAnsi" w:cstheme="minorBidi"/>
      <w:color w:val="2E7427" w:themeColor="accent2" w:themeShade="BF"/>
      <w:lang w:eastAsia="zh-CN"/>
    </w:rPr>
    <w:tblPr>
      <w:tblStyleRowBandSize w:val="1"/>
      <w:tblStyleColBandSize w:val="1"/>
      <w:tblInd w:w="0" w:type="dxa"/>
      <w:tblBorders>
        <w:top w:val="single" w:sz="8" w:space="0" w:color="3F9C35" w:themeColor="accent2"/>
        <w:bottom w:val="single" w:sz="8" w:space="0" w:color="3F9C35"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F9C35" w:themeColor="accent2"/>
          <w:left w:val="nil"/>
          <w:bottom w:val="single" w:sz="8" w:space="0" w:color="3F9C35" w:themeColor="accent2"/>
          <w:right w:val="nil"/>
          <w:insideH w:val="nil"/>
          <w:insideV w:val="nil"/>
        </w:tcBorders>
      </w:tcPr>
    </w:tblStylePr>
    <w:tblStylePr w:type="lastRow">
      <w:pPr>
        <w:spacing w:before="0" w:after="0" w:line="240" w:lineRule="auto"/>
      </w:pPr>
      <w:rPr>
        <w:b/>
        <w:bCs/>
      </w:rPr>
      <w:tblPr/>
      <w:tcPr>
        <w:tcBorders>
          <w:top w:val="single" w:sz="8" w:space="0" w:color="3F9C35" w:themeColor="accent2"/>
          <w:left w:val="nil"/>
          <w:bottom w:val="single" w:sz="8" w:space="0" w:color="3F9C3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CC7" w:themeFill="accent2" w:themeFillTint="3F"/>
      </w:tcPr>
    </w:tblStylePr>
    <w:tblStylePr w:type="band1Horz">
      <w:tblPr/>
      <w:tcPr>
        <w:tcBorders>
          <w:left w:val="nil"/>
          <w:right w:val="nil"/>
          <w:insideH w:val="nil"/>
          <w:insideV w:val="nil"/>
        </w:tcBorders>
        <w:shd w:val="clear" w:color="auto" w:fill="CAECC7" w:themeFill="accent2" w:themeFillTint="3F"/>
      </w:tcPr>
    </w:tblStylePr>
  </w:style>
  <w:style w:type="table" w:styleId="LightShading-Accent3">
    <w:name w:val="Light Shading Accent 3"/>
    <w:basedOn w:val="TableNormal"/>
    <w:uiPriority w:val="99"/>
    <w:rsid w:val="00E30443"/>
    <w:pPr>
      <w:spacing w:line="240" w:lineRule="auto"/>
    </w:pPr>
    <w:rPr>
      <w:rFonts w:asciiTheme="minorHAnsi" w:eastAsiaTheme="minorEastAsia" w:hAnsiTheme="minorHAnsi" w:cstheme="minorBidi"/>
      <w:color w:val="43B2E3" w:themeColor="accent3" w:themeShade="BF"/>
      <w:lang w:eastAsia="zh-CN"/>
    </w:rPr>
    <w:tblPr>
      <w:tblStyleRowBandSize w:val="1"/>
      <w:tblStyleColBandSize w:val="1"/>
      <w:tblInd w:w="0" w:type="dxa"/>
      <w:tblBorders>
        <w:top w:val="single" w:sz="8" w:space="0" w:color="99D6F0" w:themeColor="accent3"/>
        <w:bottom w:val="single" w:sz="8" w:space="0" w:color="99D6F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D6F0" w:themeColor="accent3"/>
          <w:left w:val="nil"/>
          <w:bottom w:val="single" w:sz="8" w:space="0" w:color="99D6F0" w:themeColor="accent3"/>
          <w:right w:val="nil"/>
          <w:insideH w:val="nil"/>
          <w:insideV w:val="nil"/>
        </w:tcBorders>
      </w:tcPr>
    </w:tblStylePr>
    <w:tblStylePr w:type="lastRow">
      <w:pPr>
        <w:spacing w:before="0" w:after="0" w:line="240" w:lineRule="auto"/>
      </w:pPr>
      <w:rPr>
        <w:b/>
        <w:bCs/>
      </w:rPr>
      <w:tblPr/>
      <w:tcPr>
        <w:tcBorders>
          <w:top w:val="single" w:sz="8" w:space="0" w:color="99D6F0" w:themeColor="accent3"/>
          <w:left w:val="nil"/>
          <w:bottom w:val="single" w:sz="8" w:space="0" w:color="99D6F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4FB" w:themeFill="accent3" w:themeFillTint="3F"/>
      </w:tcPr>
    </w:tblStylePr>
    <w:tblStylePr w:type="band1Horz">
      <w:tblPr/>
      <w:tcPr>
        <w:tcBorders>
          <w:left w:val="nil"/>
          <w:right w:val="nil"/>
          <w:insideH w:val="nil"/>
          <w:insideV w:val="nil"/>
        </w:tcBorders>
        <w:shd w:val="clear" w:color="auto" w:fill="E5F4FB" w:themeFill="accent3" w:themeFillTint="3F"/>
      </w:tcPr>
    </w:tblStylePr>
  </w:style>
  <w:style w:type="table" w:styleId="LightShading-Accent4">
    <w:name w:val="Light Shading Accent 4"/>
    <w:basedOn w:val="TableNormal"/>
    <w:uiPriority w:val="99"/>
    <w:rsid w:val="00E30443"/>
    <w:pPr>
      <w:spacing w:line="240" w:lineRule="auto"/>
    </w:pPr>
    <w:rPr>
      <w:rFonts w:asciiTheme="minorHAnsi" w:eastAsiaTheme="minorEastAsia" w:hAnsiTheme="minorHAnsi" w:cstheme="minorBidi"/>
      <w:color w:val="0B1738" w:themeColor="accent4" w:themeShade="BF"/>
      <w:lang w:eastAsia="zh-CN"/>
    </w:rPr>
    <w:tblPr>
      <w:tblStyleRowBandSize w:val="1"/>
      <w:tblStyleColBandSize w:val="1"/>
      <w:tblInd w:w="0" w:type="dxa"/>
      <w:tblBorders>
        <w:top w:val="single" w:sz="8" w:space="0" w:color="0F204B" w:themeColor="accent4"/>
        <w:bottom w:val="single" w:sz="8" w:space="0" w:color="0F204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204B" w:themeColor="accent4"/>
          <w:left w:val="nil"/>
          <w:bottom w:val="single" w:sz="8" w:space="0" w:color="0F204B" w:themeColor="accent4"/>
          <w:right w:val="nil"/>
          <w:insideH w:val="nil"/>
          <w:insideV w:val="nil"/>
        </w:tcBorders>
      </w:tcPr>
    </w:tblStylePr>
    <w:tblStylePr w:type="lastRow">
      <w:pPr>
        <w:spacing w:before="0" w:after="0" w:line="240" w:lineRule="auto"/>
      </w:pPr>
      <w:rPr>
        <w:b/>
        <w:bCs/>
      </w:rPr>
      <w:tblPr/>
      <w:tcPr>
        <w:tcBorders>
          <w:top w:val="single" w:sz="8" w:space="0" w:color="0F204B" w:themeColor="accent4"/>
          <w:left w:val="nil"/>
          <w:bottom w:val="single" w:sz="8" w:space="0" w:color="0F204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8BBED" w:themeFill="accent4" w:themeFillTint="3F"/>
      </w:tcPr>
    </w:tblStylePr>
    <w:tblStylePr w:type="band1Horz">
      <w:tblPr/>
      <w:tcPr>
        <w:tcBorders>
          <w:left w:val="nil"/>
          <w:right w:val="nil"/>
          <w:insideH w:val="nil"/>
          <w:insideV w:val="nil"/>
        </w:tcBorders>
        <w:shd w:val="clear" w:color="auto" w:fill="A8BBED" w:themeFill="accent4" w:themeFillTint="3F"/>
      </w:tcPr>
    </w:tblStylePr>
  </w:style>
  <w:style w:type="table" w:styleId="LightShading-Accent5">
    <w:name w:val="Light Shading Accent 5"/>
    <w:basedOn w:val="TableNormal"/>
    <w:uiPriority w:val="99"/>
    <w:rsid w:val="00E30443"/>
    <w:pPr>
      <w:spacing w:line="240" w:lineRule="auto"/>
    </w:pPr>
    <w:rPr>
      <w:rFonts w:asciiTheme="minorHAnsi" w:eastAsiaTheme="minorEastAsia" w:hAnsiTheme="minorHAnsi" w:cstheme="minorBidi"/>
      <w:color w:val="0076A3" w:themeColor="accent5" w:themeShade="BF"/>
      <w:lang w:eastAsia="zh-CN"/>
    </w:rPr>
    <w:tblPr>
      <w:tblStyleRowBandSize w:val="1"/>
      <w:tblStyleColBandSize w:val="1"/>
      <w:tblInd w:w="0" w:type="dxa"/>
      <w:tblBorders>
        <w:top w:val="single" w:sz="8" w:space="0" w:color="009FDA" w:themeColor="accent5"/>
        <w:bottom w:val="single" w:sz="8" w:space="0" w:color="009FD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FDA" w:themeColor="accent5"/>
          <w:left w:val="nil"/>
          <w:bottom w:val="single" w:sz="8" w:space="0" w:color="009FDA" w:themeColor="accent5"/>
          <w:right w:val="nil"/>
          <w:insideH w:val="nil"/>
          <w:insideV w:val="nil"/>
        </w:tcBorders>
      </w:tcPr>
    </w:tblStylePr>
    <w:tblStylePr w:type="lastRow">
      <w:pPr>
        <w:spacing w:before="0" w:after="0" w:line="240" w:lineRule="auto"/>
      </w:pPr>
      <w:rPr>
        <w:b/>
        <w:bCs/>
      </w:rPr>
      <w:tblPr/>
      <w:tcPr>
        <w:tcBorders>
          <w:top w:val="single" w:sz="8" w:space="0" w:color="009FDA" w:themeColor="accent5"/>
          <w:left w:val="nil"/>
          <w:bottom w:val="single" w:sz="8" w:space="0" w:color="009FD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BFF" w:themeFill="accent5" w:themeFillTint="3F"/>
      </w:tcPr>
    </w:tblStylePr>
    <w:tblStylePr w:type="band1Horz">
      <w:tblPr/>
      <w:tcPr>
        <w:tcBorders>
          <w:left w:val="nil"/>
          <w:right w:val="nil"/>
          <w:insideH w:val="nil"/>
          <w:insideV w:val="nil"/>
        </w:tcBorders>
        <w:shd w:val="clear" w:color="auto" w:fill="B6EBFF" w:themeFill="accent5" w:themeFillTint="3F"/>
      </w:tcPr>
    </w:tblStylePr>
  </w:style>
  <w:style w:type="table" w:styleId="LightShading-Accent6">
    <w:name w:val="Light Shading Accent 6"/>
    <w:basedOn w:val="TableNormal"/>
    <w:uiPriority w:val="99"/>
    <w:rsid w:val="00E30443"/>
    <w:pPr>
      <w:spacing w:line="240" w:lineRule="auto"/>
    </w:pPr>
    <w:rPr>
      <w:rFonts w:asciiTheme="minorHAnsi" w:eastAsiaTheme="minorEastAsia" w:hAnsiTheme="minorHAnsi" w:cstheme="minorBidi"/>
      <w:color w:val="7CCCEB" w:themeColor="accent6" w:themeShade="BF"/>
      <w:lang w:eastAsia="zh-CN"/>
    </w:rPr>
    <w:tblPr>
      <w:tblStyleRowBandSize w:val="1"/>
      <w:tblStyleColBandSize w:val="1"/>
      <w:tblInd w:w="0" w:type="dxa"/>
      <w:tblBorders>
        <w:top w:val="single" w:sz="8" w:space="0" w:color="E5F5FB" w:themeColor="accent6"/>
        <w:bottom w:val="single" w:sz="8" w:space="0" w:color="E5F5F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5F5FB" w:themeColor="accent6"/>
          <w:left w:val="nil"/>
          <w:bottom w:val="single" w:sz="8" w:space="0" w:color="E5F5FB" w:themeColor="accent6"/>
          <w:right w:val="nil"/>
          <w:insideH w:val="nil"/>
          <w:insideV w:val="nil"/>
        </w:tcBorders>
      </w:tcPr>
    </w:tblStylePr>
    <w:tblStylePr w:type="lastRow">
      <w:pPr>
        <w:spacing w:before="0" w:after="0" w:line="240" w:lineRule="auto"/>
      </w:pPr>
      <w:rPr>
        <w:b/>
        <w:bCs/>
      </w:rPr>
      <w:tblPr/>
      <w:tcPr>
        <w:tcBorders>
          <w:top w:val="single" w:sz="8" w:space="0" w:color="E5F5FB" w:themeColor="accent6"/>
          <w:left w:val="nil"/>
          <w:bottom w:val="single" w:sz="8" w:space="0" w:color="E5F5F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CFE" w:themeFill="accent6" w:themeFillTint="3F"/>
      </w:tcPr>
    </w:tblStylePr>
    <w:tblStylePr w:type="band1Horz">
      <w:tblPr/>
      <w:tcPr>
        <w:tcBorders>
          <w:left w:val="nil"/>
          <w:right w:val="nil"/>
          <w:insideH w:val="nil"/>
          <w:insideV w:val="nil"/>
        </w:tcBorders>
        <w:shd w:val="clear" w:color="auto" w:fill="F8FCFE" w:themeFill="accent6" w:themeFillTint="3F"/>
      </w:tcPr>
    </w:tblStylePr>
  </w:style>
  <w:style w:type="table" w:styleId="MediumGrid1">
    <w:name w:val="Medium Grid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single" w:sz="8" w:space="0" w:color="0056EC" w:themeColor="accent1" w:themeTint="BF"/>
        <w:insideV w:val="single" w:sz="8" w:space="0" w:color="0056EC" w:themeColor="accent1" w:themeTint="BF"/>
      </w:tblBorders>
      <w:tblCellMar>
        <w:top w:w="0" w:type="dxa"/>
        <w:left w:w="108" w:type="dxa"/>
        <w:bottom w:w="0" w:type="dxa"/>
        <w:right w:w="108" w:type="dxa"/>
      </w:tblCellMar>
    </w:tblPr>
    <w:tcPr>
      <w:shd w:val="clear" w:color="auto" w:fill="A4C5FF" w:themeFill="accent1" w:themeFillTint="3F"/>
    </w:tcPr>
    <w:tblStylePr w:type="firstRow">
      <w:rPr>
        <w:b/>
        <w:bCs/>
      </w:rPr>
    </w:tblStylePr>
    <w:tblStylePr w:type="lastRow">
      <w:rPr>
        <w:b/>
        <w:bCs/>
      </w:rPr>
      <w:tblPr/>
      <w:tcPr>
        <w:tcBorders>
          <w:top w:val="single" w:sz="18" w:space="0" w:color="0056EC" w:themeColor="accent1" w:themeTint="BF"/>
        </w:tcBorders>
      </w:tcPr>
    </w:tblStylePr>
    <w:tblStylePr w:type="firstCol">
      <w:rPr>
        <w:b/>
        <w:bCs/>
      </w:rPr>
    </w:tblStylePr>
    <w:tblStylePr w:type="lastCol">
      <w:rPr>
        <w:b/>
        <w:bCs/>
      </w:rPr>
    </w:tblStylePr>
    <w:tblStylePr w:type="band1Vert">
      <w:tblPr/>
      <w:tcPr>
        <w:shd w:val="clear" w:color="auto" w:fill="498BFF" w:themeFill="accent1" w:themeFillTint="7F"/>
      </w:tcPr>
    </w:tblStylePr>
    <w:tblStylePr w:type="band1Horz">
      <w:tblPr/>
      <w:tcPr>
        <w:shd w:val="clear" w:color="auto" w:fill="498BFF" w:themeFill="accent1" w:themeFillTint="7F"/>
      </w:tcPr>
    </w:tblStylePr>
  </w:style>
  <w:style w:type="table" w:styleId="MediumGrid1-Accent2">
    <w:name w:val="Medium Grid 1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single" w:sz="8" w:space="0" w:color="60C556" w:themeColor="accent2" w:themeTint="BF"/>
        <w:insideV w:val="single" w:sz="8" w:space="0" w:color="60C556" w:themeColor="accent2" w:themeTint="BF"/>
      </w:tblBorders>
      <w:tblCellMar>
        <w:top w:w="0" w:type="dxa"/>
        <w:left w:w="108" w:type="dxa"/>
        <w:bottom w:w="0" w:type="dxa"/>
        <w:right w:w="108" w:type="dxa"/>
      </w:tblCellMar>
    </w:tblPr>
    <w:tcPr>
      <w:shd w:val="clear" w:color="auto" w:fill="CAECC7" w:themeFill="accent2" w:themeFillTint="3F"/>
    </w:tcPr>
    <w:tblStylePr w:type="firstRow">
      <w:rPr>
        <w:b/>
        <w:bCs/>
      </w:rPr>
    </w:tblStylePr>
    <w:tblStylePr w:type="lastRow">
      <w:rPr>
        <w:b/>
        <w:bCs/>
      </w:rPr>
      <w:tblPr/>
      <w:tcPr>
        <w:tcBorders>
          <w:top w:val="single" w:sz="18" w:space="0" w:color="60C556" w:themeColor="accent2" w:themeTint="BF"/>
        </w:tcBorders>
      </w:tcPr>
    </w:tblStylePr>
    <w:tblStylePr w:type="firstCol">
      <w:rPr>
        <w:b/>
        <w:bCs/>
      </w:rPr>
    </w:tblStylePr>
    <w:tblStylePr w:type="lastCol">
      <w:rPr>
        <w:b/>
        <w:bCs/>
      </w:rPr>
    </w:tblStylePr>
    <w:tblStylePr w:type="band1Vert">
      <w:tblPr/>
      <w:tcPr>
        <w:shd w:val="clear" w:color="auto" w:fill="95D98F" w:themeFill="accent2" w:themeFillTint="7F"/>
      </w:tcPr>
    </w:tblStylePr>
    <w:tblStylePr w:type="band1Horz">
      <w:tblPr/>
      <w:tcPr>
        <w:shd w:val="clear" w:color="auto" w:fill="95D98F" w:themeFill="accent2" w:themeFillTint="7F"/>
      </w:tcPr>
    </w:tblStylePr>
  </w:style>
  <w:style w:type="table" w:styleId="MediumGrid1-Accent3">
    <w:name w:val="Medium Grid 1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single" w:sz="8" w:space="0" w:color="B2E0F3" w:themeColor="accent3" w:themeTint="BF"/>
        <w:insideV w:val="single" w:sz="8" w:space="0" w:color="B2E0F3" w:themeColor="accent3" w:themeTint="BF"/>
      </w:tblBorders>
      <w:tblCellMar>
        <w:top w:w="0" w:type="dxa"/>
        <w:left w:w="108" w:type="dxa"/>
        <w:bottom w:w="0" w:type="dxa"/>
        <w:right w:w="108" w:type="dxa"/>
      </w:tblCellMar>
    </w:tblPr>
    <w:tcPr>
      <w:shd w:val="clear" w:color="auto" w:fill="E5F4FB" w:themeFill="accent3" w:themeFillTint="3F"/>
    </w:tcPr>
    <w:tblStylePr w:type="firstRow">
      <w:rPr>
        <w:b/>
        <w:bCs/>
      </w:rPr>
    </w:tblStylePr>
    <w:tblStylePr w:type="lastRow">
      <w:rPr>
        <w:b/>
        <w:bCs/>
      </w:rPr>
      <w:tblPr/>
      <w:tcPr>
        <w:tcBorders>
          <w:top w:val="single" w:sz="18" w:space="0" w:color="B2E0F3" w:themeColor="accent3" w:themeTint="BF"/>
        </w:tcBorders>
      </w:tcPr>
    </w:tblStylePr>
    <w:tblStylePr w:type="firstCol">
      <w:rPr>
        <w:b/>
        <w:bCs/>
      </w:rPr>
    </w:tblStylePr>
    <w:tblStylePr w:type="lastCol">
      <w:rPr>
        <w:b/>
        <w:bCs/>
      </w:rPr>
    </w:tblStylePr>
    <w:tblStylePr w:type="band1Vert">
      <w:tblPr/>
      <w:tcPr>
        <w:shd w:val="clear" w:color="auto" w:fill="CCEAF7" w:themeFill="accent3" w:themeFillTint="7F"/>
      </w:tcPr>
    </w:tblStylePr>
    <w:tblStylePr w:type="band1Horz">
      <w:tblPr/>
      <w:tcPr>
        <w:shd w:val="clear" w:color="auto" w:fill="CCEAF7" w:themeFill="accent3" w:themeFillTint="7F"/>
      </w:tcPr>
    </w:tblStylePr>
  </w:style>
  <w:style w:type="table" w:styleId="MediumGrid1-Accent4">
    <w:name w:val="Medium Grid 1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single" w:sz="8" w:space="0" w:color="2045A2" w:themeColor="accent4" w:themeTint="BF"/>
        <w:insideV w:val="single" w:sz="8" w:space="0" w:color="2045A2" w:themeColor="accent4" w:themeTint="BF"/>
      </w:tblBorders>
      <w:tblCellMar>
        <w:top w:w="0" w:type="dxa"/>
        <w:left w:w="108" w:type="dxa"/>
        <w:bottom w:w="0" w:type="dxa"/>
        <w:right w:w="108" w:type="dxa"/>
      </w:tblCellMar>
    </w:tblPr>
    <w:tcPr>
      <w:shd w:val="clear" w:color="auto" w:fill="A8BBED" w:themeFill="accent4" w:themeFillTint="3F"/>
    </w:tcPr>
    <w:tblStylePr w:type="firstRow">
      <w:rPr>
        <w:b/>
        <w:bCs/>
      </w:rPr>
    </w:tblStylePr>
    <w:tblStylePr w:type="lastRow">
      <w:rPr>
        <w:b/>
        <w:bCs/>
      </w:rPr>
      <w:tblPr/>
      <w:tcPr>
        <w:tcBorders>
          <w:top w:val="single" w:sz="18" w:space="0" w:color="2045A2" w:themeColor="accent4" w:themeTint="BF"/>
        </w:tcBorders>
      </w:tcPr>
    </w:tblStylePr>
    <w:tblStylePr w:type="firstCol">
      <w:rPr>
        <w:b/>
        <w:bCs/>
      </w:rPr>
    </w:tblStylePr>
    <w:tblStylePr w:type="lastCol">
      <w:rPr>
        <w:b/>
        <w:bCs/>
      </w:rPr>
    </w:tblStylePr>
    <w:tblStylePr w:type="band1Vert">
      <w:tblPr/>
      <w:tcPr>
        <w:shd w:val="clear" w:color="auto" w:fill="5077DC" w:themeFill="accent4" w:themeFillTint="7F"/>
      </w:tcPr>
    </w:tblStylePr>
    <w:tblStylePr w:type="band1Horz">
      <w:tblPr/>
      <w:tcPr>
        <w:shd w:val="clear" w:color="auto" w:fill="5077DC" w:themeFill="accent4" w:themeFillTint="7F"/>
      </w:tcPr>
    </w:tblStylePr>
  </w:style>
  <w:style w:type="table" w:styleId="MediumGrid1-Accent5">
    <w:name w:val="Medium Grid 1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single" w:sz="8" w:space="0" w:color="24C2FF" w:themeColor="accent5" w:themeTint="BF"/>
        <w:insideV w:val="single" w:sz="8" w:space="0" w:color="24C2FF" w:themeColor="accent5" w:themeTint="BF"/>
      </w:tblBorders>
      <w:tblCellMar>
        <w:top w:w="0" w:type="dxa"/>
        <w:left w:w="108" w:type="dxa"/>
        <w:bottom w:w="0" w:type="dxa"/>
        <w:right w:w="108" w:type="dxa"/>
      </w:tblCellMar>
    </w:tblPr>
    <w:tcPr>
      <w:shd w:val="clear" w:color="auto" w:fill="B6EBFF" w:themeFill="accent5" w:themeFillTint="3F"/>
    </w:tcPr>
    <w:tblStylePr w:type="firstRow">
      <w:rPr>
        <w:b/>
        <w:bCs/>
      </w:rPr>
    </w:tblStylePr>
    <w:tblStylePr w:type="lastRow">
      <w:rPr>
        <w:b/>
        <w:bCs/>
      </w:rPr>
      <w:tblPr/>
      <w:tcPr>
        <w:tcBorders>
          <w:top w:val="single" w:sz="18" w:space="0" w:color="24C2FF" w:themeColor="accent5" w:themeTint="BF"/>
        </w:tcBorders>
      </w:tcPr>
    </w:tblStylePr>
    <w:tblStylePr w:type="firstCol">
      <w:rPr>
        <w:b/>
        <w:bCs/>
      </w:rPr>
    </w:tblStylePr>
    <w:tblStylePr w:type="lastCol">
      <w:rPr>
        <w:b/>
        <w:bCs/>
      </w:rPr>
    </w:tblStylePr>
    <w:tblStylePr w:type="band1Vert">
      <w:tblPr/>
      <w:tcPr>
        <w:shd w:val="clear" w:color="auto" w:fill="6DD7FF" w:themeFill="accent5" w:themeFillTint="7F"/>
      </w:tcPr>
    </w:tblStylePr>
    <w:tblStylePr w:type="band1Horz">
      <w:tblPr/>
      <w:tcPr>
        <w:shd w:val="clear" w:color="auto" w:fill="6DD7FF" w:themeFill="accent5" w:themeFillTint="7F"/>
      </w:tcPr>
    </w:tblStylePr>
  </w:style>
  <w:style w:type="table" w:styleId="MediumGrid1-Accent6">
    <w:name w:val="Medium Grid 1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single" w:sz="8" w:space="0" w:color="EBF7FC" w:themeColor="accent6" w:themeTint="BF"/>
        <w:insideV w:val="single" w:sz="8" w:space="0" w:color="EBF7FC" w:themeColor="accent6" w:themeTint="BF"/>
      </w:tblBorders>
      <w:tblCellMar>
        <w:top w:w="0" w:type="dxa"/>
        <w:left w:w="108" w:type="dxa"/>
        <w:bottom w:w="0" w:type="dxa"/>
        <w:right w:w="108" w:type="dxa"/>
      </w:tblCellMar>
    </w:tblPr>
    <w:tcPr>
      <w:shd w:val="clear" w:color="auto" w:fill="F8FCFE" w:themeFill="accent6" w:themeFillTint="3F"/>
    </w:tcPr>
    <w:tblStylePr w:type="firstRow">
      <w:rPr>
        <w:b/>
        <w:bCs/>
      </w:rPr>
    </w:tblStylePr>
    <w:tblStylePr w:type="lastRow">
      <w:rPr>
        <w:b/>
        <w:bCs/>
      </w:rPr>
      <w:tblPr/>
      <w:tcPr>
        <w:tcBorders>
          <w:top w:val="single" w:sz="18" w:space="0" w:color="EBF7FC" w:themeColor="accent6" w:themeTint="BF"/>
        </w:tcBorders>
      </w:tcPr>
    </w:tblStylePr>
    <w:tblStylePr w:type="firstCol">
      <w:rPr>
        <w:b/>
        <w:bCs/>
      </w:rPr>
    </w:tblStylePr>
    <w:tblStylePr w:type="lastCol">
      <w:rPr>
        <w:b/>
        <w:bCs/>
      </w:rPr>
    </w:tblStylePr>
    <w:tblStylePr w:type="band1Vert">
      <w:tblPr/>
      <w:tcPr>
        <w:shd w:val="clear" w:color="auto" w:fill="F2F9FD" w:themeFill="accent6" w:themeFillTint="7F"/>
      </w:tcPr>
    </w:tblStylePr>
    <w:tblStylePr w:type="band1Horz">
      <w:tblPr/>
      <w:tcPr>
        <w:shd w:val="clear" w:color="auto" w:fill="F2F9FD" w:themeFill="accent6" w:themeFillTint="7F"/>
      </w:tcPr>
    </w:tblStylePr>
  </w:style>
  <w:style w:type="table" w:styleId="MediumGrid2">
    <w:name w:val="Medium Grid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insideH w:val="single" w:sz="8" w:space="0" w:color="003591" w:themeColor="accent1"/>
        <w:insideV w:val="single" w:sz="8" w:space="0" w:color="003591" w:themeColor="accent1"/>
      </w:tblBorders>
      <w:tblCellMar>
        <w:top w:w="0" w:type="dxa"/>
        <w:left w:w="108" w:type="dxa"/>
        <w:bottom w:w="0" w:type="dxa"/>
        <w:right w:w="108" w:type="dxa"/>
      </w:tblCellMar>
    </w:tblPr>
    <w:tcPr>
      <w:shd w:val="clear" w:color="auto" w:fill="A4C5FF" w:themeFill="accent1" w:themeFillTint="3F"/>
    </w:tcPr>
    <w:tblStylePr w:type="firstRow">
      <w:rPr>
        <w:b/>
        <w:bCs/>
        <w:color w:val="000000" w:themeColor="text1"/>
      </w:rPr>
      <w:tblPr/>
      <w:tcPr>
        <w:shd w:val="clear" w:color="auto" w:fill="DBE8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D0FF" w:themeFill="accent1" w:themeFillTint="33"/>
      </w:tcPr>
    </w:tblStylePr>
    <w:tblStylePr w:type="band1Vert">
      <w:tblPr/>
      <w:tcPr>
        <w:shd w:val="clear" w:color="auto" w:fill="498BFF" w:themeFill="accent1" w:themeFillTint="7F"/>
      </w:tcPr>
    </w:tblStylePr>
    <w:tblStylePr w:type="band1Horz">
      <w:tblPr/>
      <w:tcPr>
        <w:tcBorders>
          <w:insideH w:val="single" w:sz="6" w:space="0" w:color="003591" w:themeColor="accent1"/>
          <w:insideV w:val="single" w:sz="6" w:space="0" w:color="003591" w:themeColor="accent1"/>
        </w:tcBorders>
        <w:shd w:val="clear" w:color="auto" w:fill="498B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insideH w:val="single" w:sz="8" w:space="0" w:color="3F9C35" w:themeColor="accent2"/>
        <w:insideV w:val="single" w:sz="8" w:space="0" w:color="3F9C35" w:themeColor="accent2"/>
      </w:tblBorders>
      <w:tblCellMar>
        <w:top w:w="0" w:type="dxa"/>
        <w:left w:w="108" w:type="dxa"/>
        <w:bottom w:w="0" w:type="dxa"/>
        <w:right w:w="108" w:type="dxa"/>
      </w:tblCellMar>
    </w:tblPr>
    <w:tcPr>
      <w:shd w:val="clear" w:color="auto" w:fill="CAECC7" w:themeFill="accent2" w:themeFillTint="3F"/>
    </w:tcPr>
    <w:tblStylePr w:type="firstRow">
      <w:rPr>
        <w:b/>
        <w:bCs/>
        <w:color w:val="000000" w:themeColor="text1"/>
      </w:rPr>
      <w:tblPr/>
      <w:tcPr>
        <w:shd w:val="clear" w:color="auto" w:fill="EAF7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FD1" w:themeFill="accent2" w:themeFillTint="33"/>
      </w:tcPr>
    </w:tblStylePr>
    <w:tblStylePr w:type="band1Vert">
      <w:tblPr/>
      <w:tcPr>
        <w:shd w:val="clear" w:color="auto" w:fill="95D98F" w:themeFill="accent2" w:themeFillTint="7F"/>
      </w:tcPr>
    </w:tblStylePr>
    <w:tblStylePr w:type="band1Horz">
      <w:tblPr/>
      <w:tcPr>
        <w:tcBorders>
          <w:insideH w:val="single" w:sz="6" w:space="0" w:color="3F9C35" w:themeColor="accent2"/>
          <w:insideV w:val="single" w:sz="6" w:space="0" w:color="3F9C35" w:themeColor="accent2"/>
        </w:tcBorders>
        <w:shd w:val="clear" w:color="auto" w:fill="95D98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insideH w:val="single" w:sz="8" w:space="0" w:color="99D6F0" w:themeColor="accent3"/>
        <w:insideV w:val="single" w:sz="8" w:space="0" w:color="99D6F0" w:themeColor="accent3"/>
      </w:tblBorders>
      <w:tblCellMar>
        <w:top w:w="0" w:type="dxa"/>
        <w:left w:w="108" w:type="dxa"/>
        <w:bottom w:w="0" w:type="dxa"/>
        <w:right w:w="108" w:type="dxa"/>
      </w:tblCellMar>
    </w:tblPr>
    <w:tcPr>
      <w:shd w:val="clear" w:color="auto" w:fill="E5F4FB" w:themeFill="accent3" w:themeFillTint="3F"/>
    </w:tcPr>
    <w:tblStylePr w:type="firstRow">
      <w:rPr>
        <w:b/>
        <w:bCs/>
        <w:color w:val="000000" w:themeColor="text1"/>
      </w:rPr>
      <w:tblPr/>
      <w:tcPr>
        <w:shd w:val="clear" w:color="auto" w:fill="F4FA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6FC" w:themeFill="accent3" w:themeFillTint="33"/>
      </w:tcPr>
    </w:tblStylePr>
    <w:tblStylePr w:type="band1Vert">
      <w:tblPr/>
      <w:tcPr>
        <w:shd w:val="clear" w:color="auto" w:fill="CCEAF7" w:themeFill="accent3" w:themeFillTint="7F"/>
      </w:tcPr>
    </w:tblStylePr>
    <w:tblStylePr w:type="band1Horz">
      <w:tblPr/>
      <w:tcPr>
        <w:tcBorders>
          <w:insideH w:val="single" w:sz="6" w:space="0" w:color="99D6F0" w:themeColor="accent3"/>
          <w:insideV w:val="single" w:sz="6" w:space="0" w:color="99D6F0" w:themeColor="accent3"/>
        </w:tcBorders>
        <w:shd w:val="clear" w:color="auto" w:fill="CCEAF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insideH w:val="single" w:sz="8" w:space="0" w:color="0F204B" w:themeColor="accent4"/>
        <w:insideV w:val="single" w:sz="8" w:space="0" w:color="0F204B" w:themeColor="accent4"/>
      </w:tblBorders>
      <w:tblCellMar>
        <w:top w:w="0" w:type="dxa"/>
        <w:left w:w="108" w:type="dxa"/>
        <w:bottom w:w="0" w:type="dxa"/>
        <w:right w:w="108" w:type="dxa"/>
      </w:tblCellMar>
    </w:tblPr>
    <w:tcPr>
      <w:shd w:val="clear" w:color="auto" w:fill="A8BBED" w:themeFill="accent4" w:themeFillTint="3F"/>
    </w:tcPr>
    <w:tblStylePr w:type="firstRow">
      <w:rPr>
        <w:b/>
        <w:bCs/>
        <w:color w:val="000000" w:themeColor="text1"/>
      </w:rPr>
      <w:tblPr/>
      <w:tcPr>
        <w:shd w:val="clear" w:color="auto" w:fill="DCE4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C8F1" w:themeFill="accent4" w:themeFillTint="33"/>
      </w:tcPr>
    </w:tblStylePr>
    <w:tblStylePr w:type="band1Vert">
      <w:tblPr/>
      <w:tcPr>
        <w:shd w:val="clear" w:color="auto" w:fill="5077DC" w:themeFill="accent4" w:themeFillTint="7F"/>
      </w:tcPr>
    </w:tblStylePr>
    <w:tblStylePr w:type="band1Horz">
      <w:tblPr/>
      <w:tcPr>
        <w:tcBorders>
          <w:insideH w:val="single" w:sz="6" w:space="0" w:color="0F204B" w:themeColor="accent4"/>
          <w:insideV w:val="single" w:sz="6" w:space="0" w:color="0F204B" w:themeColor="accent4"/>
        </w:tcBorders>
        <w:shd w:val="clear" w:color="auto" w:fill="5077D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insideH w:val="single" w:sz="8" w:space="0" w:color="009FDA" w:themeColor="accent5"/>
        <w:insideV w:val="single" w:sz="8" w:space="0" w:color="009FDA" w:themeColor="accent5"/>
      </w:tblBorders>
      <w:tblCellMar>
        <w:top w:w="0" w:type="dxa"/>
        <w:left w:w="108" w:type="dxa"/>
        <w:bottom w:w="0" w:type="dxa"/>
        <w:right w:w="108" w:type="dxa"/>
      </w:tblCellMar>
    </w:tblPr>
    <w:tcPr>
      <w:shd w:val="clear" w:color="auto" w:fill="B6EBFF" w:themeFill="accent5" w:themeFillTint="3F"/>
    </w:tcPr>
    <w:tblStylePr w:type="firstRow">
      <w:rPr>
        <w:b/>
        <w:bCs/>
        <w:color w:val="000000" w:themeColor="text1"/>
      </w:rPr>
      <w:tblPr/>
      <w:tcPr>
        <w:shd w:val="clear" w:color="auto" w:fill="E2F7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EFF" w:themeFill="accent5" w:themeFillTint="33"/>
      </w:tcPr>
    </w:tblStylePr>
    <w:tblStylePr w:type="band1Vert">
      <w:tblPr/>
      <w:tcPr>
        <w:shd w:val="clear" w:color="auto" w:fill="6DD7FF" w:themeFill="accent5" w:themeFillTint="7F"/>
      </w:tcPr>
    </w:tblStylePr>
    <w:tblStylePr w:type="band1Horz">
      <w:tblPr/>
      <w:tcPr>
        <w:tcBorders>
          <w:insideH w:val="single" w:sz="6" w:space="0" w:color="009FDA" w:themeColor="accent5"/>
          <w:insideV w:val="single" w:sz="6" w:space="0" w:color="009FDA" w:themeColor="accent5"/>
        </w:tcBorders>
        <w:shd w:val="clear" w:color="auto" w:fill="6DD7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insideH w:val="single" w:sz="8" w:space="0" w:color="E5F5FB" w:themeColor="accent6"/>
        <w:insideV w:val="single" w:sz="8" w:space="0" w:color="E5F5FB" w:themeColor="accent6"/>
      </w:tblBorders>
      <w:tblCellMar>
        <w:top w:w="0" w:type="dxa"/>
        <w:left w:w="108" w:type="dxa"/>
        <w:bottom w:w="0" w:type="dxa"/>
        <w:right w:w="108" w:type="dxa"/>
      </w:tblCellMar>
    </w:tblPr>
    <w:tcPr>
      <w:shd w:val="clear" w:color="auto" w:fill="F8FCFE" w:themeFill="accent6" w:themeFillTint="3F"/>
    </w:tcPr>
    <w:tblStylePr w:type="firstRow">
      <w:rPr>
        <w:b/>
        <w:bCs/>
        <w:color w:val="000000" w:themeColor="text1"/>
      </w:rPr>
      <w:tblPr/>
      <w:tcPr>
        <w:shd w:val="clear" w:color="auto" w:fill="FCFEF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DFE" w:themeFill="accent6" w:themeFillTint="33"/>
      </w:tcPr>
    </w:tblStylePr>
    <w:tblStylePr w:type="band1Vert">
      <w:tblPr/>
      <w:tcPr>
        <w:shd w:val="clear" w:color="auto" w:fill="F2F9FD" w:themeFill="accent6" w:themeFillTint="7F"/>
      </w:tcPr>
    </w:tblStylePr>
    <w:tblStylePr w:type="band1Horz">
      <w:tblPr/>
      <w:tcPr>
        <w:tcBorders>
          <w:insideH w:val="single" w:sz="6" w:space="0" w:color="E5F5FB" w:themeColor="accent6"/>
          <w:insideV w:val="single" w:sz="6" w:space="0" w:color="E5F5FB" w:themeColor="accent6"/>
        </w:tcBorders>
        <w:shd w:val="clear" w:color="auto" w:fill="F2F9F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4C5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5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5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5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5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8B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8BFF" w:themeFill="accent1" w:themeFillTint="7F"/>
      </w:tcPr>
    </w:tblStylePr>
  </w:style>
  <w:style w:type="table" w:styleId="MediumGrid3-Accent2">
    <w:name w:val="Medium Grid 3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AECC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9C3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9C3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9C3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9C3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5D98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D98F" w:themeFill="accent2" w:themeFillTint="7F"/>
      </w:tcPr>
    </w:tblStylePr>
  </w:style>
  <w:style w:type="table" w:styleId="MediumGrid3-Accent3">
    <w:name w:val="Medium Grid 3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4F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D6F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D6F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D6F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D6F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AF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AF7" w:themeFill="accent3" w:themeFillTint="7F"/>
      </w:tcPr>
    </w:tblStylePr>
  </w:style>
  <w:style w:type="table" w:styleId="MediumGrid3-Accent4">
    <w:name w:val="Medium Grid 3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8BB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204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204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204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204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077D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077DC" w:themeFill="accent4" w:themeFillTint="7F"/>
      </w:tcPr>
    </w:tblStylePr>
  </w:style>
  <w:style w:type="table" w:styleId="MediumGrid3-Accent5">
    <w:name w:val="Medium Grid 3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6EB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FD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FD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FD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FD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7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7FF" w:themeFill="accent5" w:themeFillTint="7F"/>
      </w:tcPr>
    </w:tblStylePr>
  </w:style>
  <w:style w:type="table" w:styleId="MediumGrid3-Accent6">
    <w:name w:val="Medium Grid 3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FCFE"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5F5F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5F5F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5F5F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5F5F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9F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9FD" w:themeFill="accent6" w:themeFillTint="7F"/>
      </w:tcPr>
    </w:tblStylePr>
  </w:style>
  <w:style w:type="table" w:styleId="MediumList1">
    <w:name w:val="Medium Lis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59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03591" w:themeColor="accent1"/>
        <w:bottom w:val="single" w:sz="8" w:space="0" w:color="003591"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3591" w:themeColor="accent1"/>
        </w:tcBorders>
      </w:tcPr>
    </w:tblStylePr>
    <w:tblStylePr w:type="lastRow">
      <w:rPr>
        <w:b/>
        <w:bCs/>
        <w:color w:val="003591" w:themeColor="text2"/>
      </w:rPr>
      <w:tblPr/>
      <w:tcPr>
        <w:tcBorders>
          <w:top w:val="single" w:sz="8" w:space="0" w:color="003591" w:themeColor="accent1"/>
          <w:bottom w:val="single" w:sz="8" w:space="0" w:color="003591" w:themeColor="accent1"/>
        </w:tcBorders>
      </w:tcPr>
    </w:tblStylePr>
    <w:tblStylePr w:type="firstCol">
      <w:rPr>
        <w:b/>
        <w:bCs/>
      </w:rPr>
    </w:tblStylePr>
    <w:tblStylePr w:type="lastCol">
      <w:rPr>
        <w:b/>
        <w:bCs/>
      </w:rPr>
      <w:tblPr/>
      <w:tcPr>
        <w:tcBorders>
          <w:top w:val="single" w:sz="8" w:space="0" w:color="003591" w:themeColor="accent1"/>
          <w:bottom w:val="single" w:sz="8" w:space="0" w:color="003591" w:themeColor="accent1"/>
        </w:tcBorders>
      </w:tcPr>
    </w:tblStylePr>
    <w:tblStylePr w:type="band1Vert">
      <w:tblPr/>
      <w:tcPr>
        <w:shd w:val="clear" w:color="auto" w:fill="A4C5FF" w:themeFill="accent1" w:themeFillTint="3F"/>
      </w:tcPr>
    </w:tblStylePr>
    <w:tblStylePr w:type="band1Horz">
      <w:tblPr/>
      <w:tcPr>
        <w:shd w:val="clear" w:color="auto" w:fill="A4C5FF" w:themeFill="accent1" w:themeFillTint="3F"/>
      </w:tcPr>
    </w:tblStylePr>
  </w:style>
  <w:style w:type="table" w:styleId="MediumList1-Accent2">
    <w:name w:val="Medium List 1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3F9C35" w:themeColor="accent2"/>
        <w:bottom w:val="single" w:sz="8" w:space="0" w:color="3F9C35"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3F9C35" w:themeColor="accent2"/>
        </w:tcBorders>
      </w:tcPr>
    </w:tblStylePr>
    <w:tblStylePr w:type="lastRow">
      <w:rPr>
        <w:b/>
        <w:bCs/>
        <w:color w:val="003591" w:themeColor="text2"/>
      </w:rPr>
      <w:tblPr/>
      <w:tcPr>
        <w:tcBorders>
          <w:top w:val="single" w:sz="8" w:space="0" w:color="3F9C35" w:themeColor="accent2"/>
          <w:bottom w:val="single" w:sz="8" w:space="0" w:color="3F9C35" w:themeColor="accent2"/>
        </w:tcBorders>
      </w:tcPr>
    </w:tblStylePr>
    <w:tblStylePr w:type="firstCol">
      <w:rPr>
        <w:b/>
        <w:bCs/>
      </w:rPr>
    </w:tblStylePr>
    <w:tblStylePr w:type="lastCol">
      <w:rPr>
        <w:b/>
        <w:bCs/>
      </w:rPr>
      <w:tblPr/>
      <w:tcPr>
        <w:tcBorders>
          <w:top w:val="single" w:sz="8" w:space="0" w:color="3F9C35" w:themeColor="accent2"/>
          <w:bottom w:val="single" w:sz="8" w:space="0" w:color="3F9C35" w:themeColor="accent2"/>
        </w:tcBorders>
      </w:tcPr>
    </w:tblStylePr>
    <w:tblStylePr w:type="band1Vert">
      <w:tblPr/>
      <w:tcPr>
        <w:shd w:val="clear" w:color="auto" w:fill="CAECC7" w:themeFill="accent2" w:themeFillTint="3F"/>
      </w:tcPr>
    </w:tblStylePr>
    <w:tblStylePr w:type="band1Horz">
      <w:tblPr/>
      <w:tcPr>
        <w:shd w:val="clear" w:color="auto" w:fill="CAECC7" w:themeFill="accent2" w:themeFillTint="3F"/>
      </w:tcPr>
    </w:tblStylePr>
  </w:style>
  <w:style w:type="table" w:styleId="MediumList1-Accent3">
    <w:name w:val="Medium List 1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99D6F0" w:themeColor="accent3"/>
        <w:bottom w:val="single" w:sz="8" w:space="0" w:color="99D6F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9D6F0" w:themeColor="accent3"/>
        </w:tcBorders>
      </w:tcPr>
    </w:tblStylePr>
    <w:tblStylePr w:type="lastRow">
      <w:rPr>
        <w:b/>
        <w:bCs/>
        <w:color w:val="003591" w:themeColor="text2"/>
      </w:rPr>
      <w:tblPr/>
      <w:tcPr>
        <w:tcBorders>
          <w:top w:val="single" w:sz="8" w:space="0" w:color="99D6F0" w:themeColor="accent3"/>
          <w:bottom w:val="single" w:sz="8" w:space="0" w:color="99D6F0" w:themeColor="accent3"/>
        </w:tcBorders>
      </w:tcPr>
    </w:tblStylePr>
    <w:tblStylePr w:type="firstCol">
      <w:rPr>
        <w:b/>
        <w:bCs/>
      </w:rPr>
    </w:tblStylePr>
    <w:tblStylePr w:type="lastCol">
      <w:rPr>
        <w:b/>
        <w:bCs/>
      </w:rPr>
      <w:tblPr/>
      <w:tcPr>
        <w:tcBorders>
          <w:top w:val="single" w:sz="8" w:space="0" w:color="99D6F0" w:themeColor="accent3"/>
          <w:bottom w:val="single" w:sz="8" w:space="0" w:color="99D6F0" w:themeColor="accent3"/>
        </w:tcBorders>
      </w:tcPr>
    </w:tblStylePr>
    <w:tblStylePr w:type="band1Vert">
      <w:tblPr/>
      <w:tcPr>
        <w:shd w:val="clear" w:color="auto" w:fill="E5F4FB" w:themeFill="accent3" w:themeFillTint="3F"/>
      </w:tcPr>
    </w:tblStylePr>
    <w:tblStylePr w:type="band1Horz">
      <w:tblPr/>
      <w:tcPr>
        <w:shd w:val="clear" w:color="auto" w:fill="E5F4FB" w:themeFill="accent3" w:themeFillTint="3F"/>
      </w:tcPr>
    </w:tblStylePr>
  </w:style>
  <w:style w:type="table" w:styleId="MediumList1-Accent4">
    <w:name w:val="Medium List 1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F204B" w:themeColor="accent4"/>
        <w:bottom w:val="single" w:sz="8" w:space="0" w:color="0F204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204B" w:themeColor="accent4"/>
        </w:tcBorders>
      </w:tcPr>
    </w:tblStylePr>
    <w:tblStylePr w:type="lastRow">
      <w:rPr>
        <w:b/>
        <w:bCs/>
        <w:color w:val="003591" w:themeColor="text2"/>
      </w:rPr>
      <w:tblPr/>
      <w:tcPr>
        <w:tcBorders>
          <w:top w:val="single" w:sz="8" w:space="0" w:color="0F204B" w:themeColor="accent4"/>
          <w:bottom w:val="single" w:sz="8" w:space="0" w:color="0F204B" w:themeColor="accent4"/>
        </w:tcBorders>
      </w:tcPr>
    </w:tblStylePr>
    <w:tblStylePr w:type="firstCol">
      <w:rPr>
        <w:b/>
        <w:bCs/>
      </w:rPr>
    </w:tblStylePr>
    <w:tblStylePr w:type="lastCol">
      <w:rPr>
        <w:b/>
        <w:bCs/>
      </w:rPr>
      <w:tblPr/>
      <w:tcPr>
        <w:tcBorders>
          <w:top w:val="single" w:sz="8" w:space="0" w:color="0F204B" w:themeColor="accent4"/>
          <w:bottom w:val="single" w:sz="8" w:space="0" w:color="0F204B" w:themeColor="accent4"/>
        </w:tcBorders>
      </w:tcPr>
    </w:tblStylePr>
    <w:tblStylePr w:type="band1Vert">
      <w:tblPr/>
      <w:tcPr>
        <w:shd w:val="clear" w:color="auto" w:fill="A8BBED" w:themeFill="accent4" w:themeFillTint="3F"/>
      </w:tcPr>
    </w:tblStylePr>
    <w:tblStylePr w:type="band1Horz">
      <w:tblPr/>
      <w:tcPr>
        <w:shd w:val="clear" w:color="auto" w:fill="A8BBED" w:themeFill="accent4" w:themeFillTint="3F"/>
      </w:tcPr>
    </w:tblStylePr>
  </w:style>
  <w:style w:type="table" w:styleId="MediumList1-Accent5">
    <w:name w:val="Medium List 1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09FDA" w:themeColor="accent5"/>
        <w:bottom w:val="single" w:sz="8" w:space="0" w:color="009FD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9FDA" w:themeColor="accent5"/>
        </w:tcBorders>
      </w:tcPr>
    </w:tblStylePr>
    <w:tblStylePr w:type="lastRow">
      <w:rPr>
        <w:b/>
        <w:bCs/>
        <w:color w:val="003591" w:themeColor="text2"/>
      </w:rPr>
      <w:tblPr/>
      <w:tcPr>
        <w:tcBorders>
          <w:top w:val="single" w:sz="8" w:space="0" w:color="009FDA" w:themeColor="accent5"/>
          <w:bottom w:val="single" w:sz="8" w:space="0" w:color="009FDA" w:themeColor="accent5"/>
        </w:tcBorders>
      </w:tcPr>
    </w:tblStylePr>
    <w:tblStylePr w:type="firstCol">
      <w:rPr>
        <w:b/>
        <w:bCs/>
      </w:rPr>
    </w:tblStylePr>
    <w:tblStylePr w:type="lastCol">
      <w:rPr>
        <w:b/>
        <w:bCs/>
      </w:rPr>
      <w:tblPr/>
      <w:tcPr>
        <w:tcBorders>
          <w:top w:val="single" w:sz="8" w:space="0" w:color="009FDA" w:themeColor="accent5"/>
          <w:bottom w:val="single" w:sz="8" w:space="0" w:color="009FDA" w:themeColor="accent5"/>
        </w:tcBorders>
      </w:tcPr>
    </w:tblStylePr>
    <w:tblStylePr w:type="band1Vert">
      <w:tblPr/>
      <w:tcPr>
        <w:shd w:val="clear" w:color="auto" w:fill="B6EBFF" w:themeFill="accent5" w:themeFillTint="3F"/>
      </w:tcPr>
    </w:tblStylePr>
    <w:tblStylePr w:type="band1Horz">
      <w:tblPr/>
      <w:tcPr>
        <w:shd w:val="clear" w:color="auto" w:fill="B6EBFF" w:themeFill="accent5" w:themeFillTint="3F"/>
      </w:tcPr>
    </w:tblStylePr>
  </w:style>
  <w:style w:type="table" w:styleId="MediumList1-Accent6">
    <w:name w:val="Medium List 1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E5F5FB" w:themeColor="accent6"/>
        <w:bottom w:val="single" w:sz="8" w:space="0" w:color="E5F5F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5F5FB" w:themeColor="accent6"/>
        </w:tcBorders>
      </w:tcPr>
    </w:tblStylePr>
    <w:tblStylePr w:type="lastRow">
      <w:rPr>
        <w:b/>
        <w:bCs/>
        <w:color w:val="003591" w:themeColor="text2"/>
      </w:rPr>
      <w:tblPr/>
      <w:tcPr>
        <w:tcBorders>
          <w:top w:val="single" w:sz="8" w:space="0" w:color="E5F5FB" w:themeColor="accent6"/>
          <w:bottom w:val="single" w:sz="8" w:space="0" w:color="E5F5FB" w:themeColor="accent6"/>
        </w:tcBorders>
      </w:tcPr>
    </w:tblStylePr>
    <w:tblStylePr w:type="firstCol">
      <w:rPr>
        <w:b/>
        <w:bCs/>
      </w:rPr>
    </w:tblStylePr>
    <w:tblStylePr w:type="lastCol">
      <w:rPr>
        <w:b/>
        <w:bCs/>
      </w:rPr>
      <w:tblPr/>
      <w:tcPr>
        <w:tcBorders>
          <w:top w:val="single" w:sz="8" w:space="0" w:color="E5F5FB" w:themeColor="accent6"/>
          <w:bottom w:val="single" w:sz="8" w:space="0" w:color="E5F5FB" w:themeColor="accent6"/>
        </w:tcBorders>
      </w:tcPr>
    </w:tblStylePr>
    <w:tblStylePr w:type="band1Vert">
      <w:tblPr/>
      <w:tcPr>
        <w:shd w:val="clear" w:color="auto" w:fill="F8FCFE" w:themeFill="accent6" w:themeFillTint="3F"/>
      </w:tcPr>
    </w:tblStylePr>
    <w:tblStylePr w:type="band1Horz">
      <w:tblPr/>
      <w:tcPr>
        <w:shd w:val="clear" w:color="auto" w:fill="F8FCFE" w:themeFill="accent6" w:themeFillTint="3F"/>
      </w:tcPr>
    </w:tblStylePr>
  </w:style>
  <w:style w:type="table" w:styleId="MediumList2">
    <w:name w:val="Medium List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3591" w:themeColor="accent1"/>
          <w:right w:val="nil"/>
          <w:insideH w:val="nil"/>
          <w:insideV w:val="nil"/>
        </w:tcBorders>
        <w:shd w:val="clear" w:color="auto" w:fill="FFFFFF" w:themeFill="background1"/>
      </w:tcPr>
    </w:tblStylePr>
    <w:tblStylePr w:type="lastRow">
      <w:tblPr/>
      <w:tcPr>
        <w:tcBorders>
          <w:top w:val="single" w:sz="8" w:space="0" w:color="00359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3591" w:themeColor="accent1"/>
          <w:insideH w:val="nil"/>
          <w:insideV w:val="nil"/>
        </w:tcBorders>
        <w:shd w:val="clear" w:color="auto" w:fill="FFFFFF" w:themeFill="background1"/>
      </w:tcPr>
    </w:tblStylePr>
    <w:tblStylePr w:type="lastCol">
      <w:tblPr/>
      <w:tcPr>
        <w:tcBorders>
          <w:top w:val="nil"/>
          <w:left w:val="single" w:sz="8" w:space="0" w:color="0035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4C5FF" w:themeFill="accent1" w:themeFillTint="3F"/>
      </w:tcPr>
    </w:tblStylePr>
    <w:tblStylePr w:type="band1Horz">
      <w:tblPr/>
      <w:tcPr>
        <w:tcBorders>
          <w:top w:val="nil"/>
          <w:bottom w:val="nil"/>
          <w:insideH w:val="nil"/>
          <w:insideV w:val="nil"/>
        </w:tcBorders>
        <w:shd w:val="clear" w:color="auto" w:fill="A4C5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tblPr/>
      <w:tcPr>
        <w:tcBorders>
          <w:top w:val="single" w:sz="8" w:space="0" w:color="3F9C35"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F9C35" w:themeColor="accent2"/>
          <w:insideH w:val="nil"/>
          <w:insideV w:val="nil"/>
        </w:tcBorders>
        <w:shd w:val="clear" w:color="auto" w:fill="FFFFFF" w:themeFill="background1"/>
      </w:tcPr>
    </w:tblStylePr>
    <w:tblStylePr w:type="lastCol">
      <w:tblPr/>
      <w:tcPr>
        <w:tcBorders>
          <w:top w:val="nil"/>
          <w:left w:val="single" w:sz="8" w:space="0" w:color="3F9C3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CC7" w:themeFill="accent2" w:themeFillTint="3F"/>
      </w:tcPr>
    </w:tblStylePr>
    <w:tblStylePr w:type="band1Horz">
      <w:tblPr/>
      <w:tcPr>
        <w:tcBorders>
          <w:top w:val="nil"/>
          <w:bottom w:val="nil"/>
          <w:insideH w:val="nil"/>
          <w:insideV w:val="nil"/>
        </w:tcBorders>
        <w:shd w:val="clear" w:color="auto" w:fill="CAECC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9D6F0" w:themeColor="accent3"/>
          <w:right w:val="nil"/>
          <w:insideH w:val="nil"/>
          <w:insideV w:val="nil"/>
        </w:tcBorders>
        <w:shd w:val="clear" w:color="auto" w:fill="FFFFFF" w:themeFill="background1"/>
      </w:tcPr>
    </w:tblStylePr>
    <w:tblStylePr w:type="lastRow">
      <w:tblPr/>
      <w:tcPr>
        <w:tcBorders>
          <w:top w:val="single" w:sz="8" w:space="0" w:color="99D6F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9D6F0" w:themeColor="accent3"/>
          <w:insideH w:val="nil"/>
          <w:insideV w:val="nil"/>
        </w:tcBorders>
        <w:shd w:val="clear" w:color="auto" w:fill="FFFFFF" w:themeFill="background1"/>
      </w:tcPr>
    </w:tblStylePr>
    <w:tblStylePr w:type="lastCol">
      <w:tblPr/>
      <w:tcPr>
        <w:tcBorders>
          <w:top w:val="nil"/>
          <w:left w:val="single" w:sz="8" w:space="0" w:color="99D6F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4FB" w:themeFill="accent3" w:themeFillTint="3F"/>
      </w:tcPr>
    </w:tblStylePr>
    <w:tblStylePr w:type="band1Horz">
      <w:tblPr/>
      <w:tcPr>
        <w:tcBorders>
          <w:top w:val="nil"/>
          <w:bottom w:val="nil"/>
          <w:insideH w:val="nil"/>
          <w:insideV w:val="nil"/>
        </w:tcBorders>
        <w:shd w:val="clear" w:color="auto" w:fill="E5F4F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0F204B" w:themeColor="accent4"/>
          <w:right w:val="nil"/>
          <w:insideH w:val="nil"/>
          <w:insideV w:val="nil"/>
        </w:tcBorders>
        <w:shd w:val="clear" w:color="auto" w:fill="FFFFFF" w:themeFill="background1"/>
      </w:tcPr>
    </w:tblStylePr>
    <w:tblStylePr w:type="lastRow">
      <w:tblPr/>
      <w:tcPr>
        <w:tcBorders>
          <w:top w:val="single" w:sz="8" w:space="0" w:color="0F204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204B" w:themeColor="accent4"/>
          <w:insideH w:val="nil"/>
          <w:insideV w:val="nil"/>
        </w:tcBorders>
        <w:shd w:val="clear" w:color="auto" w:fill="FFFFFF" w:themeFill="background1"/>
      </w:tcPr>
    </w:tblStylePr>
    <w:tblStylePr w:type="lastCol">
      <w:tblPr/>
      <w:tcPr>
        <w:tcBorders>
          <w:top w:val="nil"/>
          <w:left w:val="single" w:sz="8" w:space="0" w:color="0F204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BBED" w:themeFill="accent4" w:themeFillTint="3F"/>
      </w:tcPr>
    </w:tblStylePr>
    <w:tblStylePr w:type="band1Horz">
      <w:tblPr/>
      <w:tcPr>
        <w:tcBorders>
          <w:top w:val="nil"/>
          <w:bottom w:val="nil"/>
          <w:insideH w:val="nil"/>
          <w:insideV w:val="nil"/>
        </w:tcBorders>
        <w:shd w:val="clear" w:color="auto" w:fill="A8BB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009FDA" w:themeColor="accent5"/>
          <w:right w:val="nil"/>
          <w:insideH w:val="nil"/>
          <w:insideV w:val="nil"/>
        </w:tcBorders>
        <w:shd w:val="clear" w:color="auto" w:fill="FFFFFF" w:themeFill="background1"/>
      </w:tcPr>
    </w:tblStylePr>
    <w:tblStylePr w:type="lastRow">
      <w:tblPr/>
      <w:tcPr>
        <w:tcBorders>
          <w:top w:val="single" w:sz="8" w:space="0" w:color="009FD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FDA" w:themeColor="accent5"/>
          <w:insideH w:val="nil"/>
          <w:insideV w:val="nil"/>
        </w:tcBorders>
        <w:shd w:val="clear" w:color="auto" w:fill="FFFFFF" w:themeFill="background1"/>
      </w:tcPr>
    </w:tblStylePr>
    <w:tblStylePr w:type="lastCol">
      <w:tblPr/>
      <w:tcPr>
        <w:tcBorders>
          <w:top w:val="nil"/>
          <w:left w:val="single" w:sz="8" w:space="0" w:color="009FD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BFF" w:themeFill="accent5" w:themeFillTint="3F"/>
      </w:tcPr>
    </w:tblStylePr>
    <w:tblStylePr w:type="band1Horz">
      <w:tblPr/>
      <w:tcPr>
        <w:tcBorders>
          <w:top w:val="nil"/>
          <w:bottom w:val="nil"/>
          <w:insideH w:val="nil"/>
          <w:insideV w:val="nil"/>
        </w:tcBorders>
        <w:shd w:val="clear" w:color="auto" w:fill="B6EB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E5F5FB" w:themeColor="accent6"/>
          <w:right w:val="nil"/>
          <w:insideH w:val="nil"/>
          <w:insideV w:val="nil"/>
        </w:tcBorders>
        <w:shd w:val="clear" w:color="auto" w:fill="FFFFFF" w:themeFill="background1"/>
      </w:tcPr>
    </w:tblStylePr>
    <w:tblStylePr w:type="lastRow">
      <w:tblPr/>
      <w:tcPr>
        <w:tcBorders>
          <w:top w:val="single" w:sz="8" w:space="0" w:color="E5F5F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5F5FB" w:themeColor="accent6"/>
          <w:insideH w:val="nil"/>
          <w:insideV w:val="nil"/>
        </w:tcBorders>
        <w:shd w:val="clear" w:color="auto" w:fill="FFFFFF" w:themeFill="background1"/>
      </w:tcPr>
    </w:tblStylePr>
    <w:tblStylePr w:type="lastCol">
      <w:tblPr/>
      <w:tcPr>
        <w:tcBorders>
          <w:top w:val="nil"/>
          <w:left w:val="single" w:sz="8" w:space="0" w:color="E5F5F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CFE" w:themeFill="accent6" w:themeFillTint="3F"/>
      </w:tcPr>
    </w:tblStylePr>
    <w:tblStylePr w:type="band1Horz">
      <w:tblPr/>
      <w:tcPr>
        <w:tcBorders>
          <w:top w:val="nil"/>
          <w:bottom w:val="nil"/>
          <w:insideH w:val="nil"/>
          <w:insideV w:val="nil"/>
        </w:tcBorders>
        <w:shd w:val="clear" w:color="auto" w:fill="F8FCFE"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single" w:sz="8" w:space="0" w:color="0056E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nil"/>
          <w:insideV w:val="nil"/>
        </w:tcBorders>
        <w:shd w:val="clear" w:color="auto" w:fill="003591" w:themeFill="accent1"/>
      </w:tcPr>
    </w:tblStylePr>
    <w:tblStylePr w:type="lastRow">
      <w:pPr>
        <w:spacing w:before="0" w:after="0" w:line="240" w:lineRule="auto"/>
      </w:pPr>
      <w:rPr>
        <w:b/>
        <w:bCs/>
      </w:rPr>
      <w:tblPr/>
      <w:tcPr>
        <w:tcBorders>
          <w:top w:val="double" w:sz="6"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4C5FF" w:themeFill="accent1" w:themeFillTint="3F"/>
      </w:tcPr>
    </w:tblStylePr>
    <w:tblStylePr w:type="band1Horz">
      <w:tblPr/>
      <w:tcPr>
        <w:tcBorders>
          <w:insideH w:val="nil"/>
          <w:insideV w:val="nil"/>
        </w:tcBorders>
        <w:shd w:val="clear" w:color="auto" w:fill="A4C5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single" w:sz="8" w:space="0" w:color="60C556"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nil"/>
          <w:insideV w:val="nil"/>
        </w:tcBorders>
        <w:shd w:val="clear" w:color="auto" w:fill="3F9C35" w:themeFill="accent2"/>
      </w:tcPr>
    </w:tblStylePr>
    <w:tblStylePr w:type="lastRow">
      <w:pPr>
        <w:spacing w:before="0" w:after="0" w:line="240" w:lineRule="auto"/>
      </w:pPr>
      <w:rPr>
        <w:b/>
        <w:bCs/>
      </w:rPr>
      <w:tblPr/>
      <w:tcPr>
        <w:tcBorders>
          <w:top w:val="double" w:sz="6"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AECC7" w:themeFill="accent2" w:themeFillTint="3F"/>
      </w:tcPr>
    </w:tblStylePr>
    <w:tblStylePr w:type="band1Horz">
      <w:tblPr/>
      <w:tcPr>
        <w:tcBorders>
          <w:insideH w:val="nil"/>
          <w:insideV w:val="nil"/>
        </w:tcBorders>
        <w:shd w:val="clear" w:color="auto" w:fill="CAECC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single" w:sz="8" w:space="0" w:color="B2E0F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nil"/>
          <w:insideV w:val="nil"/>
        </w:tcBorders>
        <w:shd w:val="clear" w:color="auto" w:fill="99D6F0" w:themeFill="accent3"/>
      </w:tcPr>
    </w:tblStylePr>
    <w:tblStylePr w:type="lastRow">
      <w:pPr>
        <w:spacing w:before="0" w:after="0" w:line="240" w:lineRule="auto"/>
      </w:pPr>
      <w:rPr>
        <w:b/>
        <w:bCs/>
      </w:rPr>
      <w:tblPr/>
      <w:tcPr>
        <w:tcBorders>
          <w:top w:val="double" w:sz="6"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F4FB" w:themeFill="accent3" w:themeFillTint="3F"/>
      </w:tcPr>
    </w:tblStylePr>
    <w:tblStylePr w:type="band1Horz">
      <w:tblPr/>
      <w:tcPr>
        <w:tcBorders>
          <w:insideH w:val="nil"/>
          <w:insideV w:val="nil"/>
        </w:tcBorders>
        <w:shd w:val="clear" w:color="auto" w:fill="E5F4FB"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single" w:sz="8" w:space="0" w:color="2045A2"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nil"/>
          <w:insideV w:val="nil"/>
        </w:tcBorders>
        <w:shd w:val="clear" w:color="auto" w:fill="0F204B" w:themeFill="accent4"/>
      </w:tcPr>
    </w:tblStylePr>
    <w:tblStylePr w:type="lastRow">
      <w:pPr>
        <w:spacing w:before="0" w:after="0" w:line="240" w:lineRule="auto"/>
      </w:pPr>
      <w:rPr>
        <w:b/>
        <w:bCs/>
      </w:rPr>
      <w:tblPr/>
      <w:tcPr>
        <w:tcBorders>
          <w:top w:val="double" w:sz="6"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8BBED" w:themeFill="accent4" w:themeFillTint="3F"/>
      </w:tcPr>
    </w:tblStylePr>
    <w:tblStylePr w:type="band1Horz">
      <w:tblPr/>
      <w:tcPr>
        <w:tcBorders>
          <w:insideH w:val="nil"/>
          <w:insideV w:val="nil"/>
        </w:tcBorders>
        <w:shd w:val="clear" w:color="auto" w:fill="A8BB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single" w:sz="8" w:space="0" w:color="24C2F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nil"/>
          <w:insideV w:val="nil"/>
        </w:tcBorders>
        <w:shd w:val="clear" w:color="auto" w:fill="009FDA" w:themeFill="accent5"/>
      </w:tcPr>
    </w:tblStylePr>
    <w:tblStylePr w:type="lastRow">
      <w:pPr>
        <w:spacing w:before="0" w:after="0" w:line="240" w:lineRule="auto"/>
      </w:pPr>
      <w:rPr>
        <w:b/>
        <w:bCs/>
      </w:rPr>
      <w:tblPr/>
      <w:tcPr>
        <w:tcBorders>
          <w:top w:val="double" w:sz="6"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B6EBFF" w:themeFill="accent5" w:themeFillTint="3F"/>
      </w:tcPr>
    </w:tblStylePr>
    <w:tblStylePr w:type="band1Horz">
      <w:tblPr/>
      <w:tcPr>
        <w:tcBorders>
          <w:insideH w:val="nil"/>
          <w:insideV w:val="nil"/>
        </w:tcBorders>
        <w:shd w:val="clear" w:color="auto" w:fill="B6EB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single" w:sz="8" w:space="0" w:color="EBF7FC"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nil"/>
          <w:insideV w:val="nil"/>
        </w:tcBorders>
        <w:shd w:val="clear" w:color="auto" w:fill="E5F5FB" w:themeFill="accent6"/>
      </w:tcPr>
    </w:tblStylePr>
    <w:tblStylePr w:type="lastRow">
      <w:pPr>
        <w:spacing w:before="0" w:after="0" w:line="240" w:lineRule="auto"/>
      </w:pPr>
      <w:rPr>
        <w:b/>
        <w:bCs/>
      </w:rPr>
      <w:tblPr/>
      <w:tcPr>
        <w:tcBorders>
          <w:top w:val="double" w:sz="6"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nil"/>
          <w:insideV w:val="nil"/>
        </w:tcBorders>
      </w:tcPr>
    </w:tblStylePr>
    <w:tblStylePr w:type="firstCol">
      <w:rPr>
        <w:b/>
        <w:bCs/>
      </w:rPr>
    </w:tblStylePr>
    <w:tblStylePr w:type="lastCol">
      <w:rPr>
        <w:b/>
        <w:bCs/>
      </w:rPr>
    </w:tblStylePr>
    <w:tblStylePr w:type="band1Vert">
      <w:tblPr/>
      <w:tcPr>
        <w:shd w:val="clear" w:color="auto" w:fill="F8FCFE" w:themeFill="accent6" w:themeFillTint="3F"/>
      </w:tcPr>
    </w:tblStylePr>
    <w:tblStylePr w:type="band1Horz">
      <w:tblPr/>
      <w:tcPr>
        <w:tcBorders>
          <w:insideH w:val="nil"/>
          <w:insideV w:val="nil"/>
        </w:tcBorders>
        <w:shd w:val="clear" w:color="auto" w:fill="F8FCFE"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35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3591" w:themeFill="accent1"/>
      </w:tcPr>
    </w:tblStylePr>
    <w:tblStylePr w:type="lastCol">
      <w:rPr>
        <w:b/>
        <w:bCs/>
        <w:color w:val="FFFFFF" w:themeColor="background1"/>
      </w:rPr>
      <w:tblPr/>
      <w:tcPr>
        <w:tcBorders>
          <w:left w:val="nil"/>
          <w:right w:val="nil"/>
          <w:insideH w:val="nil"/>
          <w:insideV w:val="nil"/>
        </w:tcBorders>
        <w:shd w:val="clear" w:color="auto" w:fill="0035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9C3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9C35" w:themeFill="accent2"/>
      </w:tcPr>
    </w:tblStylePr>
    <w:tblStylePr w:type="lastCol">
      <w:rPr>
        <w:b/>
        <w:bCs/>
        <w:color w:val="FFFFFF" w:themeColor="background1"/>
      </w:rPr>
      <w:tblPr/>
      <w:tcPr>
        <w:tcBorders>
          <w:left w:val="nil"/>
          <w:right w:val="nil"/>
          <w:insideH w:val="nil"/>
          <w:insideV w:val="nil"/>
        </w:tcBorders>
        <w:shd w:val="clear" w:color="auto" w:fill="3F9C3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D6F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D6F0" w:themeFill="accent3"/>
      </w:tcPr>
    </w:tblStylePr>
    <w:tblStylePr w:type="lastCol">
      <w:rPr>
        <w:b/>
        <w:bCs/>
        <w:color w:val="FFFFFF" w:themeColor="background1"/>
      </w:rPr>
      <w:tblPr/>
      <w:tcPr>
        <w:tcBorders>
          <w:left w:val="nil"/>
          <w:right w:val="nil"/>
          <w:insideH w:val="nil"/>
          <w:insideV w:val="nil"/>
        </w:tcBorders>
        <w:shd w:val="clear" w:color="auto" w:fill="99D6F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204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204B" w:themeFill="accent4"/>
      </w:tcPr>
    </w:tblStylePr>
    <w:tblStylePr w:type="lastCol">
      <w:rPr>
        <w:b/>
        <w:bCs/>
        <w:color w:val="FFFFFF" w:themeColor="background1"/>
      </w:rPr>
      <w:tblPr/>
      <w:tcPr>
        <w:tcBorders>
          <w:left w:val="nil"/>
          <w:right w:val="nil"/>
          <w:insideH w:val="nil"/>
          <w:insideV w:val="nil"/>
        </w:tcBorders>
        <w:shd w:val="clear" w:color="auto" w:fill="0F204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FD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FDA" w:themeFill="accent5"/>
      </w:tcPr>
    </w:tblStylePr>
    <w:tblStylePr w:type="lastCol">
      <w:rPr>
        <w:b/>
        <w:bCs/>
        <w:color w:val="FFFFFF" w:themeColor="background1"/>
      </w:rPr>
      <w:tblPr/>
      <w:tcPr>
        <w:tcBorders>
          <w:left w:val="nil"/>
          <w:right w:val="nil"/>
          <w:insideH w:val="nil"/>
          <w:insideV w:val="nil"/>
        </w:tcBorders>
        <w:shd w:val="clear" w:color="auto" w:fill="009FD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5F5F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5F5FB" w:themeFill="accent6"/>
      </w:tcPr>
    </w:tblStylePr>
    <w:tblStylePr w:type="lastCol">
      <w:rPr>
        <w:b/>
        <w:bCs/>
        <w:color w:val="FFFFFF" w:themeColor="background1"/>
      </w:rPr>
      <w:tblPr/>
      <w:tcPr>
        <w:tcBorders>
          <w:left w:val="nil"/>
          <w:right w:val="nil"/>
          <w:insideH w:val="nil"/>
          <w:insideV w:val="nil"/>
        </w:tcBorders>
        <w:shd w:val="clear" w:color="auto" w:fill="E5F5F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2">
    <w:name w:val="Table 3D effects 2"/>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unhideWhenUsed/>
    <w:rsid w:val="00E30443"/>
    <w:pPr>
      <w:spacing w:line="240" w:lineRule="auto"/>
    </w:pPr>
    <w:rPr>
      <w:rFonts w:asciiTheme="minorHAnsi" w:eastAsiaTheme="minorEastAsia" w:hAnsiTheme="minorHAnsi" w:cstheme="minorBidi"/>
      <w:color w:val="000080"/>
      <w:lang w:eastAsia="zh-C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unhideWhenUsed/>
    <w:rsid w:val="00E30443"/>
    <w:pPr>
      <w:spacing w:line="240" w:lineRule="auto"/>
    </w:pPr>
    <w:rPr>
      <w:rFonts w:asciiTheme="minorHAnsi" w:eastAsiaTheme="minorEastAsia" w:hAnsiTheme="minorHAnsi" w:cstheme="minorBidi"/>
      <w:color w:val="FFFFFF"/>
      <w:lang w:eastAsia="zh-CN"/>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unhideWhenUsed/>
    <w:rsid w:val="00E30443"/>
    <w:pPr>
      <w:spacing w:line="240" w:lineRule="auto"/>
    </w:pPr>
    <w:rPr>
      <w:rFonts w:asciiTheme="minorHAnsi" w:eastAsiaTheme="minorEastAsia" w:hAnsiTheme="minorHAnsi" w:cstheme="minorBidi"/>
      <w:b/>
      <w:bCs/>
      <w:lang w:eastAsia="zh-CN"/>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unhideWhenUsed/>
    <w:rsid w:val="00E30443"/>
    <w:pPr>
      <w:spacing w:line="240" w:lineRule="auto"/>
    </w:pPr>
    <w:rPr>
      <w:rFonts w:asciiTheme="minorHAnsi" w:eastAsiaTheme="minorEastAsia" w:hAnsiTheme="minorHAnsi" w:cstheme="minorBidi"/>
      <w:b/>
      <w:bCs/>
      <w:lang w:eastAsia="zh-C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unhideWhenUsed/>
    <w:rsid w:val="00E30443"/>
    <w:pPr>
      <w:spacing w:line="240" w:lineRule="auto"/>
    </w:pPr>
    <w:rPr>
      <w:rFonts w:asciiTheme="minorHAnsi" w:eastAsiaTheme="minorEastAsia" w:hAnsiTheme="minorHAnsi" w:cstheme="minorBidi"/>
      <w:b/>
      <w:bCs/>
      <w:lang w:eastAsia="zh-CN"/>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unhideWhenUsed/>
    <w:rsid w:val="00E30443"/>
    <w:pPr>
      <w:spacing w:line="240" w:lineRule="auto"/>
    </w:pPr>
    <w:rPr>
      <w:rFonts w:asciiTheme="minorHAnsi" w:eastAsiaTheme="minorEastAsia" w:hAnsiTheme="minorHAnsi" w:cstheme="minorBidi"/>
      <w:lang w:eastAsia="zh-C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unhideWhenUsed/>
    <w:rsid w:val="00E30443"/>
    <w:pPr>
      <w:spacing w:line="240" w:lineRule="auto"/>
    </w:pPr>
    <w:rPr>
      <w:rFonts w:asciiTheme="minorHAnsi" w:eastAsiaTheme="minorEastAsia" w:hAnsiTheme="minorHAnsi" w:cstheme="minorBidi"/>
      <w:lang w:eastAsia="zh-C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E30443"/>
    <w:pPr>
      <w:spacing w:line="240" w:lineRule="auto"/>
    </w:pPr>
    <w:rPr>
      <w:rFonts w:asciiTheme="minorHAnsi" w:eastAsiaTheme="minorEastAsia" w:hAnsiTheme="minorHAnsi" w:cstheme="minorBidi"/>
      <w:lang w:eastAsia="zh-C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unhideWhenUsed/>
    <w:rsid w:val="00E30443"/>
    <w:pPr>
      <w:spacing w:line="240" w:lineRule="auto"/>
    </w:pPr>
    <w:rPr>
      <w:rFonts w:asciiTheme="minorHAnsi" w:eastAsiaTheme="minorEastAsia" w:hAnsiTheme="minorHAnsi" w:cstheme="minorBidi"/>
      <w:b/>
      <w:bCs/>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unhideWhenUsed/>
    <w:rsid w:val="00E30443"/>
    <w:pPr>
      <w:spacing w:line="240" w:lineRule="auto"/>
    </w:pPr>
    <w:rPr>
      <w:rFonts w:asciiTheme="minorHAnsi" w:eastAsiaTheme="minorEastAsia" w:hAnsiTheme="minorHAnsi" w:cstheme="minorBidi"/>
      <w:lang w:eastAsia="zh-C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unhideWhenUsed/>
    <w:rsid w:val="00E30443"/>
    <w:pPr>
      <w:spacing w:line="240" w:lineRule="auto"/>
    </w:pPr>
    <w:rPr>
      <w:rFonts w:asciiTheme="minorHAnsi" w:eastAsiaTheme="minorEastAsia" w:hAnsiTheme="minorHAnsi" w:cstheme="minorBidi"/>
      <w:lang w:eastAsia="zh-C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E30443"/>
    <w:pPr>
      <w:spacing w:line="240" w:lineRule="auto"/>
    </w:pPr>
    <w:rPr>
      <w:rFonts w:asciiTheme="minorHAnsi" w:eastAsiaTheme="minorEastAsia" w:hAnsiTheme="minorHAnsi" w:cstheme="minorBidi"/>
      <w:lang w:eastAsia="zh-C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0">
    <w:name w:val="Table Grid1"/>
    <w:basedOn w:val="TableNormal"/>
    <w:next w:val="TableGrid"/>
    <w:uiPriority w:val="59"/>
    <w:rsid w:val="00E30443"/>
    <w:pPr>
      <w:spacing w:line="240" w:lineRule="auto"/>
    </w:pPr>
    <w:rPr>
      <w:rFonts w:ascii="Times New Roman" w:hAnsi="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ParaText"/>
    <w:link w:val="BlockquoteChar"/>
    <w:qFormat/>
    <w:rsid w:val="00E30443"/>
    <w:pPr>
      <w:ind w:left="720"/>
    </w:pPr>
    <w:rPr>
      <w:i/>
      <w:iCs/>
    </w:rPr>
  </w:style>
  <w:style w:type="character" w:customStyle="1" w:styleId="BlockquoteChar">
    <w:name w:val="Block quote Char"/>
    <w:basedOn w:val="ParaTextChar"/>
    <w:link w:val="Blockquote"/>
    <w:rsid w:val="00E30443"/>
    <w:rPr>
      <w:i/>
      <w:iCs/>
    </w:rPr>
  </w:style>
  <w:style w:type="paragraph" w:customStyle="1" w:styleId="Logo">
    <w:name w:val="Logo"/>
    <w:basedOn w:val="Normal"/>
    <w:semiHidden/>
    <w:rsid w:val="00E30443"/>
    <w:pPr>
      <w:spacing w:before="320" w:line="240" w:lineRule="auto"/>
    </w:pPr>
    <w:rPr>
      <w:rFonts w:ascii="Times New Roman" w:hAnsi="Times New Roman"/>
      <w:szCs w:val="24"/>
    </w:rPr>
  </w:style>
  <w:style w:type="paragraph" w:customStyle="1" w:styleId="HeaderPrompt">
    <w:name w:val="HeaderPrompt"/>
    <w:basedOn w:val="Normal"/>
    <w:rsid w:val="00E30443"/>
    <w:pPr>
      <w:spacing w:before="160" w:line="264" w:lineRule="auto"/>
    </w:pPr>
    <w:rPr>
      <w:rFonts w:ascii="Times New Roman" w:hAnsi="Times New Roman"/>
      <w:b/>
      <w:sz w:val="20"/>
      <w:szCs w:val="24"/>
    </w:rPr>
  </w:style>
  <w:style w:type="paragraph" w:customStyle="1" w:styleId="HeaderData">
    <w:name w:val="HeaderData"/>
    <w:basedOn w:val="Normal"/>
    <w:rsid w:val="00E30443"/>
    <w:pPr>
      <w:tabs>
        <w:tab w:val="left" w:pos="4111"/>
      </w:tabs>
      <w:spacing w:line="264" w:lineRule="auto"/>
    </w:pPr>
    <w:rPr>
      <w:rFonts w:ascii="Times New Roman" w:hAnsi="Times New Roman"/>
      <w:szCs w:val="24"/>
    </w:rPr>
  </w:style>
  <w:style w:type="paragraph" w:customStyle="1" w:styleId="Agendatitle">
    <w:name w:val="Agenda title"/>
    <w:rsid w:val="00E30443"/>
    <w:pPr>
      <w:pBdr>
        <w:bottom w:val="single" w:sz="4" w:space="11" w:color="auto"/>
      </w:pBdr>
      <w:spacing w:line="240" w:lineRule="auto"/>
    </w:pPr>
    <w:rPr>
      <w:rFonts w:ascii="Times New Roman" w:hAnsi="Times New Roman"/>
      <w:szCs w:val="24"/>
    </w:rPr>
  </w:style>
  <w:style w:type="paragraph" w:customStyle="1" w:styleId="RecipientName">
    <w:name w:val="RecipientName"/>
    <w:basedOn w:val="Normal"/>
    <w:semiHidden/>
    <w:rsid w:val="00E30443"/>
    <w:pPr>
      <w:spacing w:line="240" w:lineRule="auto"/>
    </w:pPr>
    <w:rPr>
      <w:rFonts w:ascii="Times New Roman" w:hAnsi="Times New Roman"/>
      <w:noProof/>
      <w:sz w:val="24"/>
      <w:szCs w:val="24"/>
    </w:rPr>
  </w:style>
  <w:style w:type="paragraph" w:customStyle="1" w:styleId="Tableheader">
    <w:name w:val="Table header"/>
    <w:basedOn w:val="Normal"/>
    <w:rsid w:val="00E30443"/>
    <w:pPr>
      <w:spacing w:before="40" w:after="40" w:line="240" w:lineRule="auto"/>
    </w:pPr>
    <w:rPr>
      <w:rFonts w:ascii="Times New Roman" w:hAnsi="Times New Roman" w:cs="Arial"/>
      <w:b/>
      <w:szCs w:val="18"/>
    </w:rPr>
  </w:style>
  <w:style w:type="paragraph" w:customStyle="1" w:styleId="Appendix">
    <w:name w:val="Appendix"/>
    <w:basedOn w:val="Normal"/>
    <w:next w:val="Normal"/>
    <w:rsid w:val="00E30443"/>
    <w:pPr>
      <w:numPr>
        <w:ilvl w:val="5"/>
        <w:numId w:val="26"/>
      </w:numPr>
      <w:spacing w:line="312" w:lineRule="auto"/>
    </w:pPr>
    <w:rPr>
      <w:rFonts w:ascii="Times New Roman" w:hAnsi="Times New Roman"/>
      <w:b/>
      <w:caps/>
      <w:sz w:val="26"/>
      <w:szCs w:val="20"/>
    </w:rPr>
  </w:style>
  <w:style w:type="paragraph" w:styleId="Revision">
    <w:name w:val="Revision"/>
    <w:hidden/>
    <w:uiPriority w:val="99"/>
    <w:semiHidden/>
    <w:rsid w:val="00E30443"/>
    <w:pPr>
      <w:spacing w:line="240" w:lineRule="auto"/>
    </w:pPr>
    <w:rPr>
      <w:rFonts w:ascii="Times New Roman" w:hAnsi="Times New Roman"/>
      <w:szCs w:val="24"/>
    </w:rPr>
  </w:style>
  <w:style w:type="paragraph" w:customStyle="1" w:styleId="BulletsNumbered">
    <w:name w:val="Bullets Numbered"/>
    <w:basedOn w:val="Normal"/>
    <w:next w:val="Normal"/>
    <w:rsid w:val="00E30443"/>
    <w:pPr>
      <w:numPr>
        <w:numId w:val="27"/>
      </w:numPr>
      <w:suppressAutoHyphens/>
      <w:spacing w:after="80" w:line="240" w:lineRule="auto"/>
      <w:ind w:left="720"/>
    </w:pPr>
    <w:rPr>
      <w:rFonts w:ascii="Palatino Linotype" w:eastAsia="SimSun" w:hAnsi="Palatino Linotype"/>
      <w:szCs w:val="24"/>
    </w:rPr>
  </w:style>
  <w:style w:type="table" w:customStyle="1" w:styleId="ColorfulGrid1">
    <w:name w:val="Colorful Grid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1">
    <w:name w:val="Dark List1"/>
    <w:basedOn w:val="TableNormal"/>
    <w:uiPriority w:val="99"/>
    <w:rsid w:val="00E30443"/>
    <w:pPr>
      <w:spacing w:line="240" w:lineRule="auto"/>
    </w:pPr>
    <w:rPr>
      <w:rFonts w:ascii="Calibri" w:eastAsia="SimSun" w:hAnsi="Calibri" w:cs="Arial"/>
      <w:color w:val="FFFFFF"/>
      <w:sz w:val="20"/>
      <w:szCs w:val="20"/>
      <w:lang w:eastAsia="zh-CN"/>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
    <w:name w:val="Light Grid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1">
    <w:name w:val="Light List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1">
    <w:name w:val="Light Shading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99"/>
    <w:rsid w:val="00E30443"/>
    <w:pPr>
      <w:spacing w:line="240" w:lineRule="auto"/>
    </w:pPr>
    <w:rPr>
      <w:rFonts w:ascii="Calibri" w:eastAsia="SimSun" w:hAnsi="Calibri" w:cs="Arial"/>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Grid11">
    <w:name w:val="Medium Grid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uiPriority w:val="99"/>
    <w:rsid w:val="00E30443"/>
    <w:pPr>
      <w:spacing w:line="240" w:lineRule="auto"/>
    </w:pPr>
    <w:rPr>
      <w:rFonts w:ascii="Cambria" w:eastAsia="SimSun" w:hAnsi="Cambria"/>
      <w:color w:val="000000"/>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SimSu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SimSu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21">
    <w:name w:val="Medium List 21"/>
    <w:basedOn w:val="TableNormal"/>
    <w:uiPriority w:val="99"/>
    <w:rsid w:val="00E30443"/>
    <w:pPr>
      <w:spacing w:line="240" w:lineRule="auto"/>
    </w:pPr>
    <w:rPr>
      <w:rFonts w:ascii="Cambria" w:eastAsia="SimSun" w:hAnsi="Cambria"/>
      <w:color w:val="000000"/>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21">
    <w:name w:val="Medium Shading 2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8B7982"/>
    <w:pPr>
      <w:autoSpaceDE w:val="0"/>
      <w:autoSpaceDN w:val="0"/>
      <w:adjustRightInd w:val="0"/>
      <w:spacing w:line="240" w:lineRule="auto"/>
    </w:pPr>
    <w:rPr>
      <w:rFonts w:ascii="Franklin Gothic Book" w:hAnsi="Franklin Gothic Book" w:cs="Franklin Gothic Book"/>
      <w:color w:val="000000"/>
      <w:sz w:val="24"/>
      <w:szCs w:val="24"/>
    </w:rPr>
  </w:style>
  <w:style w:type="numbering" w:customStyle="1" w:styleId="NoList1">
    <w:name w:val="No List1"/>
    <w:next w:val="NoList"/>
    <w:uiPriority w:val="99"/>
    <w:semiHidden/>
    <w:unhideWhenUsed/>
    <w:rsid w:val="006C1180"/>
  </w:style>
  <w:style w:type="table" w:customStyle="1" w:styleId="TableGrid20">
    <w:name w:val="Table Grid2"/>
    <w:basedOn w:val="TableNormal"/>
    <w:next w:val="TableGrid"/>
    <w:uiPriority w:val="59"/>
    <w:rsid w:val="006C1180"/>
    <w:pPr>
      <w:spacing w:line="240" w:lineRule="auto"/>
      <w:ind w:left="720" w:hanging="360"/>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
    <w:name w:val="Light List - Accent 111"/>
    <w:basedOn w:val="TableNormal"/>
    <w:uiPriority w:val="61"/>
    <w:rsid w:val="006C1180"/>
    <w:pPr>
      <w:spacing w:line="240" w:lineRule="auto"/>
    </w:pPr>
    <w:rPr>
      <w:rFonts w:ascii="Times New Roman" w:hAnsi="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egText">
    <w:name w:val="*Reg. Text"/>
    <w:basedOn w:val="Normal"/>
    <w:rsid w:val="006C1180"/>
    <w:pPr>
      <w:tabs>
        <w:tab w:val="left" w:pos="720"/>
        <w:tab w:val="left" w:pos="1080"/>
        <w:tab w:val="right" w:leader="dot" w:pos="8100"/>
      </w:tabs>
      <w:overflowPunct w:val="0"/>
      <w:autoSpaceDE w:val="0"/>
      <w:autoSpaceDN w:val="0"/>
      <w:adjustRightInd w:val="0"/>
      <w:spacing w:line="240" w:lineRule="auto"/>
      <w:textAlignment w:val="baseline"/>
    </w:pPr>
    <w:rPr>
      <w:rFonts w:ascii="Arial" w:hAnsi="Arial"/>
      <w:sz w:val="20"/>
      <w:szCs w:val="20"/>
    </w:rPr>
  </w:style>
  <w:style w:type="character" w:customStyle="1" w:styleId="ansi0">
    <w:name w:val="ansi0"/>
    <w:rsid w:val="006C1180"/>
  </w:style>
  <w:style w:type="paragraph" w:customStyle="1" w:styleId="SurveyProgramming">
    <w:name w:val="Survey: Programming"/>
    <w:basedOn w:val="Normal"/>
    <w:link w:val="SurveyProgrammingChar"/>
    <w:uiPriority w:val="99"/>
    <w:rsid w:val="006C1180"/>
    <w:pPr>
      <w:spacing w:before="240" w:line="240" w:lineRule="auto"/>
    </w:pPr>
    <w:rPr>
      <w:rFonts w:ascii="Calibri" w:hAnsi="Calibri"/>
      <w:b/>
      <w:i/>
      <w:caps/>
      <w:color w:val="FF0000"/>
      <w:szCs w:val="20"/>
    </w:rPr>
  </w:style>
  <w:style w:type="character" w:customStyle="1" w:styleId="SurveyProgrammingChar">
    <w:name w:val="Survey: Programming Char"/>
    <w:link w:val="SurveyProgramming"/>
    <w:uiPriority w:val="99"/>
    <w:locked/>
    <w:rsid w:val="006C1180"/>
    <w:rPr>
      <w:rFonts w:ascii="Calibri" w:hAnsi="Calibri"/>
      <w:b/>
      <w:i/>
      <w:caps/>
      <w:color w:val="FF0000"/>
      <w:szCs w:val="20"/>
    </w:rPr>
  </w:style>
  <w:style w:type="paragraph" w:customStyle="1" w:styleId="ResponseNumbered">
    <w:name w:val="Response: Numbered"/>
    <w:basedOn w:val="Normal"/>
    <w:next w:val="Normal"/>
    <w:link w:val="ResponseNumberedChar"/>
    <w:uiPriority w:val="99"/>
    <w:rsid w:val="006C1180"/>
    <w:pPr>
      <w:keepNext/>
      <w:keepLines/>
      <w:tabs>
        <w:tab w:val="num" w:pos="1440"/>
      </w:tabs>
      <w:spacing w:line="240" w:lineRule="auto"/>
      <w:ind w:left="1440" w:hanging="360"/>
    </w:pPr>
    <w:rPr>
      <w:rFonts w:ascii="Times New Roman" w:hAnsi="Times New Roman"/>
      <w:color w:val="000000"/>
      <w:w w:val="0"/>
    </w:rPr>
  </w:style>
  <w:style w:type="character" w:customStyle="1" w:styleId="ResponseNumberedChar">
    <w:name w:val="Response: Numbered Char"/>
    <w:link w:val="ResponseNumbered"/>
    <w:uiPriority w:val="99"/>
    <w:locked/>
    <w:rsid w:val="006C1180"/>
    <w:rPr>
      <w:rFonts w:ascii="Times New Roman" w:hAnsi="Times New Roman"/>
      <w:color w:val="000000"/>
      <w:w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imes New Roman" w:hAnsi="Georgia" w:cs="Times New Roman"/>
        <w:sz w:val="22"/>
        <w:szCs w:val="22"/>
        <w:lang w:val="en-US" w:eastAsia="en-US" w:bidi="ar-SA"/>
      </w:rPr>
    </w:rPrDefault>
    <w:pPrDefault>
      <w:pPr>
        <w:spacing w:line="288" w:lineRule="auto"/>
      </w:pPr>
    </w:pPrDefault>
  </w:docDefaults>
  <w:latentStyles w:defLockedState="0" w:defUIPriority="99" w:defSemiHidden="0" w:defUnhideWhenUsed="0" w:defQFormat="0" w:count="267">
    <w:lsdException w:name="Normal" w:uiPriority="0"/>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note text" w:uiPriority="0"/>
    <w:lsdException w:name="header" w:uiPriority="0"/>
    <w:lsdException w:name="caption" w:uiPriority="35" w:qFormat="1"/>
    <w:lsdException w:name="annotation reference" w:semiHidden="1"/>
    <w:lsdException w:name="line number" w:semiHidden="1" w:unhideWhenUsed="1"/>
    <w:lsdException w:name="macro" w:semiHidden="1" w:unhideWhenUsed="1"/>
    <w:lsdException w:name="List 2" w:uiPriority="0"/>
    <w:lsdException w:name="List 3" w:uiPriority="0"/>
    <w:lsdException w:name="List Bullet 3" w:uiPriority="0"/>
    <w:lsdException w:name="Title" w:uiPriority="0" w:qFormat="1"/>
    <w:lsdException w:name="Closing" w:semiHidden="1"/>
    <w:lsdException w:name="Signature" w:semiHidden="1" w:unhideWhenUsed="1"/>
    <w:lsdException w:name="Default Paragraph Font" w:uiPriority="1"/>
    <w:lsdException w:name="Body Text" w:uiPriority="0" w:qFormat="1"/>
    <w:lsdException w:name="Subtitle" w:uiPriority="11" w:qFormat="1"/>
    <w:lsdException w:name="Salutation" w:semiHidden="1" w:unhideWhenUsed="1"/>
    <w:lsdException w:name="Body Text First Indent" w:semiHidden="1"/>
    <w:lsdException w:name="Body Text First Indent 2" w:semiHidden="1"/>
    <w:lsdException w:name="Note Heading" w:semiHidden="1" w:unhideWhenUsed="1"/>
    <w:lsdException w:name="Body Text 2" w:semiHidden="1"/>
    <w:lsdException w:name="Block Text" w:semiHidden="1"/>
    <w:lsdException w:name="Emphasis" w:semiHidden="1" w:uiPriority="0" w:qFormat="1"/>
    <w:lsdException w:name="Plain Text" w:semiHidden="1" w:unhideWhenUsed="1"/>
    <w:lsdException w:name="HTML Top of Form" w:uiPriority="0"/>
    <w:lsdException w:name="HTML Bottom of Form" w:uiPriority="0"/>
    <w:lsdException w:name="HTML Acronym"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Table Elegant" w:uiPriority="0"/>
    <w:lsdException w:name="Placeholder Text" w:semiHidden="1"/>
    <w:lsdException w:name="Light List Accent 1" w:uiPriority="61"/>
    <w:lsdException w:name="Revision" w:semiHidden="1"/>
    <w:lsdException w:name="List Paragraph" w:uiPriority="34" w:qFormat="1"/>
    <w:lsdException w:name="Quote" w:semiHidden="1" w:qFormat="1"/>
    <w:lsdException w:name="Intense Quote" w:semiHidden="1" w:qFormat="1"/>
    <w:lsdException w:name="Subtle Emphasis" w:semiHidden="1" w:uiPriority="19" w:qFormat="1"/>
    <w:lsdException w:name="Intense Emphasis" w:semiHidden="1" w:uiPriority="21" w:qFormat="1"/>
    <w:lsdException w:name="Subtle Reference" w:semiHidden="1" w:qFormat="1"/>
    <w:lsdException w:name="Intense Reference" w:semiHidden="1" w:uiPriority="32" w:qFormat="1"/>
    <w:lsdException w:name="Book Title" w:semiHidden="1" w:qFormat="1"/>
    <w:lsdException w:name="Bibliography" w:semiHidden="1" w:unhideWhenUsed="1"/>
    <w:lsdException w:name="TOC Heading" w:semiHidden="1" w:uiPriority="39" w:unhideWhenUsed="1" w:qFormat="1"/>
  </w:latentStyles>
  <w:style w:type="paragraph" w:default="1" w:styleId="Normal">
    <w:name w:val="Normal"/>
    <w:rsid w:val="00460C2E"/>
  </w:style>
  <w:style w:type="paragraph" w:styleId="Heading1">
    <w:name w:val="heading 1"/>
    <w:basedOn w:val="Normal"/>
    <w:next w:val="ParaText"/>
    <w:link w:val="Heading1Char"/>
    <w:uiPriority w:val="9"/>
    <w:qFormat/>
    <w:rsid w:val="00460C2E"/>
    <w:pPr>
      <w:keepNext/>
      <w:numPr>
        <w:numId w:val="1"/>
      </w:numPr>
      <w:spacing w:before="240" w:after="120"/>
      <w:outlineLvl w:val="0"/>
    </w:pPr>
    <w:rPr>
      <w:b/>
      <w:color w:val="003591" w:themeColor="text2"/>
      <w:kern w:val="28"/>
      <w:sz w:val="34"/>
      <w:szCs w:val="34"/>
    </w:rPr>
  </w:style>
  <w:style w:type="paragraph" w:styleId="Heading2">
    <w:name w:val="heading 2"/>
    <w:aliases w:val="FOA 58 - Heading 2"/>
    <w:basedOn w:val="Normal"/>
    <w:next w:val="ParaText"/>
    <w:link w:val="Heading2Char"/>
    <w:uiPriority w:val="9"/>
    <w:qFormat/>
    <w:rsid w:val="00460C2E"/>
    <w:pPr>
      <w:keepNext/>
      <w:numPr>
        <w:ilvl w:val="1"/>
        <w:numId w:val="1"/>
      </w:numPr>
      <w:spacing w:before="240" w:after="120"/>
      <w:outlineLvl w:val="1"/>
    </w:pPr>
    <w:rPr>
      <w:b/>
      <w:sz w:val="30"/>
      <w:szCs w:val="30"/>
    </w:rPr>
  </w:style>
  <w:style w:type="paragraph" w:styleId="Heading3">
    <w:name w:val="heading 3"/>
    <w:aliases w:val="Survey Question"/>
    <w:basedOn w:val="Normal"/>
    <w:next w:val="ParaText"/>
    <w:link w:val="Heading3Char"/>
    <w:autoRedefine/>
    <w:qFormat/>
    <w:rsid w:val="008A0F75"/>
    <w:pPr>
      <w:keepNext/>
      <w:numPr>
        <w:ilvl w:val="2"/>
        <w:numId w:val="1"/>
      </w:numPr>
      <w:spacing w:before="240" w:after="120"/>
      <w:outlineLvl w:val="2"/>
    </w:pPr>
    <w:rPr>
      <w:b/>
      <w:sz w:val="26"/>
      <w:szCs w:val="26"/>
    </w:rPr>
  </w:style>
  <w:style w:type="paragraph" w:styleId="Heading4">
    <w:name w:val="heading 4"/>
    <w:basedOn w:val="Normal"/>
    <w:next w:val="ParaText"/>
    <w:link w:val="Heading4Char"/>
    <w:uiPriority w:val="9"/>
    <w:qFormat/>
    <w:rsid w:val="00460C2E"/>
    <w:pPr>
      <w:keepNext/>
      <w:numPr>
        <w:ilvl w:val="3"/>
        <w:numId w:val="1"/>
      </w:numPr>
      <w:spacing w:before="240"/>
      <w:outlineLvl w:val="3"/>
    </w:pPr>
    <w:rPr>
      <w:b/>
    </w:rPr>
  </w:style>
  <w:style w:type="paragraph" w:styleId="Heading5">
    <w:name w:val="heading 5"/>
    <w:basedOn w:val="Normal"/>
    <w:next w:val="ParaText"/>
    <w:link w:val="Heading5Char"/>
    <w:qFormat/>
    <w:rsid w:val="00460C2E"/>
    <w:pPr>
      <w:numPr>
        <w:ilvl w:val="4"/>
        <w:numId w:val="1"/>
      </w:numPr>
      <w:spacing w:before="240"/>
      <w:outlineLvl w:val="4"/>
    </w:pPr>
    <w:rPr>
      <w:b/>
    </w:rPr>
  </w:style>
  <w:style w:type="paragraph" w:styleId="Heading6">
    <w:name w:val="heading 6"/>
    <w:basedOn w:val="Normal"/>
    <w:next w:val="ParaText"/>
    <w:link w:val="Heading6Char"/>
    <w:uiPriority w:val="9"/>
    <w:qFormat/>
    <w:rsid w:val="00460C2E"/>
    <w:pPr>
      <w:numPr>
        <w:ilvl w:val="5"/>
        <w:numId w:val="1"/>
      </w:numPr>
      <w:spacing w:after="240"/>
      <w:outlineLvl w:val="5"/>
    </w:pPr>
    <w:rPr>
      <w:b/>
    </w:rPr>
  </w:style>
  <w:style w:type="paragraph" w:styleId="Heading7">
    <w:name w:val="heading 7"/>
    <w:basedOn w:val="Normal"/>
    <w:next w:val="ParaText"/>
    <w:link w:val="Heading7Char"/>
    <w:uiPriority w:val="9"/>
    <w:qFormat/>
    <w:rsid w:val="00460C2E"/>
    <w:pPr>
      <w:keepNext/>
      <w:numPr>
        <w:numId w:val="2"/>
      </w:numPr>
      <w:spacing w:before="240" w:after="120"/>
      <w:outlineLvl w:val="6"/>
    </w:pPr>
    <w:rPr>
      <w:b/>
      <w:color w:val="003591" w:themeColor="text2"/>
      <w:kern w:val="28"/>
      <w:sz w:val="34"/>
      <w:szCs w:val="34"/>
    </w:rPr>
  </w:style>
  <w:style w:type="paragraph" w:styleId="Heading8">
    <w:name w:val="heading 8"/>
    <w:basedOn w:val="Normal"/>
    <w:next w:val="ParaText"/>
    <w:link w:val="Heading8Char"/>
    <w:uiPriority w:val="9"/>
    <w:qFormat/>
    <w:rsid w:val="00460C2E"/>
    <w:pPr>
      <w:keepNext/>
      <w:numPr>
        <w:ilvl w:val="1"/>
        <w:numId w:val="2"/>
      </w:numPr>
      <w:spacing w:before="240" w:after="120"/>
      <w:outlineLvl w:val="7"/>
    </w:pPr>
    <w:rPr>
      <w:b/>
      <w:sz w:val="30"/>
      <w:szCs w:val="30"/>
    </w:rPr>
  </w:style>
  <w:style w:type="paragraph" w:styleId="Heading9">
    <w:name w:val="heading 9"/>
    <w:basedOn w:val="Normal"/>
    <w:next w:val="ParaText"/>
    <w:link w:val="Heading9Char"/>
    <w:uiPriority w:val="9"/>
    <w:qFormat/>
    <w:rsid w:val="00460C2E"/>
    <w:pPr>
      <w:keepNext/>
      <w:numPr>
        <w:ilvl w:val="2"/>
        <w:numId w:val="2"/>
      </w:numPr>
      <w:spacing w:before="240"/>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Text">
    <w:name w:val="ParaText"/>
    <w:basedOn w:val="Normal"/>
    <w:link w:val="ParaTextChar"/>
    <w:qFormat/>
    <w:rsid w:val="00460C2E"/>
    <w:pPr>
      <w:spacing w:before="240" w:after="120"/>
    </w:pPr>
  </w:style>
  <w:style w:type="paragraph" w:styleId="Header">
    <w:name w:val="header"/>
    <w:basedOn w:val="Normal"/>
    <w:link w:val="HeaderChar"/>
    <w:rsid w:val="00460C2E"/>
    <w:pPr>
      <w:tabs>
        <w:tab w:val="center" w:pos="4320"/>
        <w:tab w:val="right" w:pos="8640"/>
      </w:tabs>
      <w:spacing w:after="240"/>
      <w:jc w:val="both"/>
    </w:pPr>
    <w:rPr>
      <w:b/>
      <w:sz w:val="34"/>
    </w:rPr>
  </w:style>
  <w:style w:type="paragraph" w:styleId="Footer">
    <w:name w:val="footer"/>
    <w:basedOn w:val="Normal"/>
    <w:link w:val="FooterChar"/>
    <w:uiPriority w:val="99"/>
    <w:rsid w:val="00460C2E"/>
    <w:pPr>
      <w:pBdr>
        <w:top w:val="single" w:sz="12" w:space="1" w:color="666666"/>
      </w:pBdr>
      <w:tabs>
        <w:tab w:val="right" w:pos="9360"/>
      </w:tabs>
      <w:spacing w:line="240" w:lineRule="auto"/>
    </w:pPr>
    <w:rPr>
      <w:color w:val="666666"/>
      <w:sz w:val="18"/>
      <w:szCs w:val="18"/>
    </w:rPr>
  </w:style>
  <w:style w:type="character" w:styleId="PageNumber">
    <w:name w:val="page number"/>
    <w:basedOn w:val="DefaultParagraphFont"/>
    <w:uiPriority w:val="99"/>
    <w:rsid w:val="00460C2E"/>
    <w:rPr>
      <w:rFonts w:ascii="Georgia" w:hAnsi="Georgia"/>
      <w:color w:val="666666"/>
      <w:sz w:val="18"/>
    </w:rPr>
  </w:style>
  <w:style w:type="paragraph" w:styleId="TOC1">
    <w:name w:val="toc 1"/>
    <w:basedOn w:val="Normal"/>
    <w:next w:val="Normal"/>
    <w:autoRedefine/>
    <w:uiPriority w:val="39"/>
    <w:rsid w:val="00460C2E"/>
    <w:pPr>
      <w:tabs>
        <w:tab w:val="left" w:pos="432"/>
        <w:tab w:val="right" w:leader="dot" w:pos="9360"/>
      </w:tabs>
      <w:ind w:left="432" w:hanging="432"/>
    </w:pPr>
    <w:rPr>
      <w:rFonts w:cs="Arial"/>
      <w:noProof/>
    </w:rPr>
  </w:style>
  <w:style w:type="paragraph" w:customStyle="1" w:styleId="TOCTitle">
    <w:name w:val="TOC Title"/>
    <w:basedOn w:val="Header"/>
    <w:autoRedefine/>
    <w:rsid w:val="00750E84"/>
    <w:pPr>
      <w:bidi/>
      <w:spacing w:before="240"/>
      <w:jc w:val="right"/>
    </w:pPr>
    <w:rPr>
      <w:color w:val="0091C4"/>
      <w:sz w:val="42"/>
      <w:szCs w:val="42"/>
    </w:rPr>
  </w:style>
  <w:style w:type="paragraph" w:styleId="TOC9">
    <w:name w:val="toc 9"/>
    <w:basedOn w:val="Normal"/>
    <w:next w:val="Normal"/>
    <w:autoRedefine/>
    <w:uiPriority w:val="99"/>
    <w:semiHidden/>
    <w:rsid w:val="00460C2E"/>
    <w:pPr>
      <w:tabs>
        <w:tab w:val="right" w:pos="1728"/>
        <w:tab w:val="right" w:leader="dot" w:pos="9360"/>
      </w:tabs>
    </w:pPr>
    <w:rPr>
      <w:rFonts w:cs="Arial"/>
      <w:noProof/>
    </w:rPr>
  </w:style>
  <w:style w:type="paragraph" w:customStyle="1" w:styleId="ExhLst">
    <w:name w:val="Exh_Lst"/>
    <w:basedOn w:val="Normal"/>
    <w:rsid w:val="00460C2E"/>
    <w:pPr>
      <w:spacing w:after="240"/>
    </w:pPr>
    <w:rPr>
      <w:b/>
      <w:color w:val="0091C4"/>
      <w:sz w:val="26"/>
    </w:rPr>
  </w:style>
  <w:style w:type="paragraph" w:customStyle="1" w:styleId="List1">
    <w:name w:val="List 1"/>
    <w:basedOn w:val="Normal"/>
    <w:rsid w:val="00460C2E"/>
    <w:pPr>
      <w:numPr>
        <w:numId w:val="13"/>
      </w:numPr>
      <w:tabs>
        <w:tab w:val="left" w:pos="360"/>
      </w:tabs>
      <w:spacing w:line="300" w:lineRule="auto"/>
      <w:outlineLvl w:val="0"/>
    </w:pPr>
  </w:style>
  <w:style w:type="paragraph" w:customStyle="1" w:styleId="Bullet1">
    <w:name w:val="Bullet 1"/>
    <w:basedOn w:val="Normal"/>
    <w:link w:val="Bullet1Char"/>
    <w:qFormat/>
    <w:rsid w:val="00460C2E"/>
    <w:pPr>
      <w:numPr>
        <w:numId w:val="14"/>
      </w:numPr>
    </w:pPr>
  </w:style>
  <w:style w:type="paragraph" w:styleId="BalloonText">
    <w:name w:val="Balloon Text"/>
    <w:basedOn w:val="Normal"/>
    <w:link w:val="BalloonTextChar"/>
    <w:uiPriority w:val="99"/>
    <w:semiHidden/>
    <w:rsid w:val="00460C2E"/>
    <w:pPr>
      <w:spacing w:line="240" w:lineRule="auto"/>
    </w:pPr>
    <w:rPr>
      <w:rFonts w:ascii="Tahoma" w:hAnsi="Tahoma" w:cs="Tahoma"/>
      <w:sz w:val="16"/>
      <w:szCs w:val="16"/>
    </w:rPr>
  </w:style>
  <w:style w:type="paragraph" w:customStyle="1" w:styleId="Exhibit">
    <w:name w:val="Exhibit"/>
    <w:basedOn w:val="Normal"/>
    <w:next w:val="Normal"/>
    <w:rsid w:val="00460C2E"/>
    <w:pPr>
      <w:spacing w:after="240"/>
    </w:pPr>
    <w:rPr>
      <w:rFonts w:ascii="Verdana" w:hAnsi="Verdana"/>
      <w:b/>
    </w:rPr>
  </w:style>
  <w:style w:type="paragraph" w:styleId="TableofFigures">
    <w:name w:val="table of figures"/>
    <w:basedOn w:val="Normal"/>
    <w:next w:val="Normal"/>
    <w:uiPriority w:val="99"/>
    <w:rsid w:val="00460C2E"/>
    <w:pPr>
      <w:ind w:left="440" w:hanging="440"/>
    </w:pPr>
  </w:style>
  <w:style w:type="paragraph" w:styleId="TOC2">
    <w:name w:val="toc 2"/>
    <w:basedOn w:val="Normal"/>
    <w:next w:val="Normal"/>
    <w:autoRedefine/>
    <w:uiPriority w:val="39"/>
    <w:rsid w:val="00460C2E"/>
    <w:pPr>
      <w:tabs>
        <w:tab w:val="left" w:pos="1080"/>
        <w:tab w:val="right" w:leader="dot" w:pos="9360"/>
      </w:tabs>
      <w:ind w:left="1440" w:hanging="1008"/>
    </w:pPr>
    <w:rPr>
      <w:noProof/>
    </w:rPr>
  </w:style>
  <w:style w:type="paragraph" w:styleId="TOC3">
    <w:name w:val="toc 3"/>
    <w:basedOn w:val="Normal"/>
    <w:next w:val="Normal"/>
    <w:autoRedefine/>
    <w:uiPriority w:val="39"/>
    <w:rsid w:val="00460C2E"/>
    <w:pPr>
      <w:tabs>
        <w:tab w:val="left" w:pos="1512"/>
        <w:tab w:val="right" w:leader="dot" w:pos="9360"/>
      </w:tabs>
      <w:ind w:left="2376" w:hanging="1512"/>
    </w:pPr>
    <w:rPr>
      <w:noProof/>
    </w:rPr>
  </w:style>
  <w:style w:type="paragraph" w:styleId="TOC4">
    <w:name w:val="toc 4"/>
    <w:basedOn w:val="Normal"/>
    <w:next w:val="Normal"/>
    <w:autoRedefine/>
    <w:uiPriority w:val="99"/>
    <w:rsid w:val="00460C2E"/>
    <w:pPr>
      <w:tabs>
        <w:tab w:val="left" w:pos="2592"/>
        <w:tab w:val="right" w:leader="dot" w:pos="9360"/>
      </w:tabs>
      <w:ind w:left="-810" w:firstLine="2538"/>
    </w:pPr>
    <w:rPr>
      <w:noProof/>
    </w:rPr>
  </w:style>
  <w:style w:type="paragraph" w:styleId="TOC5">
    <w:name w:val="toc 5"/>
    <w:basedOn w:val="Normal"/>
    <w:next w:val="Normal"/>
    <w:autoRedefine/>
    <w:uiPriority w:val="99"/>
    <w:rsid w:val="00460C2E"/>
    <w:pPr>
      <w:tabs>
        <w:tab w:val="left" w:pos="2736"/>
        <w:tab w:val="left" w:pos="3672"/>
        <w:tab w:val="right" w:leader="dot" w:pos="9360"/>
      </w:tabs>
      <w:ind w:left="-1350" w:firstLine="3942"/>
    </w:pPr>
    <w:rPr>
      <w:noProof/>
    </w:rPr>
  </w:style>
  <w:style w:type="paragraph" w:styleId="TOC6">
    <w:name w:val="toc 6"/>
    <w:basedOn w:val="Normal"/>
    <w:next w:val="Normal"/>
    <w:autoRedefine/>
    <w:uiPriority w:val="99"/>
    <w:semiHidden/>
    <w:rsid w:val="00460C2E"/>
    <w:pPr>
      <w:tabs>
        <w:tab w:val="left" w:pos="5040"/>
        <w:tab w:val="right" w:leader="dot" w:pos="9350"/>
      </w:tabs>
      <w:ind w:left="3708"/>
    </w:pPr>
  </w:style>
  <w:style w:type="paragraph" w:styleId="TOC7">
    <w:name w:val="toc 7"/>
    <w:basedOn w:val="Normal"/>
    <w:next w:val="Normal"/>
    <w:autoRedefine/>
    <w:uiPriority w:val="99"/>
    <w:semiHidden/>
    <w:rsid w:val="00460C2E"/>
    <w:pPr>
      <w:tabs>
        <w:tab w:val="left" w:pos="432"/>
        <w:tab w:val="right" w:leader="dot" w:pos="9360"/>
      </w:tabs>
      <w:ind w:left="432" w:hanging="432"/>
    </w:pPr>
    <w:rPr>
      <w:noProof/>
    </w:rPr>
  </w:style>
  <w:style w:type="paragraph" w:styleId="TOC8">
    <w:name w:val="toc 8"/>
    <w:basedOn w:val="Normal"/>
    <w:next w:val="Normal"/>
    <w:autoRedefine/>
    <w:uiPriority w:val="99"/>
    <w:semiHidden/>
    <w:rsid w:val="00460C2E"/>
    <w:pPr>
      <w:ind w:left="1540"/>
    </w:pPr>
  </w:style>
  <w:style w:type="paragraph" w:styleId="Caption">
    <w:name w:val="caption"/>
    <w:basedOn w:val="Normal"/>
    <w:next w:val="Normal"/>
    <w:link w:val="CaptionChar"/>
    <w:autoRedefine/>
    <w:uiPriority w:val="35"/>
    <w:qFormat/>
    <w:rsid w:val="00342634"/>
    <w:pPr>
      <w:keepNext/>
      <w:spacing w:after="20"/>
      <w:jc w:val="center"/>
    </w:pPr>
    <w:rPr>
      <w:b/>
    </w:rPr>
  </w:style>
  <w:style w:type="character" w:styleId="Hyperlink">
    <w:name w:val="Hyperlink"/>
    <w:basedOn w:val="DefaultParagraphFont"/>
    <w:uiPriority w:val="99"/>
    <w:rsid w:val="00460C2E"/>
    <w:rPr>
      <w:color w:val="0000FF"/>
      <w:u w:val="single"/>
    </w:rPr>
  </w:style>
  <w:style w:type="paragraph" w:customStyle="1" w:styleId="Bullet2">
    <w:name w:val="Bullet 2"/>
    <w:basedOn w:val="Normal"/>
    <w:qFormat/>
    <w:rsid w:val="00460C2E"/>
    <w:pPr>
      <w:numPr>
        <w:numId w:val="15"/>
      </w:numPr>
    </w:pPr>
  </w:style>
  <w:style w:type="paragraph" w:customStyle="1" w:styleId="Bullet3">
    <w:name w:val="Bullet 3"/>
    <w:basedOn w:val="Normal"/>
    <w:rsid w:val="00460C2E"/>
    <w:pPr>
      <w:numPr>
        <w:numId w:val="16"/>
      </w:numPr>
    </w:pPr>
  </w:style>
  <w:style w:type="paragraph" w:customStyle="1" w:styleId="Headline">
    <w:name w:val="Headline"/>
    <w:basedOn w:val="Normal"/>
    <w:next w:val="SubHeadline"/>
    <w:rsid w:val="00460C2E"/>
    <w:rPr>
      <w:color w:val="003591" w:themeColor="accent1"/>
      <w:sz w:val="56"/>
      <w:szCs w:val="44"/>
      <w:lang w:val="en-GB"/>
    </w:rPr>
  </w:style>
  <w:style w:type="paragraph" w:customStyle="1" w:styleId="SubHeadline">
    <w:name w:val="Sub Headline"/>
    <w:basedOn w:val="Headline"/>
    <w:next w:val="Normal"/>
    <w:rsid w:val="00460C2E"/>
    <w:rPr>
      <w:sz w:val="44"/>
      <w:szCs w:val="30"/>
    </w:rPr>
  </w:style>
  <w:style w:type="paragraph" w:customStyle="1" w:styleId="Bullet1-hardreturn">
    <w:name w:val="Bullet 1 - hard return"/>
    <w:basedOn w:val="Bullet1"/>
    <w:rsid w:val="00460C2E"/>
    <w:pPr>
      <w:numPr>
        <w:numId w:val="0"/>
      </w:numPr>
      <w:spacing w:after="240"/>
    </w:pPr>
  </w:style>
  <w:style w:type="paragraph" w:customStyle="1" w:styleId="Bullet2-hardreturn">
    <w:name w:val="Bullet 2 - hard return"/>
    <w:basedOn w:val="Bullet2"/>
    <w:rsid w:val="00460C2E"/>
    <w:pPr>
      <w:numPr>
        <w:numId w:val="0"/>
      </w:numPr>
      <w:spacing w:after="240"/>
    </w:pPr>
  </w:style>
  <w:style w:type="paragraph" w:customStyle="1" w:styleId="Bullet3-hardreturn">
    <w:name w:val="Bullet 3 - hard return"/>
    <w:basedOn w:val="Bullet3"/>
    <w:rsid w:val="00460C2E"/>
    <w:pPr>
      <w:numPr>
        <w:numId w:val="0"/>
      </w:numPr>
      <w:spacing w:after="240"/>
    </w:pPr>
  </w:style>
  <w:style w:type="paragraph" w:customStyle="1" w:styleId="Tabletext">
    <w:name w:val="Table text"/>
    <w:basedOn w:val="Normal"/>
    <w:qFormat/>
    <w:rsid w:val="00460C2E"/>
    <w:pPr>
      <w:spacing w:before="20" w:after="20"/>
    </w:pPr>
    <w:rPr>
      <w:sz w:val="20"/>
    </w:rPr>
  </w:style>
  <w:style w:type="paragraph" w:customStyle="1" w:styleId="Text">
    <w:name w:val="Text"/>
    <w:basedOn w:val="Normal"/>
    <w:rsid w:val="00460C2E"/>
    <w:rPr>
      <w:color w:val="003591" w:themeColor="text2"/>
      <w:sz w:val="26"/>
      <w:szCs w:val="26"/>
      <w:lang w:val="en-GB"/>
    </w:rPr>
  </w:style>
  <w:style w:type="table" w:styleId="TableGrid">
    <w:name w:val="Table Grid"/>
    <w:aliases w:val="normal,Alternating  Rows"/>
    <w:basedOn w:val="TableNormal"/>
    <w:uiPriority w:val="99"/>
    <w:rsid w:val="00460C2E"/>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0" w:type="dxa"/>
        <w:left w:w="108" w:type="dxa"/>
        <w:bottom w:w="0" w:type="dxa"/>
        <w:right w:w="108" w:type="dxa"/>
      </w:tblCellMar>
    </w:tblPr>
    <w:tcPr>
      <w:vAlign w:val="center"/>
    </w:tcPr>
    <w:tblStylePr w:type="firstRow">
      <w:pPr>
        <w:keepNext/>
        <w:widowControl/>
        <w:wordWrap/>
        <w:spacing w:beforeLines="0" w:beforeAutospacing="0" w:afterLines="0" w:afterAutospacing="0" w:line="312" w:lineRule="auto"/>
        <w:jc w:val="center"/>
        <w:outlineLvl w:val="9"/>
      </w:pPr>
      <w:rPr>
        <w:rFonts w:ascii="Verdana" w:hAnsi="Verdana"/>
        <w:b/>
        <w:color w:val="FFFFFF" w:themeColor="background1"/>
        <w:sz w:val="20"/>
      </w:rPr>
      <w:tblPr/>
      <w:tcPr>
        <w:shd w:val="clear" w:color="auto" w:fill="003591"/>
      </w:tcPr>
    </w:tblStylePr>
  </w:style>
  <w:style w:type="paragraph" w:styleId="FootnoteText">
    <w:name w:val="footnote text"/>
    <w:aliases w:val="DFSListFootnote,Footnote Text Char1,Footnote Text Char Char,Footnote Text Char1 Char,Footnote Text Char Char Char,Footnote Text Char1 Char Char Char,Footnote Text Char Char1 Char Char Char"/>
    <w:basedOn w:val="Normal"/>
    <w:link w:val="FootnoteTextChar"/>
    <w:rsid w:val="00460C2E"/>
    <w:pPr>
      <w:spacing w:after="60" w:line="240" w:lineRule="auto"/>
    </w:pPr>
    <w:rPr>
      <w:sz w:val="20"/>
      <w:szCs w:val="20"/>
    </w:rPr>
  </w:style>
  <w:style w:type="character" w:styleId="FootnoteReference">
    <w:name w:val="footnote reference"/>
    <w:aliases w:val="o"/>
    <w:basedOn w:val="DefaultParagraphFont"/>
    <w:uiPriority w:val="99"/>
    <w:rsid w:val="00460C2E"/>
    <w:rPr>
      <w:vertAlign w:val="superscript"/>
    </w:rPr>
  </w:style>
  <w:style w:type="character" w:customStyle="1" w:styleId="BalloonTextChar">
    <w:name w:val="Balloon Text Char"/>
    <w:basedOn w:val="DefaultParagraphFont"/>
    <w:link w:val="BalloonText"/>
    <w:uiPriority w:val="99"/>
    <w:semiHidden/>
    <w:rsid w:val="00460C2E"/>
    <w:rPr>
      <w:rFonts w:ascii="Tahoma" w:hAnsi="Tahoma" w:cs="Tahoma"/>
      <w:sz w:val="16"/>
      <w:szCs w:val="16"/>
    </w:rPr>
  </w:style>
  <w:style w:type="paragraph" w:styleId="List2">
    <w:name w:val="List 2"/>
    <w:basedOn w:val="Normal"/>
    <w:rsid w:val="00460C2E"/>
    <w:pPr>
      <w:numPr>
        <w:ilvl w:val="1"/>
        <w:numId w:val="13"/>
      </w:numPr>
      <w:tabs>
        <w:tab w:val="left" w:pos="360"/>
      </w:tabs>
      <w:contextualSpacing/>
      <w:outlineLvl w:val="1"/>
    </w:pPr>
  </w:style>
  <w:style w:type="paragraph" w:styleId="List3">
    <w:name w:val="List 3"/>
    <w:basedOn w:val="Normal"/>
    <w:rsid w:val="00460C2E"/>
    <w:pPr>
      <w:numPr>
        <w:ilvl w:val="2"/>
        <w:numId w:val="13"/>
      </w:numPr>
      <w:tabs>
        <w:tab w:val="left" w:pos="360"/>
      </w:tabs>
      <w:contextualSpacing/>
      <w:outlineLvl w:val="2"/>
    </w:pPr>
  </w:style>
  <w:style w:type="paragraph" w:customStyle="1" w:styleId="Tableleft-handcolumn">
    <w:name w:val="Table: left-hand column"/>
    <w:basedOn w:val="Tabletext"/>
    <w:next w:val="ParaText"/>
    <w:rsid w:val="00460C2E"/>
    <w:rPr>
      <w:b/>
      <w:color w:val="002776"/>
    </w:rPr>
  </w:style>
  <w:style w:type="character" w:customStyle="1" w:styleId="ParaTextChar">
    <w:name w:val="ParaText Char"/>
    <w:basedOn w:val="DefaultParagraphFont"/>
    <w:link w:val="ParaText"/>
    <w:rsid w:val="00460C2E"/>
  </w:style>
  <w:style w:type="table" w:styleId="LightList-Accent1">
    <w:name w:val="Light List Accent 1"/>
    <w:basedOn w:val="TableNormal"/>
    <w:uiPriority w:val="61"/>
    <w:rsid w:val="00460C2E"/>
    <w:pPr>
      <w:spacing w:line="240" w:lineRule="auto"/>
    </w:p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3591" w:themeFill="accent1"/>
      </w:tcPr>
    </w:tblStylePr>
    <w:tblStylePr w:type="lastRow">
      <w:pPr>
        <w:spacing w:before="0" w:after="0" w:line="240" w:lineRule="auto"/>
      </w:pPr>
      <w:rPr>
        <w:b/>
        <w:bCs/>
      </w:rPr>
      <w:tblPr/>
      <w:tcPr>
        <w:tcBorders>
          <w:top w:val="double" w:sz="6" w:space="0" w:color="003591" w:themeColor="accent1"/>
          <w:left w:val="single" w:sz="8" w:space="0" w:color="003591" w:themeColor="accent1"/>
          <w:bottom w:val="single" w:sz="8" w:space="0" w:color="003591" w:themeColor="accent1"/>
          <w:right w:val="single" w:sz="8" w:space="0" w:color="003591" w:themeColor="accent1"/>
        </w:tcBorders>
      </w:tcPr>
    </w:tblStylePr>
    <w:tblStylePr w:type="firstCol">
      <w:rPr>
        <w:b/>
        <w:bCs/>
      </w:rPr>
    </w:tblStylePr>
    <w:tblStylePr w:type="lastCol">
      <w:rPr>
        <w:b/>
        <w:bCs/>
      </w:rPr>
    </w:tblStylePr>
    <w:tblStylePr w:type="band1Vert">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tcPr>
    </w:tblStylePr>
    <w:tblStylePr w:type="band1Horz">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tcPr>
    </w:tblStylePr>
  </w:style>
  <w:style w:type="table" w:styleId="Table3Deffects1">
    <w:name w:val="Table 3D effects 1"/>
    <w:basedOn w:val="TableNormal"/>
    <w:uiPriority w:val="99"/>
    <w:rsid w:val="00460C2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DNVGLNormal">
    <w:name w:val="DNV GL Normal"/>
    <w:aliases w:val="Alternating Rows"/>
    <w:basedOn w:val="TableNormal"/>
    <w:uiPriority w:val="99"/>
    <w:rsid w:val="00460C2E"/>
    <w:pPr>
      <w:spacing w:before="20" w:after="20"/>
    </w:pPr>
    <w:tblPr>
      <w:tblStyleRowBandSize w:val="1"/>
      <w:tblInd w:w="0" w:type="dxa"/>
      <w:tblBorders>
        <w:top w:val="single" w:sz="4" w:space="0" w:color="A6BAED" w:themeColor="accent4" w:themeTint="40"/>
        <w:left w:val="single" w:sz="4" w:space="0" w:color="A6BAED" w:themeColor="accent4" w:themeTint="40"/>
        <w:bottom w:val="single" w:sz="4" w:space="0" w:color="A6BAED" w:themeColor="accent4" w:themeTint="40"/>
        <w:right w:val="single" w:sz="4" w:space="0" w:color="A6BAED" w:themeColor="accent4" w:themeTint="40"/>
        <w:insideH w:val="single" w:sz="4" w:space="0" w:color="A6BAED" w:themeColor="accent4" w:themeTint="40"/>
        <w:insideV w:val="single" w:sz="4" w:space="0" w:color="A6BAED" w:themeColor="accent4" w:themeTint="40"/>
      </w:tblBorders>
      <w:tblCellMar>
        <w:top w:w="0" w:type="dxa"/>
        <w:left w:w="108" w:type="dxa"/>
        <w:bottom w:w="0" w:type="dxa"/>
        <w:right w:w="108" w:type="dxa"/>
      </w:tblCellMar>
    </w:tblPr>
    <w:tblStylePr w:type="firstRow">
      <w:pPr>
        <w:wordWrap/>
        <w:jc w:val="center"/>
      </w:pPr>
      <w:rPr>
        <w:rFonts w:asciiTheme="majorHAnsi" w:hAnsiTheme="majorHAnsi"/>
        <w:b/>
        <w:color w:val="FFFFFF" w:themeColor="background2"/>
        <w:sz w:val="22"/>
      </w:rPr>
      <w:tblPr/>
      <w:tcPr>
        <w:shd w:val="clear" w:color="auto" w:fill="003591" w:themeFill="text2"/>
      </w:tcPr>
    </w:tblStylePr>
    <w:tblStylePr w:type="band1Horz">
      <w:tblPr/>
      <w:tcPr>
        <w:shd w:val="clear" w:color="auto" w:fill="E5F5FB" w:themeFill="accent6"/>
      </w:tcPr>
    </w:tblStylePr>
  </w:style>
  <w:style w:type="table" w:customStyle="1" w:styleId="DNVGLTable">
    <w:name w:val="DNV GL Table"/>
    <w:aliases w:val="variation"/>
    <w:basedOn w:val="TableNormal"/>
    <w:uiPriority w:val="99"/>
    <w:rsid w:val="00460C2E"/>
    <w:pPr>
      <w:spacing w:before="20" w:after="20"/>
    </w:pPr>
    <w:rPr>
      <w:rFonts w:asciiTheme="minorHAnsi" w:hAnsiTheme="minorHAnsi"/>
    </w:rPr>
    <w:tblPr>
      <w:tblInd w:w="0" w:type="dxa"/>
      <w:tblBorders>
        <w:top w:val="single" w:sz="8" w:space="0" w:color="FFFFFF" w:themeColor="background1"/>
        <w:bottom w:val="single" w:sz="8" w:space="0" w:color="FFFFFF" w:themeColor="background1"/>
        <w:insideH w:val="single" w:sz="8" w:space="0" w:color="FFFFFF" w:themeColor="background1"/>
      </w:tblBorders>
      <w:tblCellMar>
        <w:top w:w="0" w:type="dxa"/>
        <w:left w:w="108" w:type="dxa"/>
        <w:bottom w:w="0" w:type="dxa"/>
        <w:right w:w="108" w:type="dxa"/>
      </w:tblCellMar>
    </w:tblPr>
    <w:tcPr>
      <w:shd w:val="clear" w:color="auto" w:fill="F2F2F2" w:themeFill="background1" w:themeFillShade="F2"/>
    </w:tcPr>
    <w:tblStylePr w:type="firstRow">
      <w:rPr>
        <w:rFonts w:asciiTheme="majorHAnsi" w:hAnsiTheme="majorHAnsi"/>
        <w:b/>
        <w:color w:val="FFFFFF" w:themeColor="background1"/>
        <w:sz w:val="20"/>
      </w:rPr>
      <w:tblPr/>
      <w:tcPr>
        <w:shd w:val="clear" w:color="auto" w:fill="009FDA" w:themeFill="accent5"/>
      </w:tcPr>
    </w:tblStylePr>
    <w:tblStylePr w:type="lastRow">
      <w:rPr>
        <w:rFonts w:asciiTheme="majorHAnsi" w:hAnsiTheme="majorHAnsi"/>
        <w:b w:val="0"/>
        <w:color w:val="FFFFFF" w:themeColor="background1"/>
        <w:sz w:val="20"/>
      </w:rPr>
      <w:tblPr/>
      <w:tcPr>
        <w:shd w:val="clear" w:color="auto" w:fill="009FDA" w:themeFill="accent5"/>
      </w:tcPr>
    </w:tblStylePr>
  </w:style>
  <w:style w:type="paragraph" w:customStyle="1" w:styleId="CoverText">
    <w:name w:val="Cover Text"/>
    <w:basedOn w:val="Normal"/>
    <w:next w:val="Normal"/>
    <w:rsid w:val="00460C2E"/>
    <w:rPr>
      <w:sz w:val="28"/>
      <w:szCs w:val="28"/>
    </w:rPr>
  </w:style>
  <w:style w:type="paragraph" w:customStyle="1" w:styleId="TableColumnHead">
    <w:name w:val="Table Column Head"/>
    <w:basedOn w:val="Tabletext"/>
    <w:next w:val="Normal"/>
    <w:rsid w:val="00460C2E"/>
    <w:pPr>
      <w:keepNext/>
      <w:jc w:val="center"/>
    </w:pPr>
    <w:rPr>
      <w:rFonts w:ascii="Verdana" w:hAnsi="Verdana"/>
      <w:b/>
      <w:color w:val="FFFFFF" w:themeColor="background1"/>
    </w:rPr>
  </w:style>
  <w:style w:type="paragraph" w:styleId="ListParagraph">
    <w:name w:val="List Paragraph"/>
    <w:basedOn w:val="Normal"/>
    <w:uiPriority w:val="34"/>
    <w:qFormat/>
    <w:rsid w:val="00460C2E"/>
    <w:pPr>
      <w:ind w:left="720"/>
      <w:contextualSpacing/>
    </w:pPr>
  </w:style>
  <w:style w:type="paragraph" w:customStyle="1" w:styleId="RFPText">
    <w:name w:val="RFP Text"/>
    <w:basedOn w:val="Normal"/>
    <w:rsid w:val="00460C2E"/>
    <w:pPr>
      <w:spacing w:before="120" w:after="120"/>
    </w:pPr>
    <w:rPr>
      <w:i/>
      <w:color w:val="0434B1"/>
    </w:rPr>
  </w:style>
  <w:style w:type="paragraph" w:customStyle="1" w:styleId="Question">
    <w:name w:val="Question"/>
    <w:basedOn w:val="Normal"/>
    <w:next w:val="ParaText"/>
    <w:rsid w:val="00460C2E"/>
    <w:pPr>
      <w:spacing w:before="180" w:line="264" w:lineRule="auto"/>
      <w:ind w:left="720" w:hanging="720"/>
    </w:pPr>
    <w:rPr>
      <w:b/>
    </w:rPr>
  </w:style>
  <w:style w:type="paragraph" w:styleId="BodyText">
    <w:name w:val="Body Text"/>
    <w:basedOn w:val="Normal"/>
    <w:link w:val="BodyTextChar"/>
    <w:qFormat/>
    <w:rsid w:val="00460C2E"/>
    <w:pPr>
      <w:spacing w:line="312" w:lineRule="auto"/>
    </w:pPr>
    <w:rPr>
      <w:szCs w:val="24"/>
    </w:rPr>
  </w:style>
  <w:style w:type="character" w:customStyle="1" w:styleId="BodyTextChar">
    <w:name w:val="Body Text Char"/>
    <w:basedOn w:val="DefaultParagraphFont"/>
    <w:link w:val="BodyText"/>
    <w:rsid w:val="00460C2E"/>
    <w:rPr>
      <w:szCs w:val="24"/>
    </w:rPr>
  </w:style>
  <w:style w:type="paragraph" w:customStyle="1" w:styleId="Valediction">
    <w:name w:val="Valediction"/>
    <w:basedOn w:val="BodyText"/>
    <w:semiHidden/>
    <w:rsid w:val="00460C2E"/>
    <w:pPr>
      <w:keepNext/>
    </w:pPr>
  </w:style>
  <w:style w:type="paragraph" w:customStyle="1" w:styleId="ccenc">
    <w:name w:val="cc/enc"/>
    <w:basedOn w:val="BodyText"/>
    <w:semiHidden/>
    <w:rsid w:val="00460C2E"/>
    <w:pPr>
      <w:tabs>
        <w:tab w:val="left" w:pos="1418"/>
      </w:tabs>
      <w:spacing w:before="240"/>
      <w:ind w:left="1418" w:hanging="1418"/>
    </w:pPr>
  </w:style>
  <w:style w:type="paragraph" w:customStyle="1" w:styleId="LegalFooter">
    <w:name w:val="LegalFooter"/>
    <w:basedOn w:val="Footer"/>
    <w:semiHidden/>
    <w:rsid w:val="00460C2E"/>
    <w:pPr>
      <w:pBdr>
        <w:top w:val="none" w:sz="0" w:space="0" w:color="auto"/>
      </w:pBdr>
      <w:tabs>
        <w:tab w:val="clear" w:pos="9360"/>
      </w:tabs>
      <w:spacing w:line="264" w:lineRule="auto"/>
    </w:pPr>
    <w:rPr>
      <w:rFonts w:ascii="Verdana" w:hAnsi="Verdana"/>
      <w:noProof/>
      <w:color w:val="auto"/>
      <w:sz w:val="17"/>
      <w:szCs w:val="24"/>
    </w:rPr>
  </w:style>
  <w:style w:type="paragraph" w:customStyle="1" w:styleId="FooterDate">
    <w:name w:val="Footer Date"/>
    <w:basedOn w:val="Normal"/>
    <w:unhideWhenUsed/>
    <w:rsid w:val="00460C2E"/>
    <w:pPr>
      <w:keepNext/>
      <w:snapToGrid w:val="0"/>
      <w:jc w:val="right"/>
    </w:pPr>
    <w:rPr>
      <w:rFonts w:cstheme="minorHAnsi"/>
      <w:color w:val="666666"/>
      <w:sz w:val="18"/>
      <w:szCs w:val="18"/>
    </w:rPr>
  </w:style>
  <w:style w:type="paragraph" w:customStyle="1" w:styleId="FooterCompanyName">
    <w:name w:val="Footer Company Name"/>
    <w:basedOn w:val="FootnoteText"/>
    <w:unhideWhenUsed/>
    <w:rsid w:val="00460C2E"/>
    <w:pPr>
      <w:keepNext/>
    </w:pPr>
    <w:rPr>
      <w:rFonts w:ascii="Verdana" w:hAnsi="Verdana"/>
      <w:color w:val="666666"/>
    </w:rPr>
  </w:style>
  <w:style w:type="character" w:customStyle="1" w:styleId="FooterChar">
    <w:name w:val="Footer Char"/>
    <w:basedOn w:val="DefaultParagraphFont"/>
    <w:link w:val="Footer"/>
    <w:uiPriority w:val="99"/>
    <w:rsid w:val="00460C2E"/>
    <w:rPr>
      <w:color w:val="666666"/>
      <w:sz w:val="18"/>
      <w:szCs w:val="18"/>
    </w:rPr>
  </w:style>
  <w:style w:type="character" w:customStyle="1" w:styleId="HeaderChar">
    <w:name w:val="Header Char"/>
    <w:basedOn w:val="DefaultParagraphFont"/>
    <w:link w:val="Header"/>
    <w:rsid w:val="00460C2E"/>
    <w:rPr>
      <w:b/>
      <w:sz w:val="34"/>
    </w:rPr>
  </w:style>
  <w:style w:type="paragraph" w:customStyle="1" w:styleId="BackCover">
    <w:name w:val="Back Cover"/>
    <w:basedOn w:val="BodyText"/>
    <w:next w:val="Normal"/>
    <w:rsid w:val="00460C2E"/>
    <w:pPr>
      <w:spacing w:line="264" w:lineRule="auto"/>
      <w:ind w:right="1440"/>
    </w:pPr>
    <w:rPr>
      <w:rFonts w:ascii="Verdana" w:hAnsi="Verdana" w:cs="Arial"/>
      <w:color w:val="666666"/>
      <w:sz w:val="20"/>
      <w:szCs w:val="20"/>
    </w:rPr>
  </w:style>
  <w:style w:type="table" w:styleId="LightList-Accent5">
    <w:name w:val="Light List Accent 5"/>
    <w:basedOn w:val="TableNormal"/>
    <w:uiPriority w:val="99"/>
    <w:rsid w:val="00460C2E"/>
    <w:pPr>
      <w:spacing w:line="240" w:lineRule="auto"/>
    </w:p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9FDA" w:themeFill="accent5"/>
      </w:tcPr>
    </w:tblStylePr>
    <w:tblStylePr w:type="lastRow">
      <w:pPr>
        <w:spacing w:before="0" w:after="0" w:line="240" w:lineRule="auto"/>
      </w:pPr>
      <w:rPr>
        <w:b/>
        <w:bCs/>
      </w:rPr>
      <w:tblPr/>
      <w:tcPr>
        <w:tcBorders>
          <w:top w:val="double" w:sz="6" w:space="0" w:color="009FDA" w:themeColor="accent5"/>
          <w:left w:val="single" w:sz="8" w:space="0" w:color="009FDA" w:themeColor="accent5"/>
          <w:bottom w:val="single" w:sz="8" w:space="0" w:color="009FDA" w:themeColor="accent5"/>
          <w:right w:val="single" w:sz="8" w:space="0" w:color="009FDA" w:themeColor="accent5"/>
        </w:tcBorders>
      </w:tcPr>
    </w:tblStylePr>
    <w:tblStylePr w:type="firstCol">
      <w:rPr>
        <w:b/>
        <w:bCs/>
      </w:rPr>
    </w:tblStylePr>
    <w:tblStylePr w:type="lastCol">
      <w:rPr>
        <w:b/>
        <w:bCs/>
      </w:rPr>
    </w:tblStylePr>
    <w:tblStylePr w:type="band1Vert">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tcPr>
    </w:tblStylePr>
    <w:tblStylePr w:type="band1Horz">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tcPr>
    </w:tblStylePr>
  </w:style>
  <w:style w:type="paragraph" w:styleId="BodyText3">
    <w:name w:val="Body Text 3"/>
    <w:basedOn w:val="Normal"/>
    <w:link w:val="BodyText3Char"/>
    <w:uiPriority w:val="99"/>
    <w:semiHidden/>
    <w:rsid w:val="00460C2E"/>
    <w:pPr>
      <w:spacing w:after="120"/>
    </w:pPr>
    <w:rPr>
      <w:sz w:val="16"/>
      <w:szCs w:val="16"/>
    </w:rPr>
  </w:style>
  <w:style w:type="character" w:customStyle="1" w:styleId="BodyText3Char">
    <w:name w:val="Body Text 3 Char"/>
    <w:basedOn w:val="DefaultParagraphFont"/>
    <w:link w:val="BodyText3"/>
    <w:uiPriority w:val="99"/>
    <w:semiHidden/>
    <w:rsid w:val="00460C2E"/>
    <w:rPr>
      <w:sz w:val="16"/>
      <w:szCs w:val="16"/>
    </w:rPr>
  </w:style>
  <w:style w:type="paragraph" w:styleId="BodyTextIndent">
    <w:name w:val="Body Text Indent"/>
    <w:basedOn w:val="Normal"/>
    <w:link w:val="BodyTextIndentChar"/>
    <w:uiPriority w:val="99"/>
    <w:semiHidden/>
    <w:rsid w:val="00460C2E"/>
    <w:pPr>
      <w:spacing w:after="120"/>
      <w:ind w:left="360"/>
    </w:pPr>
  </w:style>
  <w:style w:type="character" w:customStyle="1" w:styleId="BodyTextIndentChar">
    <w:name w:val="Body Text Indent Char"/>
    <w:basedOn w:val="DefaultParagraphFont"/>
    <w:link w:val="BodyTextIndent"/>
    <w:uiPriority w:val="99"/>
    <w:semiHidden/>
    <w:rsid w:val="00460C2E"/>
  </w:style>
  <w:style w:type="paragraph" w:styleId="BodyTextIndent2">
    <w:name w:val="Body Text Indent 2"/>
    <w:basedOn w:val="Normal"/>
    <w:link w:val="BodyTextIndent2Char"/>
    <w:uiPriority w:val="99"/>
    <w:semiHidden/>
    <w:rsid w:val="00460C2E"/>
    <w:pPr>
      <w:spacing w:after="120" w:line="480" w:lineRule="auto"/>
      <w:ind w:left="360"/>
    </w:pPr>
  </w:style>
  <w:style w:type="character" w:customStyle="1" w:styleId="BodyTextIndent2Char">
    <w:name w:val="Body Text Indent 2 Char"/>
    <w:basedOn w:val="DefaultParagraphFont"/>
    <w:link w:val="BodyTextIndent2"/>
    <w:uiPriority w:val="99"/>
    <w:semiHidden/>
    <w:rsid w:val="00460C2E"/>
  </w:style>
  <w:style w:type="paragraph" w:styleId="BodyTextIndent3">
    <w:name w:val="Body Text Indent 3"/>
    <w:basedOn w:val="Normal"/>
    <w:link w:val="BodyTextIndent3Char"/>
    <w:uiPriority w:val="99"/>
    <w:semiHidden/>
    <w:rsid w:val="00460C2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60C2E"/>
    <w:rPr>
      <w:sz w:val="16"/>
      <w:szCs w:val="16"/>
    </w:rPr>
  </w:style>
  <w:style w:type="paragraph" w:styleId="CommentText">
    <w:name w:val="annotation text"/>
    <w:basedOn w:val="Normal"/>
    <w:link w:val="CommentTextChar"/>
    <w:autoRedefine/>
    <w:uiPriority w:val="99"/>
    <w:rsid w:val="00821798"/>
    <w:pPr>
      <w:spacing w:line="240" w:lineRule="auto"/>
    </w:pPr>
    <w:rPr>
      <w:rFonts w:ascii="Verdana" w:hAnsi="Verdana"/>
      <w:sz w:val="20"/>
      <w:szCs w:val="20"/>
    </w:rPr>
  </w:style>
  <w:style w:type="character" w:customStyle="1" w:styleId="CommentTextChar">
    <w:name w:val="Comment Text Char"/>
    <w:basedOn w:val="DefaultParagraphFont"/>
    <w:link w:val="CommentText"/>
    <w:uiPriority w:val="99"/>
    <w:rsid w:val="00821798"/>
    <w:rPr>
      <w:rFonts w:ascii="Verdana" w:hAnsi="Verdana"/>
      <w:sz w:val="20"/>
      <w:szCs w:val="20"/>
    </w:rPr>
  </w:style>
  <w:style w:type="paragraph" w:styleId="CommentSubject">
    <w:name w:val="annotation subject"/>
    <w:basedOn w:val="CommentText"/>
    <w:next w:val="CommentText"/>
    <w:link w:val="CommentSubjectChar"/>
    <w:uiPriority w:val="99"/>
    <w:semiHidden/>
    <w:rsid w:val="00460C2E"/>
    <w:rPr>
      <w:b/>
      <w:bCs/>
    </w:rPr>
  </w:style>
  <w:style w:type="character" w:customStyle="1" w:styleId="CommentSubjectChar">
    <w:name w:val="Comment Subject Char"/>
    <w:basedOn w:val="CommentTextChar"/>
    <w:link w:val="CommentSubject"/>
    <w:uiPriority w:val="99"/>
    <w:semiHidden/>
    <w:rsid w:val="00460C2E"/>
    <w:rPr>
      <w:rFonts w:ascii="Verdana" w:hAnsi="Verdana"/>
      <w:b/>
      <w:bCs/>
      <w:sz w:val="20"/>
      <w:szCs w:val="20"/>
    </w:rPr>
  </w:style>
  <w:style w:type="paragraph" w:styleId="Date">
    <w:name w:val="Date"/>
    <w:basedOn w:val="Normal"/>
    <w:next w:val="Normal"/>
    <w:link w:val="DateChar"/>
    <w:uiPriority w:val="99"/>
    <w:rsid w:val="00460C2E"/>
  </w:style>
  <w:style w:type="character" w:customStyle="1" w:styleId="DateChar">
    <w:name w:val="Date Char"/>
    <w:basedOn w:val="DefaultParagraphFont"/>
    <w:link w:val="Date"/>
    <w:uiPriority w:val="99"/>
    <w:rsid w:val="00460C2E"/>
  </w:style>
  <w:style w:type="paragraph" w:styleId="DocumentMap">
    <w:name w:val="Document Map"/>
    <w:basedOn w:val="Normal"/>
    <w:link w:val="DocumentMapChar"/>
    <w:uiPriority w:val="99"/>
    <w:rsid w:val="00460C2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460C2E"/>
    <w:rPr>
      <w:rFonts w:ascii="Tahoma" w:hAnsi="Tahoma" w:cs="Tahoma"/>
      <w:sz w:val="16"/>
      <w:szCs w:val="16"/>
    </w:rPr>
  </w:style>
  <w:style w:type="paragraph" w:styleId="E-mailSignature">
    <w:name w:val="E-mail Signature"/>
    <w:basedOn w:val="Normal"/>
    <w:link w:val="E-mailSignatureChar"/>
    <w:uiPriority w:val="99"/>
    <w:rsid w:val="00460C2E"/>
    <w:pPr>
      <w:spacing w:line="240" w:lineRule="auto"/>
    </w:pPr>
  </w:style>
  <w:style w:type="character" w:customStyle="1" w:styleId="E-mailSignatureChar">
    <w:name w:val="E-mail Signature Char"/>
    <w:basedOn w:val="DefaultParagraphFont"/>
    <w:link w:val="E-mailSignature"/>
    <w:uiPriority w:val="99"/>
    <w:rsid w:val="00460C2E"/>
  </w:style>
  <w:style w:type="character" w:styleId="EndnoteReference">
    <w:name w:val="endnote reference"/>
    <w:basedOn w:val="DefaultParagraphFont"/>
    <w:uiPriority w:val="99"/>
    <w:rsid w:val="00460C2E"/>
    <w:rPr>
      <w:vertAlign w:val="superscript"/>
    </w:rPr>
  </w:style>
  <w:style w:type="paragraph" w:styleId="EndnoteText">
    <w:name w:val="endnote text"/>
    <w:basedOn w:val="Normal"/>
    <w:link w:val="EndnoteTextChar"/>
    <w:uiPriority w:val="99"/>
    <w:rsid w:val="00460C2E"/>
    <w:pPr>
      <w:spacing w:line="240" w:lineRule="auto"/>
    </w:pPr>
    <w:rPr>
      <w:sz w:val="20"/>
      <w:szCs w:val="20"/>
    </w:rPr>
  </w:style>
  <w:style w:type="character" w:customStyle="1" w:styleId="EndnoteTextChar">
    <w:name w:val="Endnote Text Char"/>
    <w:basedOn w:val="DefaultParagraphFont"/>
    <w:link w:val="EndnoteText"/>
    <w:uiPriority w:val="99"/>
    <w:rsid w:val="00460C2E"/>
    <w:rPr>
      <w:sz w:val="20"/>
      <w:szCs w:val="20"/>
    </w:rPr>
  </w:style>
  <w:style w:type="paragraph" w:styleId="EnvelopeAddress">
    <w:name w:val="envelope address"/>
    <w:basedOn w:val="Normal"/>
    <w:uiPriority w:val="99"/>
    <w:semiHidden/>
    <w:rsid w:val="00460C2E"/>
    <w:pPr>
      <w:framePr w:w="7920" w:h="1980" w:hRule="exact" w:hSpace="180" w:wrap="auto" w:hAnchor="page" w:xAlign="center" w:yAlign="bottom"/>
      <w:spacing w:line="240" w:lineRule="auto"/>
      <w:ind w:left="2880"/>
    </w:pPr>
    <w:rPr>
      <w:rFonts w:eastAsiaTheme="majorEastAsia" w:cstheme="majorBidi"/>
      <w:sz w:val="24"/>
      <w:szCs w:val="24"/>
    </w:rPr>
  </w:style>
  <w:style w:type="paragraph" w:styleId="EnvelopeReturn">
    <w:name w:val="envelope return"/>
    <w:basedOn w:val="Normal"/>
    <w:uiPriority w:val="99"/>
    <w:semiHidden/>
    <w:rsid w:val="00460C2E"/>
    <w:pPr>
      <w:spacing w:line="240" w:lineRule="auto"/>
    </w:pPr>
    <w:rPr>
      <w:rFonts w:eastAsiaTheme="majorEastAsia" w:cstheme="majorBidi"/>
      <w:sz w:val="20"/>
      <w:szCs w:val="20"/>
    </w:rPr>
  </w:style>
  <w:style w:type="character" w:styleId="FollowedHyperlink">
    <w:name w:val="FollowedHyperlink"/>
    <w:basedOn w:val="DefaultParagraphFont"/>
    <w:uiPriority w:val="99"/>
    <w:rsid w:val="00460C2E"/>
    <w:rPr>
      <w:color w:val="3F9C35"/>
      <w:u w:val="single"/>
    </w:rPr>
  </w:style>
  <w:style w:type="paragraph" w:styleId="HTMLAddress">
    <w:name w:val="HTML Address"/>
    <w:basedOn w:val="Normal"/>
    <w:link w:val="HTMLAddressChar"/>
    <w:uiPriority w:val="99"/>
    <w:unhideWhenUsed/>
    <w:rsid w:val="00460C2E"/>
    <w:pPr>
      <w:spacing w:line="240" w:lineRule="auto"/>
    </w:pPr>
    <w:rPr>
      <w:i/>
      <w:iCs/>
    </w:rPr>
  </w:style>
  <w:style w:type="character" w:customStyle="1" w:styleId="HTMLAddressChar">
    <w:name w:val="HTML Address Char"/>
    <w:basedOn w:val="DefaultParagraphFont"/>
    <w:link w:val="HTMLAddress"/>
    <w:uiPriority w:val="99"/>
    <w:rsid w:val="00460C2E"/>
    <w:rPr>
      <w:i/>
      <w:iCs/>
    </w:rPr>
  </w:style>
  <w:style w:type="character" w:styleId="HTMLCite">
    <w:name w:val="HTML Cite"/>
    <w:basedOn w:val="DefaultParagraphFont"/>
    <w:uiPriority w:val="99"/>
    <w:unhideWhenUsed/>
    <w:rsid w:val="00460C2E"/>
    <w:rPr>
      <w:i/>
      <w:iCs/>
    </w:rPr>
  </w:style>
  <w:style w:type="paragraph" w:styleId="Index1">
    <w:name w:val="index 1"/>
    <w:basedOn w:val="Normal"/>
    <w:next w:val="Normal"/>
    <w:autoRedefine/>
    <w:uiPriority w:val="99"/>
    <w:rsid w:val="00460C2E"/>
    <w:pPr>
      <w:spacing w:line="240" w:lineRule="auto"/>
      <w:ind w:left="220" w:hanging="220"/>
    </w:pPr>
  </w:style>
  <w:style w:type="paragraph" w:styleId="Index2">
    <w:name w:val="index 2"/>
    <w:basedOn w:val="Normal"/>
    <w:next w:val="Normal"/>
    <w:autoRedefine/>
    <w:uiPriority w:val="99"/>
    <w:rsid w:val="00460C2E"/>
    <w:pPr>
      <w:spacing w:line="240" w:lineRule="auto"/>
      <w:ind w:left="440" w:hanging="220"/>
    </w:pPr>
  </w:style>
  <w:style w:type="paragraph" w:styleId="Index3">
    <w:name w:val="index 3"/>
    <w:basedOn w:val="Normal"/>
    <w:next w:val="Normal"/>
    <w:autoRedefine/>
    <w:uiPriority w:val="99"/>
    <w:rsid w:val="00460C2E"/>
    <w:pPr>
      <w:spacing w:line="240" w:lineRule="auto"/>
      <w:ind w:left="660" w:hanging="220"/>
    </w:pPr>
  </w:style>
  <w:style w:type="paragraph" w:styleId="Index4">
    <w:name w:val="index 4"/>
    <w:basedOn w:val="Normal"/>
    <w:next w:val="Normal"/>
    <w:autoRedefine/>
    <w:uiPriority w:val="99"/>
    <w:rsid w:val="00460C2E"/>
    <w:pPr>
      <w:spacing w:line="240" w:lineRule="auto"/>
      <w:ind w:left="880" w:hanging="220"/>
    </w:pPr>
  </w:style>
  <w:style w:type="paragraph" w:styleId="Index5">
    <w:name w:val="index 5"/>
    <w:basedOn w:val="Normal"/>
    <w:next w:val="Normal"/>
    <w:autoRedefine/>
    <w:uiPriority w:val="99"/>
    <w:rsid w:val="00460C2E"/>
    <w:pPr>
      <w:spacing w:line="240" w:lineRule="auto"/>
      <w:ind w:left="1100" w:hanging="220"/>
    </w:pPr>
  </w:style>
  <w:style w:type="paragraph" w:styleId="Index6">
    <w:name w:val="index 6"/>
    <w:basedOn w:val="Normal"/>
    <w:next w:val="Normal"/>
    <w:autoRedefine/>
    <w:uiPriority w:val="99"/>
    <w:rsid w:val="00460C2E"/>
    <w:pPr>
      <w:spacing w:line="240" w:lineRule="auto"/>
      <w:ind w:left="1320" w:hanging="220"/>
    </w:pPr>
  </w:style>
  <w:style w:type="paragraph" w:styleId="Index7">
    <w:name w:val="index 7"/>
    <w:basedOn w:val="Normal"/>
    <w:next w:val="Normal"/>
    <w:autoRedefine/>
    <w:uiPriority w:val="99"/>
    <w:rsid w:val="00460C2E"/>
    <w:pPr>
      <w:spacing w:line="240" w:lineRule="auto"/>
      <w:ind w:left="1540" w:hanging="220"/>
    </w:pPr>
  </w:style>
  <w:style w:type="paragraph" w:styleId="Index8">
    <w:name w:val="index 8"/>
    <w:basedOn w:val="Normal"/>
    <w:next w:val="Normal"/>
    <w:autoRedefine/>
    <w:uiPriority w:val="99"/>
    <w:rsid w:val="00460C2E"/>
    <w:pPr>
      <w:spacing w:line="240" w:lineRule="auto"/>
      <w:ind w:left="1760" w:hanging="220"/>
    </w:pPr>
  </w:style>
  <w:style w:type="paragraph" w:styleId="Index9">
    <w:name w:val="index 9"/>
    <w:basedOn w:val="Normal"/>
    <w:next w:val="Normal"/>
    <w:autoRedefine/>
    <w:uiPriority w:val="99"/>
    <w:rsid w:val="00460C2E"/>
    <w:pPr>
      <w:spacing w:line="240" w:lineRule="auto"/>
      <w:ind w:left="1980" w:hanging="220"/>
    </w:pPr>
  </w:style>
  <w:style w:type="paragraph" w:styleId="IndexHeading">
    <w:name w:val="index heading"/>
    <w:basedOn w:val="Normal"/>
    <w:next w:val="Index1"/>
    <w:uiPriority w:val="99"/>
    <w:rsid w:val="00460C2E"/>
    <w:rPr>
      <w:rFonts w:eastAsiaTheme="majorEastAsia" w:cstheme="majorBidi"/>
      <w:b/>
      <w:bCs/>
    </w:rPr>
  </w:style>
  <w:style w:type="paragraph" w:styleId="List">
    <w:name w:val="List"/>
    <w:basedOn w:val="Normal"/>
    <w:uiPriority w:val="99"/>
    <w:unhideWhenUsed/>
    <w:rsid w:val="00460C2E"/>
    <w:pPr>
      <w:ind w:left="360" w:hanging="360"/>
      <w:contextualSpacing/>
    </w:pPr>
  </w:style>
  <w:style w:type="paragraph" w:styleId="List4">
    <w:name w:val="List 4"/>
    <w:basedOn w:val="Normal"/>
    <w:uiPriority w:val="99"/>
    <w:rsid w:val="00460C2E"/>
    <w:pPr>
      <w:ind w:left="1440" w:hanging="360"/>
      <w:contextualSpacing/>
    </w:pPr>
  </w:style>
  <w:style w:type="paragraph" w:styleId="List5">
    <w:name w:val="List 5"/>
    <w:basedOn w:val="Normal"/>
    <w:uiPriority w:val="99"/>
    <w:rsid w:val="00460C2E"/>
    <w:pPr>
      <w:ind w:left="1800" w:hanging="360"/>
      <w:contextualSpacing/>
    </w:pPr>
  </w:style>
  <w:style w:type="paragraph" w:styleId="ListBullet">
    <w:name w:val="List Bullet"/>
    <w:basedOn w:val="Normal"/>
    <w:uiPriority w:val="99"/>
    <w:rsid w:val="00460C2E"/>
    <w:pPr>
      <w:numPr>
        <w:numId w:val="3"/>
      </w:numPr>
      <w:contextualSpacing/>
    </w:pPr>
  </w:style>
  <w:style w:type="paragraph" w:styleId="ListBullet2">
    <w:name w:val="List Bullet 2"/>
    <w:basedOn w:val="Normal"/>
    <w:uiPriority w:val="99"/>
    <w:rsid w:val="00460C2E"/>
    <w:pPr>
      <w:numPr>
        <w:numId w:val="5"/>
      </w:numPr>
      <w:contextualSpacing/>
    </w:pPr>
  </w:style>
  <w:style w:type="paragraph" w:styleId="ListBullet3">
    <w:name w:val="List Bullet 3"/>
    <w:basedOn w:val="Normal"/>
    <w:rsid w:val="00460C2E"/>
    <w:pPr>
      <w:numPr>
        <w:numId w:val="6"/>
      </w:numPr>
      <w:contextualSpacing/>
    </w:pPr>
  </w:style>
  <w:style w:type="paragraph" w:styleId="ListBullet4">
    <w:name w:val="List Bullet 4"/>
    <w:basedOn w:val="Normal"/>
    <w:uiPriority w:val="99"/>
    <w:rsid w:val="00460C2E"/>
    <w:pPr>
      <w:numPr>
        <w:numId w:val="7"/>
      </w:numPr>
      <w:contextualSpacing/>
    </w:pPr>
  </w:style>
  <w:style w:type="paragraph" w:styleId="ListBullet5">
    <w:name w:val="List Bullet 5"/>
    <w:basedOn w:val="Normal"/>
    <w:uiPriority w:val="99"/>
    <w:rsid w:val="00460C2E"/>
    <w:pPr>
      <w:numPr>
        <w:numId w:val="8"/>
      </w:numPr>
      <w:contextualSpacing/>
    </w:pPr>
  </w:style>
  <w:style w:type="paragraph" w:styleId="ListContinue">
    <w:name w:val="List Continue"/>
    <w:basedOn w:val="Normal"/>
    <w:uiPriority w:val="99"/>
    <w:rsid w:val="00460C2E"/>
    <w:pPr>
      <w:spacing w:after="120"/>
      <w:ind w:left="360"/>
      <w:contextualSpacing/>
    </w:pPr>
  </w:style>
  <w:style w:type="paragraph" w:styleId="ListContinue2">
    <w:name w:val="List Continue 2"/>
    <w:basedOn w:val="Normal"/>
    <w:uiPriority w:val="99"/>
    <w:rsid w:val="00460C2E"/>
    <w:pPr>
      <w:spacing w:after="120"/>
      <w:ind w:left="720"/>
      <w:contextualSpacing/>
    </w:pPr>
  </w:style>
  <w:style w:type="paragraph" w:styleId="ListContinue3">
    <w:name w:val="List Continue 3"/>
    <w:basedOn w:val="Normal"/>
    <w:uiPriority w:val="99"/>
    <w:rsid w:val="00460C2E"/>
    <w:pPr>
      <w:spacing w:after="120"/>
      <w:ind w:left="1080"/>
      <w:contextualSpacing/>
    </w:pPr>
  </w:style>
  <w:style w:type="paragraph" w:styleId="ListContinue4">
    <w:name w:val="List Continue 4"/>
    <w:basedOn w:val="Normal"/>
    <w:uiPriority w:val="99"/>
    <w:rsid w:val="00460C2E"/>
    <w:pPr>
      <w:spacing w:after="120"/>
      <w:ind w:left="1440"/>
      <w:contextualSpacing/>
    </w:pPr>
  </w:style>
  <w:style w:type="paragraph" w:styleId="ListContinue5">
    <w:name w:val="List Continue 5"/>
    <w:basedOn w:val="Normal"/>
    <w:uiPriority w:val="99"/>
    <w:rsid w:val="00460C2E"/>
    <w:pPr>
      <w:spacing w:after="120"/>
      <w:ind w:left="1800"/>
      <w:contextualSpacing/>
    </w:pPr>
  </w:style>
  <w:style w:type="paragraph" w:styleId="ListNumber">
    <w:name w:val="List Number"/>
    <w:basedOn w:val="Normal"/>
    <w:uiPriority w:val="99"/>
    <w:rsid w:val="00460C2E"/>
    <w:pPr>
      <w:numPr>
        <w:numId w:val="4"/>
      </w:numPr>
      <w:contextualSpacing/>
    </w:pPr>
  </w:style>
  <w:style w:type="paragraph" w:styleId="ListNumber2">
    <w:name w:val="List Number 2"/>
    <w:basedOn w:val="Normal"/>
    <w:uiPriority w:val="99"/>
    <w:rsid w:val="00460C2E"/>
    <w:pPr>
      <w:numPr>
        <w:numId w:val="9"/>
      </w:numPr>
      <w:contextualSpacing/>
    </w:pPr>
  </w:style>
  <w:style w:type="paragraph" w:styleId="ListNumber3">
    <w:name w:val="List Number 3"/>
    <w:basedOn w:val="Normal"/>
    <w:uiPriority w:val="99"/>
    <w:rsid w:val="00460C2E"/>
    <w:pPr>
      <w:numPr>
        <w:numId w:val="10"/>
      </w:numPr>
      <w:contextualSpacing/>
    </w:pPr>
  </w:style>
  <w:style w:type="paragraph" w:styleId="ListNumber4">
    <w:name w:val="List Number 4"/>
    <w:basedOn w:val="Normal"/>
    <w:uiPriority w:val="99"/>
    <w:rsid w:val="00460C2E"/>
    <w:pPr>
      <w:numPr>
        <w:numId w:val="11"/>
      </w:numPr>
      <w:contextualSpacing/>
    </w:pPr>
  </w:style>
  <w:style w:type="paragraph" w:styleId="ListNumber5">
    <w:name w:val="List Number 5"/>
    <w:basedOn w:val="Normal"/>
    <w:uiPriority w:val="99"/>
    <w:rsid w:val="00460C2E"/>
    <w:pPr>
      <w:numPr>
        <w:numId w:val="12"/>
      </w:numPr>
      <w:contextualSpacing/>
    </w:pPr>
  </w:style>
  <w:style w:type="paragraph" w:styleId="MessageHeader">
    <w:name w:val="Message Header"/>
    <w:basedOn w:val="Normal"/>
    <w:link w:val="MessageHeaderChar"/>
    <w:uiPriority w:val="99"/>
    <w:unhideWhenUsed/>
    <w:rsid w:val="00460C2E"/>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cstheme="majorBidi"/>
      <w:sz w:val="24"/>
      <w:szCs w:val="24"/>
    </w:rPr>
  </w:style>
  <w:style w:type="character" w:customStyle="1" w:styleId="MessageHeaderChar">
    <w:name w:val="Message Header Char"/>
    <w:basedOn w:val="DefaultParagraphFont"/>
    <w:link w:val="MessageHeader"/>
    <w:uiPriority w:val="99"/>
    <w:rsid w:val="00460C2E"/>
    <w:rPr>
      <w:rFonts w:eastAsiaTheme="majorEastAsia" w:cstheme="majorBidi"/>
      <w:sz w:val="24"/>
      <w:szCs w:val="24"/>
      <w:shd w:val="pct20" w:color="auto" w:fill="auto"/>
    </w:rPr>
  </w:style>
  <w:style w:type="paragraph" w:styleId="NormalWeb">
    <w:name w:val="Normal (Web)"/>
    <w:basedOn w:val="Normal"/>
    <w:uiPriority w:val="99"/>
    <w:rsid w:val="00460C2E"/>
    <w:rPr>
      <w:sz w:val="24"/>
      <w:szCs w:val="24"/>
    </w:rPr>
  </w:style>
  <w:style w:type="paragraph" w:styleId="NormalIndent">
    <w:name w:val="Normal Indent"/>
    <w:basedOn w:val="Normal"/>
    <w:uiPriority w:val="99"/>
    <w:rsid w:val="00460C2E"/>
    <w:pPr>
      <w:ind w:left="720"/>
    </w:pPr>
  </w:style>
  <w:style w:type="paragraph" w:styleId="Subtitle">
    <w:name w:val="Subtitle"/>
    <w:basedOn w:val="Normal"/>
    <w:next w:val="Normal"/>
    <w:link w:val="SubtitleChar"/>
    <w:uiPriority w:val="11"/>
    <w:qFormat/>
    <w:rsid w:val="00460C2E"/>
    <w:pPr>
      <w:numPr>
        <w:ilvl w:val="1"/>
      </w:numPr>
    </w:pPr>
    <w:rPr>
      <w:rFonts w:eastAsiaTheme="majorEastAsia" w:cstheme="majorBidi"/>
      <w:i/>
      <w:iCs/>
      <w:color w:val="003591" w:themeColor="accent1"/>
      <w:spacing w:val="15"/>
      <w:sz w:val="24"/>
      <w:szCs w:val="24"/>
    </w:rPr>
  </w:style>
  <w:style w:type="character" w:customStyle="1" w:styleId="SubtitleChar">
    <w:name w:val="Subtitle Char"/>
    <w:basedOn w:val="DefaultParagraphFont"/>
    <w:link w:val="Subtitle"/>
    <w:uiPriority w:val="11"/>
    <w:rsid w:val="00460C2E"/>
    <w:rPr>
      <w:rFonts w:eastAsiaTheme="majorEastAsia" w:cstheme="majorBidi"/>
      <w:i/>
      <w:iCs/>
      <w:color w:val="003591" w:themeColor="accent1"/>
      <w:spacing w:val="15"/>
      <w:sz w:val="24"/>
      <w:szCs w:val="24"/>
    </w:rPr>
  </w:style>
  <w:style w:type="paragraph" w:styleId="Title">
    <w:name w:val="Title"/>
    <w:basedOn w:val="Normal"/>
    <w:next w:val="Normal"/>
    <w:link w:val="TitleChar"/>
    <w:qFormat/>
    <w:rsid w:val="00460C2E"/>
    <w:pPr>
      <w:pBdr>
        <w:bottom w:val="single" w:sz="8" w:space="4" w:color="003591" w:themeColor="accent1"/>
      </w:pBdr>
      <w:spacing w:after="300" w:line="240" w:lineRule="auto"/>
      <w:contextualSpacing/>
    </w:pPr>
    <w:rPr>
      <w:rFonts w:eastAsiaTheme="majorEastAsia" w:cstheme="majorBidi"/>
      <w:color w:val="00276C" w:themeColor="text2" w:themeShade="BF"/>
      <w:spacing w:val="5"/>
      <w:kern w:val="28"/>
      <w:sz w:val="52"/>
      <w:szCs w:val="52"/>
    </w:rPr>
  </w:style>
  <w:style w:type="character" w:customStyle="1" w:styleId="TitleChar">
    <w:name w:val="Title Char"/>
    <w:basedOn w:val="DefaultParagraphFont"/>
    <w:link w:val="Title"/>
    <w:rsid w:val="00460C2E"/>
    <w:rPr>
      <w:rFonts w:eastAsiaTheme="majorEastAsia" w:cstheme="majorBidi"/>
      <w:color w:val="00276C" w:themeColor="text2" w:themeShade="BF"/>
      <w:spacing w:val="5"/>
      <w:kern w:val="28"/>
      <w:sz w:val="52"/>
      <w:szCs w:val="52"/>
    </w:rPr>
  </w:style>
  <w:style w:type="paragraph" w:styleId="TOAHeading">
    <w:name w:val="toa heading"/>
    <w:basedOn w:val="Normal"/>
    <w:next w:val="Normal"/>
    <w:uiPriority w:val="99"/>
    <w:rsid w:val="00460C2E"/>
    <w:pPr>
      <w:spacing w:before="120"/>
    </w:pPr>
    <w:rPr>
      <w:rFonts w:eastAsiaTheme="majorEastAsia" w:cstheme="majorBidi"/>
      <w:b/>
      <w:bCs/>
      <w:color w:val="0091C4"/>
      <w:sz w:val="24"/>
      <w:szCs w:val="24"/>
    </w:rPr>
  </w:style>
  <w:style w:type="paragraph" w:styleId="TOCHeading">
    <w:name w:val="TOC Heading"/>
    <w:basedOn w:val="Heading1"/>
    <w:next w:val="Normal"/>
    <w:uiPriority w:val="39"/>
    <w:unhideWhenUsed/>
    <w:qFormat/>
    <w:rsid w:val="00460C2E"/>
    <w:pPr>
      <w:keepLines/>
      <w:numPr>
        <w:numId w:val="0"/>
      </w:numPr>
      <w:spacing w:before="480" w:after="0"/>
      <w:outlineLvl w:val="9"/>
    </w:pPr>
    <w:rPr>
      <w:rFonts w:eastAsiaTheme="majorEastAsia" w:cstheme="majorBidi"/>
      <w:bCs/>
      <w:color w:val="00276C" w:themeColor="accent1" w:themeShade="BF"/>
      <w:kern w:val="0"/>
      <w:sz w:val="28"/>
      <w:szCs w:val="28"/>
    </w:rPr>
  </w:style>
  <w:style w:type="paragraph" w:customStyle="1" w:styleId="CharChar3CharCharChar">
    <w:name w:val="Char Char3 Char Char Char"/>
    <w:basedOn w:val="Normal"/>
    <w:rsid w:val="00460C2E"/>
    <w:pPr>
      <w:spacing w:after="160" w:line="240" w:lineRule="exact"/>
    </w:pPr>
    <w:rPr>
      <w:rFonts w:ascii="Verdana" w:hAnsi="Verdana"/>
      <w:sz w:val="20"/>
      <w:szCs w:val="20"/>
    </w:rPr>
  </w:style>
  <w:style w:type="paragraph" w:customStyle="1" w:styleId="ProjectTitle">
    <w:name w:val="Project Title"/>
    <w:basedOn w:val="Normal"/>
    <w:next w:val="ParaText"/>
    <w:rsid w:val="003038B9"/>
    <w:pPr>
      <w:spacing w:before="120" w:line="240" w:lineRule="auto"/>
    </w:pPr>
    <w:rPr>
      <w:rFonts w:eastAsiaTheme="minorEastAsia"/>
      <w:b/>
      <w:color w:val="0F204B" w:themeColor="accent4"/>
      <w:lang w:eastAsia="zh-CN"/>
    </w:rPr>
  </w:style>
  <w:style w:type="paragraph" w:customStyle="1" w:styleId="Name">
    <w:name w:val="Name"/>
    <w:basedOn w:val="Normal"/>
    <w:next w:val="Normal"/>
    <w:rsid w:val="00E37F49"/>
    <w:pPr>
      <w:pageBreakBefore/>
      <w:tabs>
        <w:tab w:val="center" w:pos="4320"/>
        <w:tab w:val="right" w:pos="8640"/>
      </w:tabs>
      <w:spacing w:after="240" w:line="240" w:lineRule="auto"/>
    </w:pPr>
    <w:rPr>
      <w:rFonts w:asciiTheme="majorHAnsi" w:eastAsiaTheme="minorEastAsia" w:hAnsiTheme="majorHAnsi"/>
      <w:color w:val="666666"/>
      <w:sz w:val="36"/>
      <w:szCs w:val="40"/>
      <w:lang w:eastAsia="zh-CN"/>
    </w:rPr>
  </w:style>
  <w:style w:type="paragraph" w:customStyle="1" w:styleId="ResumeBullet">
    <w:name w:val="Resume Bullet"/>
    <w:basedOn w:val="Normal"/>
    <w:rsid w:val="001E49D3"/>
    <w:pPr>
      <w:spacing w:before="60" w:after="60" w:line="240" w:lineRule="atLeast"/>
      <w:ind w:left="1080" w:hanging="360"/>
    </w:pPr>
    <w:rPr>
      <w:rFonts w:asciiTheme="minorHAnsi" w:hAnsiTheme="minorHAnsi"/>
    </w:rPr>
  </w:style>
  <w:style w:type="paragraph" w:customStyle="1" w:styleId="ResumeHeading">
    <w:name w:val="Resume Heading"/>
    <w:basedOn w:val="Normal"/>
    <w:rsid w:val="00E37F49"/>
    <w:pPr>
      <w:keepNext/>
      <w:spacing w:before="240" w:after="60" w:line="240" w:lineRule="auto"/>
    </w:pPr>
    <w:rPr>
      <w:rFonts w:asciiTheme="minorHAnsi" w:eastAsiaTheme="minorEastAsia" w:hAnsiTheme="minorHAnsi"/>
      <w:b/>
      <w:color w:val="003591" w:themeColor="text2"/>
      <w:sz w:val="26"/>
      <w:szCs w:val="24"/>
      <w:lang w:eastAsia="zh-CN"/>
    </w:rPr>
  </w:style>
  <w:style w:type="paragraph" w:customStyle="1" w:styleId="Resumebulletindent">
    <w:name w:val="Resume bullet indent"/>
    <w:basedOn w:val="Normal"/>
    <w:rsid w:val="00E37F49"/>
    <w:pPr>
      <w:numPr>
        <w:numId w:val="17"/>
      </w:numPr>
      <w:spacing w:before="60" w:after="60" w:line="240" w:lineRule="atLeast"/>
    </w:pPr>
    <w:rPr>
      <w:rFonts w:asciiTheme="minorHAnsi" w:eastAsiaTheme="minorEastAsia" w:hAnsiTheme="minorHAnsi"/>
      <w:szCs w:val="20"/>
      <w:lang w:eastAsia="zh-CN"/>
    </w:rPr>
  </w:style>
  <w:style w:type="paragraph" w:customStyle="1" w:styleId="Resumetext">
    <w:name w:val="Resume text"/>
    <w:basedOn w:val="Normal"/>
    <w:rsid w:val="001E49D3"/>
    <w:pPr>
      <w:tabs>
        <w:tab w:val="left" w:pos="-720"/>
      </w:tabs>
      <w:spacing w:before="120" w:line="240" w:lineRule="atLeast"/>
    </w:pPr>
    <w:rPr>
      <w:rFonts w:asciiTheme="minorHAnsi" w:hAnsiTheme="minorHAnsi"/>
      <w:szCs w:val="20"/>
    </w:rPr>
  </w:style>
  <w:style w:type="paragraph" w:customStyle="1" w:styleId="ResumeHeadingindent">
    <w:name w:val="Resume Heading indent"/>
    <w:basedOn w:val="Normal"/>
    <w:rsid w:val="00E37F49"/>
    <w:pPr>
      <w:keepLines/>
      <w:tabs>
        <w:tab w:val="left" w:pos="-720"/>
      </w:tabs>
      <w:spacing w:before="180" w:after="120" w:line="240" w:lineRule="atLeast"/>
      <w:ind w:left="360"/>
    </w:pPr>
    <w:rPr>
      <w:rFonts w:asciiTheme="minorHAnsi" w:eastAsiaTheme="minorEastAsia" w:hAnsiTheme="minorHAnsi"/>
      <w:b/>
      <w:szCs w:val="20"/>
      <w:lang w:eastAsia="zh-CN"/>
    </w:rPr>
  </w:style>
  <w:style w:type="paragraph" w:customStyle="1" w:styleId="Resumetext2">
    <w:name w:val="Resume text 2"/>
    <w:basedOn w:val="Resumetext"/>
    <w:rsid w:val="001E49D3"/>
    <w:pPr>
      <w:spacing w:before="0"/>
    </w:pPr>
  </w:style>
  <w:style w:type="paragraph" w:customStyle="1" w:styleId="Resumetextindent">
    <w:name w:val="Resume text indent"/>
    <w:basedOn w:val="Resumetext"/>
    <w:rsid w:val="001E49D3"/>
    <w:pPr>
      <w:ind w:left="360"/>
    </w:pPr>
  </w:style>
  <w:style w:type="character" w:customStyle="1" w:styleId="FootnoteTextChar">
    <w:name w:val="Footnote Text Char"/>
    <w:aliases w:val="DFSListFootnote Char,Footnote Text Char1 Char1,Footnote Text Char Char Char1,Footnote Text Char1 Char Char,Footnote Text Char Char Char Char,Footnote Text Char1 Char Char Char Char,Footnote Text Char Char1 Char Char Char Char"/>
    <w:basedOn w:val="DefaultParagraphFont"/>
    <w:link w:val="FootnoteText"/>
    <w:rsid w:val="00B92CB2"/>
    <w:rPr>
      <w:sz w:val="20"/>
      <w:szCs w:val="20"/>
    </w:rPr>
  </w:style>
  <w:style w:type="character" w:customStyle="1" w:styleId="CaptionChar">
    <w:name w:val="Caption Char"/>
    <w:basedOn w:val="DefaultParagraphFont"/>
    <w:link w:val="Caption"/>
    <w:rsid w:val="00342634"/>
    <w:rPr>
      <w:b/>
    </w:rPr>
  </w:style>
  <w:style w:type="character" w:customStyle="1" w:styleId="Bullet1Char">
    <w:name w:val="Bullet 1 Char"/>
    <w:basedOn w:val="DefaultParagraphFont"/>
    <w:link w:val="Bullet1"/>
    <w:rsid w:val="00B92CB2"/>
  </w:style>
  <w:style w:type="character" w:customStyle="1" w:styleId="Heading1Char">
    <w:name w:val="Heading 1 Char"/>
    <w:basedOn w:val="DefaultParagraphFont"/>
    <w:link w:val="Heading1"/>
    <w:uiPriority w:val="9"/>
    <w:rsid w:val="00E30443"/>
    <w:rPr>
      <w:b/>
      <w:color w:val="003591" w:themeColor="text2"/>
      <w:kern w:val="28"/>
      <w:sz w:val="34"/>
      <w:szCs w:val="34"/>
    </w:rPr>
  </w:style>
  <w:style w:type="character" w:customStyle="1" w:styleId="Heading2Char">
    <w:name w:val="Heading 2 Char"/>
    <w:aliases w:val="FOA 58 - Heading 2 Char"/>
    <w:basedOn w:val="DefaultParagraphFont"/>
    <w:link w:val="Heading2"/>
    <w:uiPriority w:val="9"/>
    <w:rsid w:val="00E30443"/>
    <w:rPr>
      <w:b/>
      <w:sz w:val="30"/>
      <w:szCs w:val="30"/>
    </w:rPr>
  </w:style>
  <w:style w:type="character" w:customStyle="1" w:styleId="Heading3Char">
    <w:name w:val="Heading 3 Char"/>
    <w:aliases w:val="Survey Question Char"/>
    <w:basedOn w:val="DefaultParagraphFont"/>
    <w:link w:val="Heading3"/>
    <w:rsid w:val="008A0F75"/>
    <w:rPr>
      <w:b/>
      <w:sz w:val="26"/>
      <w:szCs w:val="26"/>
    </w:rPr>
  </w:style>
  <w:style w:type="character" w:customStyle="1" w:styleId="Heading4Char">
    <w:name w:val="Heading 4 Char"/>
    <w:basedOn w:val="DefaultParagraphFont"/>
    <w:link w:val="Heading4"/>
    <w:uiPriority w:val="9"/>
    <w:rsid w:val="00E30443"/>
    <w:rPr>
      <w:b/>
    </w:rPr>
  </w:style>
  <w:style w:type="character" w:styleId="PlaceholderText">
    <w:name w:val="Placeholder Text"/>
    <w:basedOn w:val="DefaultParagraphFont"/>
    <w:uiPriority w:val="99"/>
    <w:rsid w:val="00E30443"/>
    <w:rPr>
      <w:noProof/>
      <w:vanish/>
      <w:color w:val="808080"/>
    </w:rPr>
  </w:style>
  <w:style w:type="character" w:customStyle="1" w:styleId="Heading5Char">
    <w:name w:val="Heading 5 Char"/>
    <w:basedOn w:val="DefaultParagraphFont"/>
    <w:link w:val="Heading5"/>
    <w:rsid w:val="00E30443"/>
    <w:rPr>
      <w:b/>
    </w:rPr>
  </w:style>
  <w:style w:type="character" w:customStyle="1" w:styleId="Heading6Char">
    <w:name w:val="Heading 6 Char"/>
    <w:basedOn w:val="DefaultParagraphFont"/>
    <w:link w:val="Heading6"/>
    <w:uiPriority w:val="9"/>
    <w:rsid w:val="00E30443"/>
    <w:rPr>
      <w:b/>
    </w:rPr>
  </w:style>
  <w:style w:type="character" w:customStyle="1" w:styleId="Heading7Char">
    <w:name w:val="Heading 7 Char"/>
    <w:basedOn w:val="DefaultParagraphFont"/>
    <w:link w:val="Heading7"/>
    <w:uiPriority w:val="9"/>
    <w:rsid w:val="00E30443"/>
    <w:rPr>
      <w:b/>
      <w:color w:val="003591" w:themeColor="text2"/>
      <w:kern w:val="28"/>
      <w:sz w:val="34"/>
      <w:szCs w:val="34"/>
    </w:rPr>
  </w:style>
  <w:style w:type="character" w:customStyle="1" w:styleId="Heading8Char">
    <w:name w:val="Heading 8 Char"/>
    <w:basedOn w:val="DefaultParagraphFont"/>
    <w:link w:val="Heading8"/>
    <w:uiPriority w:val="9"/>
    <w:rsid w:val="00E30443"/>
    <w:rPr>
      <w:b/>
      <w:sz w:val="30"/>
      <w:szCs w:val="30"/>
    </w:rPr>
  </w:style>
  <w:style w:type="character" w:customStyle="1" w:styleId="Heading9Char">
    <w:name w:val="Heading 9 Char"/>
    <w:basedOn w:val="DefaultParagraphFont"/>
    <w:link w:val="Heading9"/>
    <w:uiPriority w:val="9"/>
    <w:rsid w:val="00E30443"/>
    <w:rPr>
      <w:b/>
      <w:sz w:val="26"/>
      <w:szCs w:val="26"/>
    </w:rPr>
  </w:style>
  <w:style w:type="paragraph" w:customStyle="1" w:styleId="DNVGL-Hidden">
    <w:name w:val="DNVGL-Hidden"/>
    <w:basedOn w:val="Normal"/>
    <w:next w:val="BodyText"/>
    <w:link w:val="DNVGL-HiddenChar"/>
    <w:uiPriority w:val="99"/>
    <w:rsid w:val="00E30443"/>
    <w:pPr>
      <w:spacing w:line="240" w:lineRule="auto"/>
    </w:pPr>
    <w:rPr>
      <w:rFonts w:ascii="Verdana" w:eastAsiaTheme="minorEastAsia" w:hAnsi="Verdana" w:cs="Verdana"/>
      <w:noProof/>
      <w:vanish/>
      <w:color w:val="FF0000"/>
      <w:sz w:val="18"/>
      <w:szCs w:val="18"/>
      <w:lang w:val="en-GB" w:eastAsia="zh-CN"/>
    </w:rPr>
  </w:style>
  <w:style w:type="character" w:customStyle="1" w:styleId="DNVGL-HiddenChar">
    <w:name w:val="DNVGL-Hidden Char"/>
    <w:basedOn w:val="DefaultParagraphFont"/>
    <w:link w:val="DNVGL-Hidden"/>
    <w:uiPriority w:val="99"/>
    <w:rsid w:val="00E30443"/>
    <w:rPr>
      <w:rFonts w:ascii="Verdana" w:eastAsiaTheme="minorEastAsia" w:hAnsi="Verdana" w:cs="Verdana"/>
      <w:noProof/>
      <w:vanish/>
      <w:color w:val="FF0000"/>
      <w:sz w:val="18"/>
      <w:szCs w:val="18"/>
      <w:lang w:val="en-GB" w:eastAsia="zh-CN"/>
    </w:rPr>
  </w:style>
  <w:style w:type="paragraph" w:customStyle="1" w:styleId="DNVGL-HQDetails">
    <w:name w:val="DNVGL-HQ Details"/>
    <w:basedOn w:val="Normal"/>
    <w:link w:val="DNVGL-HQDetailsChar"/>
    <w:uiPriority w:val="99"/>
    <w:rsid w:val="00E30443"/>
    <w:pPr>
      <w:spacing w:after="240" w:line="200" w:lineRule="atLeast"/>
    </w:pPr>
    <w:rPr>
      <w:rFonts w:ascii="Verdana" w:eastAsiaTheme="minorEastAsia" w:hAnsi="Verdana" w:cs="Verdana"/>
      <w:noProof/>
      <w:color w:val="009FDA"/>
      <w:sz w:val="16"/>
      <w:szCs w:val="18"/>
      <w:lang w:val="en-GB" w:eastAsia="zh-CN"/>
    </w:rPr>
  </w:style>
  <w:style w:type="character" w:customStyle="1" w:styleId="DNVGL-HQDetailsChar">
    <w:name w:val="DNVGL-HQ Details Char"/>
    <w:basedOn w:val="DefaultParagraphFont"/>
    <w:link w:val="DNVGL-HQDetails"/>
    <w:uiPriority w:val="99"/>
    <w:rsid w:val="00E30443"/>
    <w:rPr>
      <w:rFonts w:ascii="Verdana" w:eastAsiaTheme="minorEastAsia" w:hAnsi="Verdana" w:cs="Verdana"/>
      <w:noProof/>
      <w:color w:val="009FDA"/>
      <w:sz w:val="16"/>
      <w:szCs w:val="18"/>
      <w:lang w:val="en-GB" w:eastAsia="zh-CN"/>
    </w:rPr>
  </w:style>
  <w:style w:type="paragraph" w:customStyle="1" w:styleId="DNVGL-Address-receiver">
    <w:name w:val="DNVGL-Address - receiver"/>
    <w:basedOn w:val="Normal"/>
    <w:link w:val="DNVGL-Address-receiverChar"/>
    <w:uiPriority w:val="99"/>
    <w:rsid w:val="00E30443"/>
    <w:pPr>
      <w:keepLines/>
      <w:spacing w:line="280" w:lineRule="atLeast"/>
    </w:pPr>
    <w:rPr>
      <w:rFonts w:ascii="Verdana" w:eastAsiaTheme="minorEastAsia" w:hAnsi="Verdana" w:cs="Verdana"/>
      <w:noProof/>
      <w:sz w:val="18"/>
      <w:szCs w:val="18"/>
      <w:lang w:val="en-GB" w:eastAsia="zh-CN"/>
    </w:rPr>
  </w:style>
  <w:style w:type="character" w:customStyle="1" w:styleId="DNVGL-Address-receiverChar">
    <w:name w:val="DNVGL-Address - receiver Char"/>
    <w:basedOn w:val="DefaultParagraphFont"/>
    <w:link w:val="DNVGL-Address-receiver"/>
    <w:uiPriority w:val="99"/>
    <w:rsid w:val="00E30443"/>
    <w:rPr>
      <w:rFonts w:ascii="Verdana" w:eastAsiaTheme="minorEastAsia" w:hAnsi="Verdana" w:cs="Verdana"/>
      <w:noProof/>
      <w:sz w:val="18"/>
      <w:szCs w:val="18"/>
      <w:lang w:val="en-GB" w:eastAsia="zh-CN"/>
    </w:rPr>
  </w:style>
  <w:style w:type="paragraph" w:customStyle="1" w:styleId="DNVGL-Address-sender">
    <w:name w:val="DNVGL-Address - sender"/>
    <w:basedOn w:val="Normal"/>
    <w:link w:val="DNVGL-Address-senderChar"/>
    <w:uiPriority w:val="99"/>
    <w:rsid w:val="00E30443"/>
    <w:pPr>
      <w:keepLines/>
      <w:spacing w:line="280" w:lineRule="atLeast"/>
    </w:pPr>
    <w:rPr>
      <w:rFonts w:ascii="Verdana" w:eastAsiaTheme="minorEastAsia" w:hAnsi="Verdana" w:cs="Verdana"/>
      <w:noProof/>
      <w:sz w:val="18"/>
      <w:szCs w:val="18"/>
      <w:lang w:val="en-GB" w:eastAsia="zh-CN"/>
    </w:rPr>
  </w:style>
  <w:style w:type="character" w:customStyle="1" w:styleId="DNVGL-Address-senderChar">
    <w:name w:val="DNVGL-Address - sender Char"/>
    <w:basedOn w:val="DefaultParagraphFont"/>
    <w:link w:val="DNVGL-Address-sender"/>
    <w:uiPriority w:val="99"/>
    <w:rsid w:val="00E30443"/>
    <w:rPr>
      <w:rFonts w:ascii="Verdana" w:eastAsiaTheme="minorEastAsia" w:hAnsi="Verdana" w:cs="Verdana"/>
      <w:noProof/>
      <w:sz w:val="18"/>
      <w:szCs w:val="18"/>
      <w:lang w:val="en-GB" w:eastAsia="zh-CN"/>
    </w:rPr>
  </w:style>
  <w:style w:type="paragraph" w:customStyle="1" w:styleId="DNVGL-Details">
    <w:name w:val="DNVGL-Details"/>
    <w:basedOn w:val="Normal"/>
    <w:link w:val="DNVGL-DetailsChar"/>
    <w:uiPriority w:val="99"/>
    <w:rsid w:val="00E30443"/>
    <w:pPr>
      <w:keepLines/>
      <w:spacing w:line="280" w:lineRule="atLeast"/>
    </w:pPr>
    <w:rPr>
      <w:rFonts w:ascii="Verdana" w:eastAsiaTheme="minorEastAsia" w:hAnsi="Verdana" w:cs="Verdana"/>
      <w:noProof/>
      <w:sz w:val="18"/>
      <w:szCs w:val="18"/>
      <w:lang w:val="en-GB" w:eastAsia="zh-CN"/>
    </w:rPr>
  </w:style>
  <w:style w:type="character" w:customStyle="1" w:styleId="DNVGL-DetailsChar">
    <w:name w:val="DNVGL-Details Char"/>
    <w:basedOn w:val="DefaultParagraphFont"/>
    <w:link w:val="DNVGL-Details"/>
    <w:uiPriority w:val="99"/>
    <w:rsid w:val="00E30443"/>
    <w:rPr>
      <w:rFonts w:ascii="Verdana" w:eastAsiaTheme="minorEastAsia" w:hAnsi="Verdana" w:cs="Verdana"/>
      <w:noProof/>
      <w:sz w:val="18"/>
      <w:szCs w:val="18"/>
      <w:lang w:val="en-GB" w:eastAsia="zh-CN"/>
    </w:rPr>
  </w:style>
  <w:style w:type="paragraph" w:customStyle="1" w:styleId="DNVGL-Revisionrow">
    <w:name w:val="DNVGL-Revision row"/>
    <w:basedOn w:val="Normal"/>
    <w:link w:val="DNVGL-RevisionrowChar"/>
    <w:uiPriority w:val="99"/>
    <w:rsid w:val="00E30443"/>
    <w:pPr>
      <w:keepLines/>
      <w:spacing w:line="280" w:lineRule="atLeast"/>
    </w:pPr>
    <w:rPr>
      <w:rFonts w:ascii="Verdana" w:eastAsiaTheme="minorEastAsia" w:hAnsi="Verdana" w:cs="Verdana"/>
      <w:sz w:val="14"/>
      <w:szCs w:val="18"/>
      <w:lang w:val="en-GB" w:eastAsia="zh-CN"/>
    </w:rPr>
  </w:style>
  <w:style w:type="character" w:customStyle="1" w:styleId="DNVGL-RevisionrowChar">
    <w:name w:val="DNVGL-Revision row Char"/>
    <w:basedOn w:val="DefaultParagraphFont"/>
    <w:link w:val="DNVGL-Revisionrow"/>
    <w:uiPriority w:val="99"/>
    <w:rsid w:val="00E30443"/>
    <w:rPr>
      <w:rFonts w:ascii="Verdana" w:eastAsiaTheme="minorEastAsia" w:hAnsi="Verdana" w:cs="Verdana"/>
      <w:sz w:val="14"/>
      <w:szCs w:val="18"/>
      <w:lang w:val="en-GB" w:eastAsia="zh-CN"/>
    </w:rPr>
  </w:style>
  <w:style w:type="paragraph" w:customStyle="1" w:styleId="DNVGL-Revisionheadingrow">
    <w:name w:val="DNVGL-Revision heading row"/>
    <w:basedOn w:val="Normal"/>
    <w:link w:val="DNVGL-RevisionheadingrowChar"/>
    <w:uiPriority w:val="99"/>
    <w:rsid w:val="00E30443"/>
    <w:pPr>
      <w:keepLines/>
      <w:spacing w:line="240" w:lineRule="auto"/>
    </w:pPr>
    <w:rPr>
      <w:rFonts w:ascii="Verdana" w:eastAsiaTheme="minorEastAsia" w:hAnsi="Verdana" w:cs="Verdana"/>
      <w:sz w:val="14"/>
      <w:szCs w:val="18"/>
      <w:lang w:val="en-GB" w:eastAsia="zh-CN"/>
    </w:rPr>
  </w:style>
  <w:style w:type="character" w:customStyle="1" w:styleId="DNVGL-RevisionheadingrowChar">
    <w:name w:val="DNVGL-Revision heading row Char"/>
    <w:basedOn w:val="DefaultParagraphFont"/>
    <w:link w:val="DNVGL-Revisionheadingrow"/>
    <w:uiPriority w:val="99"/>
    <w:rsid w:val="00E30443"/>
    <w:rPr>
      <w:rFonts w:ascii="Verdana" w:eastAsiaTheme="minorEastAsia" w:hAnsi="Verdana" w:cs="Verdana"/>
      <w:sz w:val="14"/>
      <w:szCs w:val="18"/>
      <w:lang w:val="en-GB" w:eastAsia="zh-CN"/>
    </w:rPr>
  </w:style>
  <w:style w:type="paragraph" w:customStyle="1" w:styleId="DNVGL-Signature">
    <w:name w:val="DNVGL-Signature"/>
    <w:basedOn w:val="Normal"/>
    <w:link w:val="DNVGL-SignatureChar"/>
    <w:uiPriority w:val="99"/>
    <w:rsid w:val="00E30443"/>
    <w:pPr>
      <w:keepLines/>
      <w:spacing w:line="240" w:lineRule="auto"/>
      <w:contextualSpacing/>
    </w:pPr>
    <w:rPr>
      <w:rFonts w:ascii="Verdana" w:eastAsiaTheme="minorEastAsia" w:hAnsi="Verdana" w:cs="Verdana"/>
      <w:noProof/>
      <w:sz w:val="18"/>
      <w:szCs w:val="18"/>
      <w:lang w:val="en-GB" w:eastAsia="zh-CN"/>
    </w:rPr>
  </w:style>
  <w:style w:type="character" w:customStyle="1" w:styleId="DNVGL-SignatureChar">
    <w:name w:val="DNVGL-Signature Char"/>
    <w:basedOn w:val="DefaultParagraphFont"/>
    <w:link w:val="DNVGL-Signature"/>
    <w:uiPriority w:val="99"/>
    <w:rsid w:val="00E30443"/>
    <w:rPr>
      <w:rFonts w:ascii="Verdana" w:eastAsiaTheme="minorEastAsia" w:hAnsi="Verdana" w:cs="Verdana"/>
      <w:noProof/>
      <w:sz w:val="18"/>
      <w:szCs w:val="18"/>
      <w:lang w:val="en-GB" w:eastAsia="zh-CN"/>
    </w:rPr>
  </w:style>
  <w:style w:type="paragraph" w:customStyle="1" w:styleId="DNVGL-Signaturesmall">
    <w:name w:val="DNVGL-Signature (small)"/>
    <w:basedOn w:val="DNVGL-Signature"/>
    <w:link w:val="DNVGL-SignaturesmallChar"/>
    <w:uiPriority w:val="99"/>
    <w:rsid w:val="00E30443"/>
    <w:rPr>
      <w:sz w:val="14"/>
    </w:rPr>
  </w:style>
  <w:style w:type="character" w:customStyle="1" w:styleId="DNVGL-SignaturesmallChar">
    <w:name w:val="DNVGL-Signature (small) Char"/>
    <w:basedOn w:val="DefaultParagraphFont"/>
    <w:link w:val="DNVGL-Signaturesmall"/>
    <w:uiPriority w:val="99"/>
    <w:rsid w:val="00E30443"/>
    <w:rPr>
      <w:rFonts w:ascii="Verdana" w:eastAsiaTheme="minorEastAsia" w:hAnsi="Verdana" w:cs="Verdana"/>
      <w:noProof/>
      <w:sz w:val="14"/>
      <w:szCs w:val="18"/>
      <w:lang w:val="en-GB" w:eastAsia="zh-CN"/>
    </w:rPr>
  </w:style>
  <w:style w:type="paragraph" w:customStyle="1" w:styleId="DNVGL-Closing">
    <w:name w:val="DNVGL-Closing"/>
    <w:basedOn w:val="Normal"/>
    <w:next w:val="DNVGL-Signature"/>
    <w:link w:val="DNVGL-ClosingChar"/>
    <w:uiPriority w:val="99"/>
    <w:rsid w:val="00E30443"/>
    <w:pPr>
      <w:keepNext/>
      <w:keepLines/>
      <w:spacing w:before="480" w:after="720" w:line="280" w:lineRule="atLeast"/>
      <w:contextualSpacing/>
    </w:pPr>
    <w:rPr>
      <w:rFonts w:ascii="Verdana" w:eastAsiaTheme="minorEastAsia" w:hAnsi="Verdana" w:cs="Verdana"/>
      <w:noProof/>
      <w:sz w:val="18"/>
      <w:szCs w:val="18"/>
      <w:lang w:val="en-GB" w:eastAsia="zh-CN"/>
    </w:rPr>
  </w:style>
  <w:style w:type="character" w:customStyle="1" w:styleId="DNVGL-ClosingChar">
    <w:name w:val="DNVGL-Closing Char"/>
    <w:basedOn w:val="DefaultParagraphFont"/>
    <w:link w:val="DNVGL-Closing"/>
    <w:uiPriority w:val="99"/>
    <w:rsid w:val="00E30443"/>
    <w:rPr>
      <w:rFonts w:ascii="Verdana" w:eastAsiaTheme="minorEastAsia" w:hAnsi="Verdana" w:cs="Verdana"/>
      <w:noProof/>
      <w:sz w:val="18"/>
      <w:szCs w:val="18"/>
      <w:lang w:val="en-GB" w:eastAsia="zh-CN"/>
    </w:rPr>
  </w:style>
  <w:style w:type="paragraph" w:customStyle="1" w:styleId="CMCConfidential">
    <w:name w:val="CMCConfidential"/>
    <w:basedOn w:val="Normal"/>
    <w:link w:val="CMCConfidentialChar"/>
    <w:uiPriority w:val="99"/>
    <w:rsid w:val="00E30443"/>
    <w:pPr>
      <w:spacing w:line="240" w:lineRule="auto"/>
    </w:pPr>
    <w:rPr>
      <w:rFonts w:ascii="Verdana" w:eastAsiaTheme="minorEastAsia" w:hAnsi="Verdana" w:cs="Verdana"/>
      <w:color w:val="FF0000"/>
      <w:sz w:val="18"/>
      <w:szCs w:val="18"/>
      <w:lang w:val="en-GB" w:eastAsia="zh-CN"/>
    </w:rPr>
  </w:style>
  <w:style w:type="character" w:customStyle="1" w:styleId="CMCConfidentialChar">
    <w:name w:val="CMCConfidential Char"/>
    <w:basedOn w:val="DefaultParagraphFont"/>
    <w:link w:val="CMCConfidential"/>
    <w:uiPriority w:val="99"/>
    <w:rsid w:val="00E30443"/>
    <w:rPr>
      <w:rFonts w:ascii="Verdana" w:eastAsiaTheme="minorEastAsia" w:hAnsi="Verdana" w:cs="Verdana"/>
      <w:color w:val="FF0000"/>
      <w:sz w:val="18"/>
      <w:szCs w:val="18"/>
      <w:lang w:val="en-GB" w:eastAsia="zh-CN"/>
    </w:rPr>
  </w:style>
  <w:style w:type="paragraph" w:customStyle="1" w:styleId="CMCConfidentialText">
    <w:name w:val="CMCConfidentialText"/>
    <w:basedOn w:val="CMCConfidential"/>
    <w:link w:val="CMCConfidentialTextChar"/>
    <w:uiPriority w:val="99"/>
    <w:rsid w:val="00E30443"/>
  </w:style>
  <w:style w:type="character" w:customStyle="1" w:styleId="CMCConfidentialTextChar">
    <w:name w:val="CMCConfidentialText Char"/>
    <w:basedOn w:val="DefaultParagraphFont"/>
    <w:link w:val="CMCConfidentialText"/>
    <w:uiPriority w:val="99"/>
    <w:rsid w:val="00E30443"/>
    <w:rPr>
      <w:rFonts w:ascii="Verdana" w:eastAsiaTheme="minorEastAsia" w:hAnsi="Verdana" w:cs="Verdana"/>
      <w:color w:val="FF0000"/>
      <w:sz w:val="18"/>
      <w:szCs w:val="18"/>
      <w:lang w:val="en-GB" w:eastAsia="zh-CN"/>
    </w:rPr>
  </w:style>
  <w:style w:type="paragraph" w:customStyle="1" w:styleId="DNVGL-AppListing">
    <w:name w:val="DNVGL-App Listing"/>
    <w:basedOn w:val="Normal"/>
    <w:link w:val="DNVGL-AppListingChar"/>
    <w:uiPriority w:val="99"/>
    <w:rsid w:val="00E30443"/>
    <w:pPr>
      <w:keepLines/>
      <w:numPr>
        <w:numId w:val="19"/>
      </w:numPr>
      <w:spacing w:line="240" w:lineRule="auto"/>
    </w:pPr>
    <w:rPr>
      <w:rFonts w:ascii="Verdana" w:eastAsiaTheme="minorEastAsia" w:hAnsi="Verdana" w:cs="Verdana"/>
      <w:color w:val="009FDA"/>
      <w:sz w:val="18"/>
      <w:szCs w:val="18"/>
      <w:lang w:val="en-GB" w:eastAsia="zh-CN"/>
    </w:rPr>
  </w:style>
  <w:style w:type="character" w:customStyle="1" w:styleId="DNVGL-AppListingChar">
    <w:name w:val="DNVGL-App Listing Char"/>
    <w:basedOn w:val="DefaultParagraphFont"/>
    <w:link w:val="DNVGL-AppListing"/>
    <w:uiPriority w:val="99"/>
    <w:rsid w:val="00E30443"/>
    <w:rPr>
      <w:rFonts w:ascii="Verdana" w:eastAsiaTheme="minorEastAsia" w:hAnsi="Verdana" w:cs="Verdana"/>
      <w:color w:val="009FDA"/>
      <w:sz w:val="18"/>
      <w:szCs w:val="18"/>
      <w:lang w:val="en-GB" w:eastAsia="zh-CN"/>
    </w:rPr>
  </w:style>
  <w:style w:type="paragraph" w:customStyle="1" w:styleId="DNVGL-AppText">
    <w:name w:val="DNVGL-App Text"/>
    <w:basedOn w:val="Normal"/>
    <w:next w:val="BodyText"/>
    <w:link w:val="DNVGL-AppTextChar"/>
    <w:uiPriority w:val="99"/>
    <w:rsid w:val="00E30443"/>
    <w:pPr>
      <w:spacing w:after="120" w:line="240" w:lineRule="auto"/>
    </w:pPr>
    <w:rPr>
      <w:rFonts w:ascii="Verdana" w:eastAsiaTheme="minorEastAsia" w:hAnsi="Verdana" w:cs="Verdana"/>
      <w:b/>
      <w:color w:val="009FDA"/>
      <w:sz w:val="26"/>
      <w:szCs w:val="18"/>
      <w:lang w:val="en-GB" w:eastAsia="zh-CN"/>
    </w:rPr>
  </w:style>
  <w:style w:type="character" w:customStyle="1" w:styleId="DNVGL-AppTextChar">
    <w:name w:val="DNVGL-App Text Char"/>
    <w:basedOn w:val="DefaultParagraphFont"/>
    <w:link w:val="DNVGL-AppText"/>
    <w:uiPriority w:val="99"/>
    <w:rsid w:val="00E30443"/>
    <w:rPr>
      <w:rFonts w:ascii="Verdana" w:eastAsiaTheme="minorEastAsia" w:hAnsi="Verdana" w:cs="Verdana"/>
      <w:b/>
      <w:color w:val="009FDA"/>
      <w:sz w:val="26"/>
      <w:szCs w:val="18"/>
      <w:lang w:val="en-GB" w:eastAsia="zh-CN"/>
    </w:rPr>
  </w:style>
  <w:style w:type="paragraph" w:customStyle="1" w:styleId="DNVGL-Appendix">
    <w:name w:val="DNVGL-Appendix"/>
    <w:basedOn w:val="Normal"/>
    <w:next w:val="BodyText"/>
    <w:link w:val="DNVGL-AppendixChar"/>
    <w:uiPriority w:val="99"/>
    <w:rsid w:val="00E30443"/>
    <w:pPr>
      <w:pBdr>
        <w:bottom w:val="single" w:sz="6" w:space="0" w:color="009FDA"/>
      </w:pBdr>
      <w:spacing w:line="240" w:lineRule="auto"/>
      <w:outlineLvl w:val="0"/>
    </w:pPr>
    <w:rPr>
      <w:rFonts w:ascii="Verdana" w:eastAsiaTheme="minorEastAsia" w:hAnsi="Verdana" w:cs="Verdana"/>
      <w:b/>
      <w:smallCaps/>
      <w:noProof/>
      <w:color w:val="009FDA"/>
      <w:sz w:val="26"/>
      <w:szCs w:val="18"/>
      <w:lang w:val="en-GB" w:eastAsia="zh-CN"/>
    </w:rPr>
  </w:style>
  <w:style w:type="character" w:customStyle="1" w:styleId="DNVGL-AppendixChar">
    <w:name w:val="DNVGL-Appendix Char"/>
    <w:basedOn w:val="DefaultParagraphFont"/>
    <w:link w:val="DNVGL-Appendix"/>
    <w:uiPriority w:val="99"/>
    <w:rsid w:val="00E30443"/>
    <w:rPr>
      <w:rFonts w:ascii="Verdana" w:eastAsiaTheme="minorEastAsia" w:hAnsi="Verdana" w:cs="Verdana"/>
      <w:b/>
      <w:smallCaps/>
      <w:noProof/>
      <w:color w:val="009FDA"/>
      <w:sz w:val="26"/>
      <w:szCs w:val="18"/>
      <w:lang w:val="en-GB" w:eastAsia="zh-CN"/>
    </w:rPr>
  </w:style>
  <w:style w:type="paragraph" w:customStyle="1" w:styleId="DNVGL-BackcoverTitle">
    <w:name w:val="DNVGL-Backcover Title"/>
    <w:basedOn w:val="Normal"/>
    <w:next w:val="BodyText"/>
    <w:link w:val="DNVGL-BackcoverTitleChar"/>
    <w:uiPriority w:val="99"/>
    <w:rsid w:val="00E30443"/>
    <w:pPr>
      <w:spacing w:line="240" w:lineRule="auto"/>
    </w:pPr>
    <w:rPr>
      <w:rFonts w:ascii="Verdana" w:eastAsiaTheme="minorEastAsia" w:hAnsi="Verdana" w:cs="Verdana"/>
      <w:b/>
      <w:smallCaps/>
      <w:noProof/>
      <w:color w:val="009FDA"/>
      <w:sz w:val="26"/>
      <w:szCs w:val="18"/>
      <w:lang w:val="en-GB" w:eastAsia="zh-CN"/>
    </w:rPr>
  </w:style>
  <w:style w:type="character" w:customStyle="1" w:styleId="DNVGL-BackcoverTitleChar">
    <w:name w:val="DNVGL-Backcover Title Char"/>
    <w:basedOn w:val="DefaultParagraphFont"/>
    <w:link w:val="DNVGL-BackcoverTitle"/>
    <w:uiPriority w:val="99"/>
    <w:rsid w:val="00E30443"/>
    <w:rPr>
      <w:rFonts w:ascii="Verdana" w:eastAsiaTheme="minorEastAsia" w:hAnsi="Verdana" w:cs="Verdana"/>
      <w:b/>
      <w:smallCaps/>
      <w:noProof/>
      <w:color w:val="009FDA"/>
      <w:sz w:val="26"/>
      <w:szCs w:val="18"/>
      <w:lang w:val="en-GB" w:eastAsia="zh-CN"/>
    </w:rPr>
  </w:style>
  <w:style w:type="paragraph" w:customStyle="1" w:styleId="Bodytexthighlight">
    <w:name w:val="Body text highlight"/>
    <w:basedOn w:val="BodyText"/>
    <w:link w:val="BodytexthighlightChar"/>
    <w:uiPriority w:val="99"/>
    <w:rsid w:val="00E30443"/>
    <w:pPr>
      <w:shd w:val="clear" w:color="auto" w:fill="FFFF99"/>
      <w:spacing w:before="40" w:after="140" w:line="280" w:lineRule="atLeast"/>
    </w:pPr>
    <w:rPr>
      <w:rFonts w:ascii="Verdana" w:eastAsiaTheme="minorEastAsia" w:hAnsi="Verdana" w:cs="Verdana"/>
      <w:color w:val="009FDA"/>
      <w:sz w:val="18"/>
      <w:szCs w:val="18"/>
      <w:lang w:val="en-GB" w:eastAsia="zh-CN"/>
    </w:rPr>
  </w:style>
  <w:style w:type="character" w:customStyle="1" w:styleId="BodytexthighlightChar">
    <w:name w:val="Body text highlight Char"/>
    <w:basedOn w:val="DefaultParagraphFont"/>
    <w:link w:val="Bodytexthighlight"/>
    <w:uiPriority w:val="99"/>
    <w:rsid w:val="00E30443"/>
    <w:rPr>
      <w:rFonts w:ascii="Verdana" w:eastAsiaTheme="minorEastAsia" w:hAnsi="Verdana" w:cs="Verdana"/>
      <w:color w:val="009FDA"/>
      <w:sz w:val="18"/>
      <w:szCs w:val="18"/>
      <w:shd w:val="clear" w:color="auto" w:fill="FFFF99"/>
      <w:lang w:val="en-GB" w:eastAsia="zh-CN"/>
    </w:rPr>
  </w:style>
  <w:style w:type="paragraph" w:customStyle="1" w:styleId="DNVGL-capEquation">
    <w:name w:val="DNVGL-capEquation"/>
    <w:basedOn w:val="Normal"/>
    <w:next w:val="BodyText"/>
    <w:link w:val="DNVGL-capEquationChar"/>
    <w:uiPriority w:val="99"/>
    <w:rsid w:val="00E30443"/>
    <w:pPr>
      <w:keepLines/>
      <w:spacing w:before="120" w:after="120" w:line="240" w:lineRule="auto"/>
      <w:ind w:left="142" w:right="113" w:hanging="142"/>
    </w:pPr>
    <w:rPr>
      <w:rFonts w:ascii="Verdana" w:eastAsiaTheme="minorEastAsia" w:hAnsi="Verdana" w:cs="Verdana"/>
      <w:b/>
      <w:sz w:val="18"/>
      <w:szCs w:val="18"/>
      <w:lang w:val="en-GB" w:eastAsia="zh-CN"/>
    </w:rPr>
  </w:style>
  <w:style w:type="character" w:customStyle="1" w:styleId="DNVGL-capEquationChar">
    <w:name w:val="DNVGL-capEquation Char"/>
    <w:basedOn w:val="DefaultParagraphFont"/>
    <w:link w:val="DNVGL-capEquation"/>
    <w:uiPriority w:val="99"/>
    <w:rsid w:val="00E30443"/>
    <w:rPr>
      <w:rFonts w:ascii="Verdana" w:eastAsiaTheme="minorEastAsia" w:hAnsi="Verdana" w:cs="Verdana"/>
      <w:b/>
      <w:sz w:val="18"/>
      <w:szCs w:val="18"/>
      <w:lang w:val="en-GB" w:eastAsia="zh-CN"/>
    </w:rPr>
  </w:style>
  <w:style w:type="paragraph" w:customStyle="1" w:styleId="DNVGL-capFigure">
    <w:name w:val="DNVGL-capFigure"/>
    <w:basedOn w:val="Normal"/>
    <w:next w:val="BodyText"/>
    <w:link w:val="DNVGL-capFigureChar"/>
    <w:uiPriority w:val="99"/>
    <w:rsid w:val="00E30443"/>
    <w:pPr>
      <w:keepNext/>
      <w:spacing w:line="240" w:lineRule="auto"/>
    </w:pPr>
    <w:rPr>
      <w:rFonts w:ascii="Verdana" w:eastAsiaTheme="minorEastAsia" w:hAnsi="Verdana" w:cs="Verdana"/>
      <w:b/>
      <w:sz w:val="18"/>
      <w:szCs w:val="18"/>
      <w:lang w:val="en-GB" w:eastAsia="zh-CN"/>
    </w:rPr>
  </w:style>
  <w:style w:type="character" w:customStyle="1" w:styleId="DNVGL-capFigureChar">
    <w:name w:val="DNVGL-capFigure Char"/>
    <w:basedOn w:val="DefaultParagraphFont"/>
    <w:link w:val="DNVGL-capFigure"/>
    <w:uiPriority w:val="99"/>
    <w:rsid w:val="00E30443"/>
    <w:rPr>
      <w:rFonts w:ascii="Verdana" w:eastAsiaTheme="minorEastAsia" w:hAnsi="Verdana" w:cs="Verdana"/>
      <w:b/>
      <w:sz w:val="18"/>
      <w:szCs w:val="18"/>
      <w:lang w:val="en-GB" w:eastAsia="zh-CN"/>
    </w:rPr>
  </w:style>
  <w:style w:type="paragraph" w:customStyle="1" w:styleId="DNVGL-capTable">
    <w:name w:val="DNVGL-capTable"/>
    <w:basedOn w:val="Normal"/>
    <w:next w:val="BodyText"/>
    <w:link w:val="DNVGL-capTableChar"/>
    <w:uiPriority w:val="99"/>
    <w:rsid w:val="00E30443"/>
    <w:pPr>
      <w:keepNext/>
      <w:spacing w:before="100" w:after="60" w:line="280" w:lineRule="atLeast"/>
    </w:pPr>
    <w:rPr>
      <w:rFonts w:ascii="Verdana" w:eastAsiaTheme="minorEastAsia" w:hAnsi="Verdana" w:cs="Verdana"/>
      <w:b/>
      <w:sz w:val="18"/>
      <w:szCs w:val="18"/>
      <w:lang w:val="en-GB" w:eastAsia="zh-CN"/>
    </w:rPr>
  </w:style>
  <w:style w:type="character" w:customStyle="1" w:styleId="DNVGL-capTableChar">
    <w:name w:val="DNVGL-capTable Char"/>
    <w:basedOn w:val="DefaultParagraphFont"/>
    <w:link w:val="DNVGL-capTable"/>
    <w:uiPriority w:val="99"/>
    <w:rsid w:val="00E30443"/>
    <w:rPr>
      <w:rFonts w:ascii="Verdana" w:eastAsiaTheme="minorEastAsia" w:hAnsi="Verdana" w:cs="Verdana"/>
      <w:b/>
      <w:sz w:val="18"/>
      <w:szCs w:val="18"/>
      <w:lang w:val="en-GB" w:eastAsia="zh-CN"/>
    </w:rPr>
  </w:style>
  <w:style w:type="paragraph" w:customStyle="1" w:styleId="DNVGL-FigureComment">
    <w:name w:val="DNVGL-FigureComment"/>
    <w:basedOn w:val="Normal"/>
    <w:link w:val="DNVGL-FigureCommentChar"/>
    <w:uiPriority w:val="99"/>
    <w:rsid w:val="00E30443"/>
    <w:pPr>
      <w:keepLines/>
      <w:spacing w:after="180" w:line="240" w:lineRule="auto"/>
      <w:ind w:left="142" w:hanging="142"/>
      <w:contextualSpacing/>
    </w:pPr>
    <w:rPr>
      <w:rFonts w:ascii="Verdana" w:eastAsiaTheme="minorEastAsia" w:hAnsi="Verdana" w:cs="Verdana"/>
      <w:sz w:val="13"/>
      <w:szCs w:val="18"/>
      <w:lang w:val="en-GB" w:eastAsia="zh-CN"/>
    </w:rPr>
  </w:style>
  <w:style w:type="character" w:customStyle="1" w:styleId="DNVGL-FigureCommentChar">
    <w:name w:val="DNVGL-FigureComment Char"/>
    <w:basedOn w:val="DefaultParagraphFont"/>
    <w:link w:val="DNVGL-FigureComment"/>
    <w:uiPriority w:val="99"/>
    <w:rsid w:val="00E30443"/>
    <w:rPr>
      <w:rFonts w:ascii="Verdana" w:eastAsiaTheme="minorEastAsia" w:hAnsi="Verdana" w:cs="Verdana"/>
      <w:sz w:val="13"/>
      <w:szCs w:val="18"/>
      <w:lang w:val="en-GB" w:eastAsia="zh-CN"/>
    </w:rPr>
  </w:style>
  <w:style w:type="paragraph" w:customStyle="1" w:styleId="DNVGL-TableComment">
    <w:name w:val="DNVGL-TableComment"/>
    <w:basedOn w:val="Normal"/>
    <w:link w:val="DNVGL-TableCommentChar"/>
    <w:uiPriority w:val="99"/>
    <w:rsid w:val="00E30443"/>
    <w:pPr>
      <w:keepLines/>
      <w:spacing w:after="180" w:line="240" w:lineRule="auto"/>
      <w:ind w:left="142" w:hanging="142"/>
      <w:contextualSpacing/>
    </w:pPr>
    <w:rPr>
      <w:rFonts w:ascii="Verdana" w:eastAsiaTheme="minorEastAsia" w:hAnsi="Verdana" w:cs="Verdana"/>
      <w:sz w:val="13"/>
      <w:szCs w:val="18"/>
      <w:lang w:val="en-GB" w:eastAsia="zh-CN"/>
    </w:rPr>
  </w:style>
  <w:style w:type="character" w:customStyle="1" w:styleId="DNVGL-TableCommentChar">
    <w:name w:val="DNVGL-TableComment Char"/>
    <w:basedOn w:val="DefaultParagraphFont"/>
    <w:link w:val="DNVGL-TableComment"/>
    <w:uiPriority w:val="99"/>
    <w:rsid w:val="00E30443"/>
    <w:rPr>
      <w:rFonts w:ascii="Verdana" w:eastAsiaTheme="minorEastAsia" w:hAnsi="Verdana" w:cs="Verdana"/>
      <w:sz w:val="13"/>
      <w:szCs w:val="18"/>
      <w:lang w:val="en-GB" w:eastAsia="zh-CN"/>
    </w:rPr>
  </w:style>
  <w:style w:type="paragraph" w:customStyle="1" w:styleId="DNVGL-TableText">
    <w:name w:val="DNVGL-TableText"/>
    <w:basedOn w:val="Normal"/>
    <w:link w:val="DNVGL-TableTextChar"/>
    <w:uiPriority w:val="99"/>
    <w:rsid w:val="00E30443"/>
    <w:pPr>
      <w:keepNext/>
      <w:keepLines/>
      <w:spacing w:before="20" w:after="20" w:line="240" w:lineRule="auto"/>
    </w:pPr>
    <w:rPr>
      <w:rFonts w:ascii="Verdana" w:eastAsiaTheme="minorEastAsia" w:hAnsi="Verdana" w:cs="Verdana"/>
      <w:sz w:val="16"/>
      <w:szCs w:val="18"/>
      <w:lang w:val="en-GB" w:eastAsia="zh-CN"/>
    </w:rPr>
  </w:style>
  <w:style w:type="character" w:customStyle="1" w:styleId="DNVGL-TableTextChar">
    <w:name w:val="DNVGL-TableText Char"/>
    <w:basedOn w:val="DefaultParagraphFont"/>
    <w:link w:val="DNVGL-TableText"/>
    <w:uiPriority w:val="99"/>
    <w:rsid w:val="00E30443"/>
    <w:rPr>
      <w:rFonts w:ascii="Verdana" w:eastAsiaTheme="minorEastAsia" w:hAnsi="Verdana" w:cs="Verdana"/>
      <w:sz w:val="16"/>
      <w:szCs w:val="18"/>
      <w:lang w:val="en-GB" w:eastAsia="zh-CN"/>
    </w:rPr>
  </w:style>
  <w:style w:type="paragraph" w:customStyle="1" w:styleId="DNVGL-TableHeadingText">
    <w:name w:val="DNVGL-TableHeadingText"/>
    <w:basedOn w:val="DNVGL-TableText"/>
    <w:link w:val="DNVGL-TableHeadingTextChar"/>
    <w:uiPriority w:val="99"/>
    <w:rsid w:val="00E30443"/>
    <w:rPr>
      <w:b/>
    </w:rPr>
  </w:style>
  <w:style w:type="character" w:customStyle="1" w:styleId="DNVGL-TableHeadingTextChar">
    <w:name w:val="DNVGL-TableHeadingText Char"/>
    <w:basedOn w:val="DefaultParagraphFont"/>
    <w:link w:val="DNVGL-TableHeadingText"/>
    <w:uiPriority w:val="99"/>
    <w:rsid w:val="00E30443"/>
    <w:rPr>
      <w:rFonts w:ascii="Verdana" w:eastAsiaTheme="minorEastAsia" w:hAnsi="Verdana" w:cs="Verdana"/>
      <w:b/>
      <w:sz w:val="16"/>
      <w:szCs w:val="18"/>
      <w:lang w:val="en-GB" w:eastAsia="zh-CN"/>
    </w:rPr>
  </w:style>
  <w:style w:type="paragraph" w:customStyle="1" w:styleId="DNVGL-TOCHeading">
    <w:name w:val="DNVGL-TOC Heading"/>
    <w:basedOn w:val="Normal"/>
    <w:next w:val="Normal"/>
    <w:link w:val="DNVGL-TOCHeadingChar"/>
    <w:uiPriority w:val="99"/>
    <w:rsid w:val="00E30443"/>
    <w:pPr>
      <w:keepNext/>
      <w:pageBreakBefore/>
      <w:spacing w:before="180" w:line="240" w:lineRule="auto"/>
      <w:outlineLvl w:val="0"/>
    </w:pPr>
    <w:rPr>
      <w:rFonts w:ascii="Verdana" w:eastAsiaTheme="minorEastAsia" w:hAnsi="Verdana" w:cs="Verdana"/>
      <w:sz w:val="26"/>
      <w:szCs w:val="18"/>
      <w:lang w:val="en-GB" w:eastAsia="zh-CN"/>
    </w:rPr>
  </w:style>
  <w:style w:type="character" w:customStyle="1" w:styleId="DNVGL-TOCHeadingChar">
    <w:name w:val="DNVGL-TOC Heading Char"/>
    <w:basedOn w:val="DefaultParagraphFont"/>
    <w:link w:val="DNVGL-TOCHeading"/>
    <w:uiPriority w:val="99"/>
    <w:rsid w:val="00E30443"/>
    <w:rPr>
      <w:rFonts w:ascii="Verdana" w:eastAsiaTheme="minorEastAsia" w:hAnsi="Verdana" w:cs="Verdana"/>
      <w:sz w:val="26"/>
      <w:szCs w:val="18"/>
      <w:lang w:val="en-GB" w:eastAsia="zh-CN"/>
    </w:rPr>
  </w:style>
  <w:style w:type="paragraph" w:customStyle="1" w:styleId="DNVGL-Cover-ProjectName">
    <w:name w:val="DNVGL-Cover-ProjectName"/>
    <w:basedOn w:val="Normal"/>
    <w:link w:val="DNVGL-Cover-ProjectNameChar"/>
    <w:uiPriority w:val="99"/>
    <w:rsid w:val="00E30443"/>
    <w:pPr>
      <w:keepNext/>
      <w:keepLines/>
      <w:spacing w:line="240" w:lineRule="auto"/>
      <w:contextualSpacing/>
    </w:pPr>
    <w:rPr>
      <w:rFonts w:ascii="Verdana" w:eastAsiaTheme="minorEastAsia" w:hAnsi="Verdana" w:cs="Verdana"/>
      <w:b/>
      <w:caps/>
      <w:noProof/>
      <w:color w:val="565655"/>
      <w:sz w:val="26"/>
      <w:szCs w:val="18"/>
      <w:lang w:val="en-GB" w:eastAsia="zh-CN"/>
    </w:rPr>
  </w:style>
  <w:style w:type="character" w:customStyle="1" w:styleId="DNVGL-Cover-ProjectNameChar">
    <w:name w:val="DNVGL-Cover-ProjectName Char"/>
    <w:basedOn w:val="DefaultParagraphFont"/>
    <w:link w:val="DNVGL-Cover-ProjectName"/>
    <w:uiPriority w:val="99"/>
    <w:rsid w:val="00E30443"/>
    <w:rPr>
      <w:rFonts w:ascii="Verdana" w:eastAsiaTheme="minorEastAsia" w:hAnsi="Verdana" w:cs="Verdana"/>
      <w:b/>
      <w:caps/>
      <w:noProof/>
      <w:color w:val="565655"/>
      <w:sz w:val="26"/>
      <w:szCs w:val="18"/>
      <w:lang w:val="en-GB" w:eastAsia="zh-CN"/>
    </w:rPr>
  </w:style>
  <w:style w:type="paragraph" w:customStyle="1" w:styleId="DNVGL-Cover-ReportTitle">
    <w:name w:val="DNVGL-Cover-ReportTitle"/>
    <w:basedOn w:val="Normal"/>
    <w:link w:val="DNVGL-Cover-ReportTitleChar"/>
    <w:uiPriority w:val="99"/>
    <w:rsid w:val="00E30443"/>
    <w:pPr>
      <w:keepNext/>
      <w:keepLines/>
      <w:spacing w:after="240" w:line="240" w:lineRule="auto"/>
      <w:contextualSpacing/>
    </w:pPr>
    <w:rPr>
      <w:rFonts w:ascii="Verdana" w:eastAsiaTheme="minorEastAsia" w:hAnsi="Verdana" w:cs="Verdana"/>
      <w:b/>
      <w:noProof/>
      <w:color w:val="00B1EC"/>
      <w:sz w:val="56"/>
      <w:szCs w:val="18"/>
      <w:lang w:val="en-GB" w:eastAsia="zh-CN"/>
    </w:rPr>
  </w:style>
  <w:style w:type="character" w:customStyle="1" w:styleId="DNVGL-Cover-ReportTitleChar">
    <w:name w:val="DNVGL-Cover-ReportTitle Char"/>
    <w:basedOn w:val="DefaultParagraphFont"/>
    <w:link w:val="DNVGL-Cover-ReportTitle"/>
    <w:uiPriority w:val="99"/>
    <w:rsid w:val="00E30443"/>
    <w:rPr>
      <w:rFonts w:ascii="Verdana" w:eastAsiaTheme="minorEastAsia" w:hAnsi="Verdana" w:cs="Verdana"/>
      <w:b/>
      <w:noProof/>
      <w:color w:val="00B1EC"/>
      <w:sz w:val="56"/>
      <w:szCs w:val="18"/>
      <w:lang w:val="en-GB" w:eastAsia="zh-CN"/>
    </w:rPr>
  </w:style>
  <w:style w:type="paragraph" w:customStyle="1" w:styleId="DNVGL-Cover-Company">
    <w:name w:val="DNVGL-Cover-Company"/>
    <w:basedOn w:val="Normal"/>
    <w:link w:val="DNVGL-Cover-CompanyChar"/>
    <w:uiPriority w:val="99"/>
    <w:rsid w:val="00E30443"/>
    <w:pPr>
      <w:keepNext/>
      <w:keepLines/>
      <w:spacing w:line="240" w:lineRule="auto"/>
      <w:contextualSpacing/>
    </w:pPr>
    <w:rPr>
      <w:rFonts w:ascii="Verdana" w:eastAsiaTheme="minorEastAsia" w:hAnsi="Verdana" w:cs="Verdana"/>
      <w:b/>
      <w:noProof/>
      <w:color w:val="565655"/>
      <w:sz w:val="28"/>
      <w:szCs w:val="18"/>
      <w:lang w:val="en-GB" w:eastAsia="zh-CN"/>
    </w:rPr>
  </w:style>
  <w:style w:type="character" w:customStyle="1" w:styleId="DNVGL-Cover-CompanyChar">
    <w:name w:val="DNVGL-Cover-Company Char"/>
    <w:basedOn w:val="DefaultParagraphFont"/>
    <w:link w:val="DNVGL-Cover-Company"/>
    <w:uiPriority w:val="99"/>
    <w:rsid w:val="00E30443"/>
    <w:rPr>
      <w:rFonts w:ascii="Verdana" w:eastAsiaTheme="minorEastAsia" w:hAnsi="Verdana" w:cs="Verdana"/>
      <w:b/>
      <w:noProof/>
      <w:color w:val="565655"/>
      <w:sz w:val="28"/>
      <w:szCs w:val="18"/>
      <w:lang w:val="en-GB" w:eastAsia="zh-CN"/>
    </w:rPr>
  </w:style>
  <w:style w:type="paragraph" w:styleId="Bibliography">
    <w:name w:val="Bibliography"/>
    <w:basedOn w:val="Normal"/>
    <w:next w:val="Normal"/>
    <w:uiPriority w:val="99"/>
    <w:semiHidden/>
    <w:unhideWhenUsed/>
    <w:rsid w:val="00E30443"/>
    <w:pPr>
      <w:spacing w:line="240" w:lineRule="auto"/>
    </w:pPr>
    <w:rPr>
      <w:rFonts w:ascii="Verdana" w:eastAsiaTheme="minorEastAsia" w:hAnsi="Verdana" w:cs="Verdana"/>
      <w:sz w:val="18"/>
      <w:szCs w:val="18"/>
      <w:lang w:val="en-GB" w:eastAsia="zh-CN"/>
    </w:rPr>
  </w:style>
  <w:style w:type="paragraph" w:styleId="BlockText">
    <w:name w:val="Block Text"/>
    <w:basedOn w:val="Normal"/>
    <w:uiPriority w:val="99"/>
    <w:semiHidden/>
    <w:unhideWhenUsed/>
    <w:rsid w:val="00E30443"/>
    <w:pPr>
      <w:pBdr>
        <w:top w:val="single" w:sz="2" w:space="10" w:color="003591" w:themeColor="accent1"/>
        <w:left w:val="single" w:sz="2" w:space="10" w:color="003591" w:themeColor="accent1"/>
        <w:bottom w:val="single" w:sz="2" w:space="10" w:color="003591" w:themeColor="accent1"/>
        <w:right w:val="single" w:sz="2" w:space="10" w:color="003591" w:themeColor="accent1"/>
      </w:pBdr>
      <w:spacing w:line="240" w:lineRule="auto"/>
      <w:ind w:left="1152" w:right="1152"/>
    </w:pPr>
    <w:rPr>
      <w:rFonts w:asciiTheme="minorHAnsi" w:eastAsiaTheme="minorEastAsia" w:hAnsiTheme="minorHAnsi" w:cstheme="minorBidi"/>
      <w:i/>
      <w:iCs/>
      <w:color w:val="003591" w:themeColor="accent1"/>
      <w:sz w:val="18"/>
      <w:szCs w:val="18"/>
      <w:lang w:val="en-GB" w:eastAsia="zh-CN"/>
    </w:rPr>
  </w:style>
  <w:style w:type="paragraph" w:styleId="BodyText2">
    <w:name w:val="Body Text 2"/>
    <w:basedOn w:val="Normal"/>
    <w:link w:val="BodyText2Char"/>
    <w:uiPriority w:val="99"/>
    <w:semiHidden/>
    <w:unhideWhenUsed/>
    <w:rsid w:val="00E30443"/>
    <w:pPr>
      <w:spacing w:after="120" w:line="480" w:lineRule="auto"/>
    </w:pPr>
    <w:rPr>
      <w:rFonts w:ascii="Verdana" w:eastAsiaTheme="minorEastAsia" w:hAnsi="Verdana" w:cs="Verdana"/>
      <w:sz w:val="18"/>
      <w:szCs w:val="18"/>
      <w:lang w:val="en-GB" w:eastAsia="zh-CN"/>
    </w:rPr>
  </w:style>
  <w:style w:type="character" w:customStyle="1" w:styleId="BodyText2Char">
    <w:name w:val="Body Text 2 Char"/>
    <w:basedOn w:val="DefaultParagraphFont"/>
    <w:link w:val="BodyText2"/>
    <w:uiPriority w:val="99"/>
    <w:semiHidden/>
    <w:rsid w:val="00E30443"/>
    <w:rPr>
      <w:rFonts w:ascii="Verdana" w:eastAsiaTheme="minorEastAsia" w:hAnsi="Verdana" w:cs="Verdana"/>
      <w:sz w:val="18"/>
      <w:szCs w:val="18"/>
      <w:lang w:val="en-GB" w:eastAsia="zh-CN"/>
    </w:rPr>
  </w:style>
  <w:style w:type="paragraph" w:styleId="BodyTextFirstIndent">
    <w:name w:val="Body Text First Indent"/>
    <w:basedOn w:val="BodyText"/>
    <w:link w:val="BodyTextFirstIndentChar"/>
    <w:uiPriority w:val="99"/>
    <w:semiHidden/>
    <w:unhideWhenUsed/>
    <w:rsid w:val="00E30443"/>
    <w:pPr>
      <w:spacing w:line="240" w:lineRule="auto"/>
      <w:ind w:firstLine="360"/>
    </w:pPr>
    <w:rPr>
      <w:rFonts w:ascii="Verdana" w:eastAsiaTheme="minorEastAsia" w:hAnsi="Verdana" w:cs="Verdana"/>
      <w:sz w:val="18"/>
      <w:szCs w:val="18"/>
      <w:lang w:val="en-GB" w:eastAsia="zh-CN"/>
    </w:rPr>
  </w:style>
  <w:style w:type="character" w:customStyle="1" w:styleId="BodyTextFirstIndentChar">
    <w:name w:val="Body Text First Indent Char"/>
    <w:basedOn w:val="BodyTextChar"/>
    <w:link w:val="BodyTextFirstIndent"/>
    <w:uiPriority w:val="99"/>
    <w:semiHidden/>
    <w:rsid w:val="00E30443"/>
    <w:rPr>
      <w:rFonts w:ascii="Verdana" w:eastAsiaTheme="minorEastAsia" w:hAnsi="Verdana" w:cs="Verdana"/>
      <w:sz w:val="18"/>
      <w:szCs w:val="18"/>
      <w:lang w:val="en-GB" w:eastAsia="zh-CN"/>
    </w:rPr>
  </w:style>
  <w:style w:type="paragraph" w:styleId="BodyTextFirstIndent2">
    <w:name w:val="Body Text First Indent 2"/>
    <w:basedOn w:val="BodyTextIndent"/>
    <w:link w:val="BodyTextFirstIndent2Char"/>
    <w:uiPriority w:val="99"/>
    <w:semiHidden/>
    <w:unhideWhenUsed/>
    <w:rsid w:val="00E30443"/>
    <w:pPr>
      <w:spacing w:after="0" w:line="240" w:lineRule="auto"/>
      <w:ind w:firstLine="360"/>
    </w:pPr>
    <w:rPr>
      <w:rFonts w:ascii="Verdana" w:eastAsiaTheme="minorEastAsia" w:hAnsi="Verdana" w:cs="Verdana"/>
      <w:sz w:val="18"/>
      <w:szCs w:val="18"/>
      <w:lang w:val="en-GB" w:eastAsia="zh-CN"/>
    </w:rPr>
  </w:style>
  <w:style w:type="character" w:customStyle="1" w:styleId="BodyTextFirstIndent2Char">
    <w:name w:val="Body Text First Indent 2 Char"/>
    <w:basedOn w:val="BodyTextIndentChar"/>
    <w:link w:val="BodyTextFirstIndent2"/>
    <w:uiPriority w:val="99"/>
    <w:semiHidden/>
    <w:rsid w:val="00E30443"/>
    <w:rPr>
      <w:rFonts w:ascii="Verdana" w:eastAsiaTheme="minorEastAsia" w:hAnsi="Verdana" w:cs="Verdana"/>
      <w:sz w:val="18"/>
      <w:szCs w:val="18"/>
      <w:lang w:val="en-GB" w:eastAsia="zh-CN"/>
    </w:rPr>
  </w:style>
  <w:style w:type="character" w:styleId="BookTitle">
    <w:name w:val="Book Title"/>
    <w:basedOn w:val="DefaultParagraphFont"/>
    <w:uiPriority w:val="99"/>
    <w:semiHidden/>
    <w:unhideWhenUsed/>
    <w:rsid w:val="00E30443"/>
    <w:rPr>
      <w:b/>
      <w:bCs/>
      <w:smallCaps/>
      <w:spacing w:val="5"/>
    </w:rPr>
  </w:style>
  <w:style w:type="paragraph" w:styleId="Closing">
    <w:name w:val="Closing"/>
    <w:basedOn w:val="Normal"/>
    <w:link w:val="ClosingChar"/>
    <w:uiPriority w:val="99"/>
    <w:semiHidden/>
    <w:unhideWhenUsed/>
    <w:rsid w:val="00E30443"/>
    <w:pPr>
      <w:spacing w:line="240" w:lineRule="auto"/>
      <w:ind w:left="4252"/>
    </w:pPr>
    <w:rPr>
      <w:rFonts w:ascii="Verdana" w:eastAsiaTheme="minorEastAsia" w:hAnsi="Verdana" w:cs="Verdana"/>
      <w:sz w:val="18"/>
      <w:szCs w:val="18"/>
      <w:lang w:val="en-GB" w:eastAsia="zh-CN"/>
    </w:rPr>
  </w:style>
  <w:style w:type="character" w:customStyle="1" w:styleId="ClosingChar">
    <w:name w:val="Closing Char"/>
    <w:basedOn w:val="DefaultParagraphFont"/>
    <w:link w:val="Closing"/>
    <w:uiPriority w:val="99"/>
    <w:semiHidden/>
    <w:rsid w:val="00E30443"/>
    <w:rPr>
      <w:rFonts w:ascii="Verdana" w:eastAsiaTheme="minorEastAsia" w:hAnsi="Verdana" w:cs="Verdana"/>
      <w:sz w:val="18"/>
      <w:szCs w:val="18"/>
      <w:lang w:val="en-GB" w:eastAsia="zh-CN"/>
    </w:rPr>
  </w:style>
  <w:style w:type="character" w:styleId="CommentReference">
    <w:name w:val="annotation reference"/>
    <w:basedOn w:val="DefaultParagraphFont"/>
    <w:uiPriority w:val="99"/>
    <w:unhideWhenUsed/>
    <w:rsid w:val="00E30443"/>
    <w:rPr>
      <w:sz w:val="16"/>
      <w:szCs w:val="16"/>
    </w:rPr>
  </w:style>
  <w:style w:type="character" w:styleId="Emphasis">
    <w:name w:val="Emphasis"/>
    <w:basedOn w:val="DefaultParagraphFont"/>
    <w:unhideWhenUsed/>
    <w:qFormat/>
    <w:rsid w:val="00E30443"/>
    <w:rPr>
      <w:i/>
      <w:iCs/>
    </w:rPr>
  </w:style>
  <w:style w:type="character" w:styleId="HTMLAcronym">
    <w:name w:val="HTML Acronym"/>
    <w:basedOn w:val="DefaultParagraphFont"/>
    <w:uiPriority w:val="99"/>
    <w:semiHidden/>
    <w:unhideWhenUsed/>
    <w:rsid w:val="00E30443"/>
  </w:style>
  <w:style w:type="character" w:styleId="HTMLCode">
    <w:name w:val="HTML Code"/>
    <w:basedOn w:val="DefaultParagraphFont"/>
    <w:uiPriority w:val="99"/>
    <w:semiHidden/>
    <w:unhideWhenUsed/>
    <w:rsid w:val="00E30443"/>
    <w:rPr>
      <w:rFonts w:ascii="Consolas" w:hAnsi="Consolas" w:cs="Consolas"/>
      <w:sz w:val="20"/>
      <w:szCs w:val="20"/>
    </w:rPr>
  </w:style>
  <w:style w:type="character" w:styleId="HTMLDefinition">
    <w:name w:val="HTML Definition"/>
    <w:basedOn w:val="DefaultParagraphFont"/>
    <w:uiPriority w:val="99"/>
    <w:semiHidden/>
    <w:unhideWhenUsed/>
    <w:rsid w:val="00E30443"/>
    <w:rPr>
      <w:i/>
      <w:iCs/>
    </w:rPr>
  </w:style>
  <w:style w:type="character" w:styleId="HTMLKeyboard">
    <w:name w:val="HTML Keyboard"/>
    <w:basedOn w:val="DefaultParagraphFont"/>
    <w:uiPriority w:val="99"/>
    <w:semiHidden/>
    <w:unhideWhenUsed/>
    <w:rsid w:val="00E30443"/>
    <w:rPr>
      <w:rFonts w:ascii="Consolas" w:hAnsi="Consolas" w:cs="Consolas"/>
      <w:sz w:val="20"/>
      <w:szCs w:val="20"/>
    </w:rPr>
  </w:style>
  <w:style w:type="paragraph" w:styleId="HTMLPreformatted">
    <w:name w:val="HTML Preformatted"/>
    <w:basedOn w:val="Normal"/>
    <w:link w:val="HTMLPreformattedChar"/>
    <w:uiPriority w:val="99"/>
    <w:unhideWhenUsed/>
    <w:rsid w:val="00E30443"/>
    <w:pPr>
      <w:spacing w:line="240" w:lineRule="auto"/>
    </w:pPr>
    <w:rPr>
      <w:rFonts w:ascii="Consolas" w:eastAsiaTheme="minorEastAsia" w:hAnsi="Consolas" w:cs="Consolas"/>
      <w:sz w:val="20"/>
      <w:szCs w:val="20"/>
      <w:lang w:val="en-GB" w:eastAsia="zh-CN"/>
    </w:rPr>
  </w:style>
  <w:style w:type="character" w:customStyle="1" w:styleId="HTMLPreformattedChar">
    <w:name w:val="HTML Preformatted Char"/>
    <w:basedOn w:val="DefaultParagraphFont"/>
    <w:link w:val="HTMLPreformatted"/>
    <w:uiPriority w:val="99"/>
    <w:rsid w:val="00E30443"/>
    <w:rPr>
      <w:rFonts w:ascii="Consolas" w:eastAsiaTheme="minorEastAsia" w:hAnsi="Consolas" w:cs="Consolas"/>
      <w:sz w:val="20"/>
      <w:szCs w:val="20"/>
      <w:lang w:val="en-GB" w:eastAsia="zh-CN"/>
    </w:rPr>
  </w:style>
  <w:style w:type="character" w:styleId="HTMLSample">
    <w:name w:val="HTML Sample"/>
    <w:basedOn w:val="DefaultParagraphFont"/>
    <w:uiPriority w:val="99"/>
    <w:semiHidden/>
    <w:unhideWhenUsed/>
    <w:rsid w:val="00E30443"/>
    <w:rPr>
      <w:rFonts w:ascii="Consolas" w:hAnsi="Consolas" w:cs="Consolas"/>
      <w:sz w:val="24"/>
      <w:szCs w:val="24"/>
    </w:rPr>
  </w:style>
  <w:style w:type="character" w:styleId="HTMLTypewriter">
    <w:name w:val="HTML Typewriter"/>
    <w:basedOn w:val="DefaultParagraphFont"/>
    <w:uiPriority w:val="99"/>
    <w:semiHidden/>
    <w:unhideWhenUsed/>
    <w:rsid w:val="00E30443"/>
    <w:rPr>
      <w:rFonts w:ascii="Consolas" w:hAnsi="Consolas" w:cs="Consolas"/>
      <w:sz w:val="20"/>
      <w:szCs w:val="20"/>
    </w:rPr>
  </w:style>
  <w:style w:type="character" w:styleId="HTMLVariable">
    <w:name w:val="HTML Variable"/>
    <w:basedOn w:val="DefaultParagraphFont"/>
    <w:uiPriority w:val="99"/>
    <w:semiHidden/>
    <w:unhideWhenUsed/>
    <w:rsid w:val="00E30443"/>
    <w:rPr>
      <w:i/>
      <w:iCs/>
    </w:rPr>
  </w:style>
  <w:style w:type="character" w:styleId="IntenseEmphasis">
    <w:name w:val="Intense Emphasis"/>
    <w:basedOn w:val="DefaultParagraphFont"/>
    <w:uiPriority w:val="21"/>
    <w:unhideWhenUsed/>
    <w:qFormat/>
    <w:rsid w:val="00E30443"/>
    <w:rPr>
      <w:b/>
      <w:bCs/>
      <w:i/>
      <w:iCs/>
      <w:color w:val="003591" w:themeColor="accent1"/>
    </w:rPr>
  </w:style>
  <w:style w:type="paragraph" w:styleId="IntenseQuote">
    <w:name w:val="Intense Quote"/>
    <w:basedOn w:val="Normal"/>
    <w:next w:val="Normal"/>
    <w:link w:val="IntenseQuoteChar"/>
    <w:uiPriority w:val="99"/>
    <w:semiHidden/>
    <w:unhideWhenUsed/>
    <w:rsid w:val="00E30443"/>
    <w:pPr>
      <w:pBdr>
        <w:bottom w:val="single" w:sz="4" w:space="4" w:color="003591" w:themeColor="accent1"/>
      </w:pBdr>
      <w:spacing w:before="200" w:after="280" w:line="240" w:lineRule="auto"/>
      <w:ind w:left="936" w:right="936"/>
    </w:pPr>
    <w:rPr>
      <w:rFonts w:ascii="Verdana" w:eastAsiaTheme="minorEastAsia" w:hAnsi="Verdana" w:cs="Verdana"/>
      <w:b/>
      <w:bCs/>
      <w:i/>
      <w:iCs/>
      <w:color w:val="003591" w:themeColor="accent1"/>
      <w:sz w:val="18"/>
      <w:szCs w:val="18"/>
      <w:lang w:val="en-GB" w:eastAsia="zh-CN"/>
    </w:rPr>
  </w:style>
  <w:style w:type="character" w:customStyle="1" w:styleId="IntenseQuoteChar">
    <w:name w:val="Intense Quote Char"/>
    <w:basedOn w:val="DefaultParagraphFont"/>
    <w:link w:val="IntenseQuote"/>
    <w:uiPriority w:val="99"/>
    <w:rsid w:val="00E30443"/>
    <w:rPr>
      <w:rFonts w:ascii="Verdana" w:eastAsiaTheme="minorEastAsia" w:hAnsi="Verdana" w:cs="Verdana"/>
      <w:b/>
      <w:bCs/>
      <w:i/>
      <w:iCs/>
      <w:color w:val="003591" w:themeColor="accent1"/>
      <w:sz w:val="18"/>
      <w:szCs w:val="18"/>
      <w:lang w:val="en-GB" w:eastAsia="zh-CN"/>
    </w:rPr>
  </w:style>
  <w:style w:type="character" w:styleId="IntenseReference">
    <w:name w:val="Intense Reference"/>
    <w:basedOn w:val="DefaultParagraphFont"/>
    <w:uiPriority w:val="32"/>
    <w:unhideWhenUsed/>
    <w:qFormat/>
    <w:rsid w:val="00E30443"/>
    <w:rPr>
      <w:b/>
      <w:bCs/>
      <w:smallCaps/>
      <w:color w:val="3F9C35" w:themeColor="accent2"/>
      <w:spacing w:val="5"/>
      <w:u w:val="single"/>
    </w:rPr>
  </w:style>
  <w:style w:type="character" w:styleId="LineNumber">
    <w:name w:val="line number"/>
    <w:basedOn w:val="DefaultParagraphFont"/>
    <w:uiPriority w:val="99"/>
    <w:semiHidden/>
    <w:unhideWhenUsed/>
    <w:rsid w:val="00E30443"/>
  </w:style>
  <w:style w:type="paragraph" w:styleId="MacroText">
    <w:name w:val="macro"/>
    <w:link w:val="MacroTextChar"/>
    <w:uiPriority w:val="99"/>
    <w:semiHidden/>
    <w:unhideWhenUsed/>
    <w:rsid w:val="00E30443"/>
    <w:pPr>
      <w:tabs>
        <w:tab w:val="left" w:pos="480"/>
        <w:tab w:val="left" w:pos="960"/>
        <w:tab w:val="left" w:pos="1440"/>
        <w:tab w:val="left" w:pos="1920"/>
        <w:tab w:val="left" w:pos="2400"/>
        <w:tab w:val="left" w:pos="2880"/>
        <w:tab w:val="left" w:pos="3360"/>
        <w:tab w:val="left" w:pos="3840"/>
        <w:tab w:val="left" w:pos="4320"/>
      </w:tabs>
      <w:spacing w:line="240" w:lineRule="auto"/>
    </w:pPr>
    <w:rPr>
      <w:rFonts w:ascii="Consolas" w:eastAsiaTheme="minorEastAsia" w:hAnsi="Consolas" w:cs="Consolas"/>
      <w:sz w:val="20"/>
      <w:szCs w:val="20"/>
      <w:lang w:val="en-GB" w:eastAsia="zh-CN"/>
    </w:rPr>
  </w:style>
  <w:style w:type="character" w:customStyle="1" w:styleId="MacroTextChar">
    <w:name w:val="Macro Text Char"/>
    <w:basedOn w:val="DefaultParagraphFont"/>
    <w:link w:val="MacroText"/>
    <w:uiPriority w:val="99"/>
    <w:semiHidden/>
    <w:rsid w:val="00E30443"/>
    <w:rPr>
      <w:rFonts w:ascii="Consolas" w:eastAsiaTheme="minorEastAsia" w:hAnsi="Consolas" w:cs="Consolas"/>
      <w:sz w:val="20"/>
      <w:szCs w:val="20"/>
      <w:lang w:val="en-GB" w:eastAsia="zh-CN"/>
    </w:rPr>
  </w:style>
  <w:style w:type="paragraph" w:styleId="NoSpacing">
    <w:name w:val="No Spacing"/>
    <w:uiPriority w:val="99"/>
    <w:unhideWhenUsed/>
    <w:rsid w:val="00E30443"/>
    <w:pPr>
      <w:spacing w:line="240" w:lineRule="auto"/>
    </w:pPr>
    <w:rPr>
      <w:rFonts w:ascii="Verdana" w:eastAsiaTheme="minorEastAsia" w:hAnsi="Verdana" w:cs="Verdana"/>
      <w:sz w:val="18"/>
      <w:szCs w:val="18"/>
      <w:lang w:val="en-GB" w:eastAsia="zh-CN"/>
    </w:rPr>
  </w:style>
  <w:style w:type="paragraph" w:styleId="NoteHeading">
    <w:name w:val="Note Heading"/>
    <w:basedOn w:val="Normal"/>
    <w:next w:val="Normal"/>
    <w:link w:val="NoteHeadingChar"/>
    <w:uiPriority w:val="99"/>
    <w:semiHidden/>
    <w:unhideWhenUsed/>
    <w:rsid w:val="00E30443"/>
    <w:pPr>
      <w:spacing w:line="240" w:lineRule="auto"/>
    </w:pPr>
    <w:rPr>
      <w:rFonts w:ascii="Verdana" w:eastAsiaTheme="minorEastAsia" w:hAnsi="Verdana" w:cs="Verdana"/>
      <w:sz w:val="18"/>
      <w:szCs w:val="18"/>
      <w:lang w:val="en-GB" w:eastAsia="zh-CN"/>
    </w:rPr>
  </w:style>
  <w:style w:type="character" w:customStyle="1" w:styleId="NoteHeadingChar">
    <w:name w:val="Note Heading Char"/>
    <w:basedOn w:val="DefaultParagraphFont"/>
    <w:link w:val="NoteHeading"/>
    <w:uiPriority w:val="99"/>
    <w:semiHidden/>
    <w:rsid w:val="00E30443"/>
    <w:rPr>
      <w:rFonts w:ascii="Verdana" w:eastAsiaTheme="minorEastAsia" w:hAnsi="Verdana" w:cs="Verdana"/>
      <w:sz w:val="18"/>
      <w:szCs w:val="18"/>
      <w:lang w:val="en-GB" w:eastAsia="zh-CN"/>
    </w:rPr>
  </w:style>
  <w:style w:type="paragraph" w:styleId="PlainText">
    <w:name w:val="Plain Text"/>
    <w:basedOn w:val="Normal"/>
    <w:link w:val="PlainTextChar"/>
    <w:uiPriority w:val="99"/>
    <w:unhideWhenUsed/>
    <w:rsid w:val="00E30443"/>
    <w:pPr>
      <w:spacing w:line="240" w:lineRule="auto"/>
    </w:pPr>
    <w:rPr>
      <w:rFonts w:ascii="Consolas" w:eastAsiaTheme="minorEastAsia" w:hAnsi="Consolas" w:cs="Consolas"/>
      <w:sz w:val="21"/>
      <w:szCs w:val="21"/>
      <w:lang w:val="en-GB" w:eastAsia="zh-CN"/>
    </w:rPr>
  </w:style>
  <w:style w:type="character" w:customStyle="1" w:styleId="PlainTextChar">
    <w:name w:val="Plain Text Char"/>
    <w:basedOn w:val="DefaultParagraphFont"/>
    <w:link w:val="PlainText"/>
    <w:uiPriority w:val="99"/>
    <w:rsid w:val="00E30443"/>
    <w:rPr>
      <w:rFonts w:ascii="Consolas" w:eastAsiaTheme="minorEastAsia" w:hAnsi="Consolas" w:cs="Consolas"/>
      <w:sz w:val="21"/>
      <w:szCs w:val="21"/>
      <w:lang w:val="en-GB" w:eastAsia="zh-CN"/>
    </w:rPr>
  </w:style>
  <w:style w:type="paragraph" w:styleId="Quote">
    <w:name w:val="Quote"/>
    <w:basedOn w:val="Normal"/>
    <w:next w:val="Normal"/>
    <w:link w:val="QuoteChar"/>
    <w:uiPriority w:val="99"/>
    <w:semiHidden/>
    <w:unhideWhenUsed/>
    <w:rsid w:val="00E30443"/>
    <w:pPr>
      <w:spacing w:line="240" w:lineRule="auto"/>
    </w:pPr>
    <w:rPr>
      <w:rFonts w:ascii="Verdana" w:eastAsiaTheme="minorEastAsia" w:hAnsi="Verdana" w:cs="Verdana"/>
      <w:i/>
      <w:iCs/>
      <w:color w:val="000000" w:themeColor="text1"/>
      <w:sz w:val="18"/>
      <w:szCs w:val="18"/>
      <w:lang w:val="en-GB" w:eastAsia="zh-CN"/>
    </w:rPr>
  </w:style>
  <w:style w:type="character" w:customStyle="1" w:styleId="QuoteChar">
    <w:name w:val="Quote Char"/>
    <w:basedOn w:val="DefaultParagraphFont"/>
    <w:link w:val="Quote"/>
    <w:uiPriority w:val="99"/>
    <w:rsid w:val="00E30443"/>
    <w:rPr>
      <w:rFonts w:ascii="Verdana" w:eastAsiaTheme="minorEastAsia" w:hAnsi="Verdana" w:cs="Verdana"/>
      <w:i/>
      <w:iCs/>
      <w:color w:val="000000" w:themeColor="text1"/>
      <w:sz w:val="18"/>
      <w:szCs w:val="18"/>
      <w:lang w:val="en-GB" w:eastAsia="zh-CN"/>
    </w:rPr>
  </w:style>
  <w:style w:type="paragraph" w:styleId="Salutation">
    <w:name w:val="Salutation"/>
    <w:basedOn w:val="Normal"/>
    <w:next w:val="Normal"/>
    <w:link w:val="SalutationChar"/>
    <w:uiPriority w:val="99"/>
    <w:semiHidden/>
    <w:unhideWhenUsed/>
    <w:rsid w:val="00E30443"/>
    <w:pPr>
      <w:spacing w:line="240" w:lineRule="auto"/>
    </w:pPr>
    <w:rPr>
      <w:rFonts w:ascii="Verdana" w:eastAsiaTheme="minorEastAsia" w:hAnsi="Verdana" w:cs="Verdana"/>
      <w:sz w:val="18"/>
      <w:szCs w:val="18"/>
      <w:lang w:val="en-GB" w:eastAsia="zh-CN"/>
    </w:rPr>
  </w:style>
  <w:style w:type="character" w:customStyle="1" w:styleId="SalutationChar">
    <w:name w:val="Salutation Char"/>
    <w:basedOn w:val="DefaultParagraphFont"/>
    <w:link w:val="Salutation"/>
    <w:uiPriority w:val="99"/>
    <w:semiHidden/>
    <w:rsid w:val="00E30443"/>
    <w:rPr>
      <w:rFonts w:ascii="Verdana" w:eastAsiaTheme="minorEastAsia" w:hAnsi="Verdana" w:cs="Verdana"/>
      <w:sz w:val="18"/>
      <w:szCs w:val="18"/>
      <w:lang w:val="en-GB" w:eastAsia="zh-CN"/>
    </w:rPr>
  </w:style>
  <w:style w:type="paragraph" w:styleId="Signature">
    <w:name w:val="Signature"/>
    <w:basedOn w:val="Normal"/>
    <w:link w:val="SignatureChar"/>
    <w:uiPriority w:val="99"/>
    <w:semiHidden/>
    <w:unhideWhenUsed/>
    <w:rsid w:val="00E30443"/>
    <w:pPr>
      <w:spacing w:line="240" w:lineRule="auto"/>
      <w:ind w:left="4252"/>
    </w:pPr>
    <w:rPr>
      <w:rFonts w:ascii="Verdana" w:eastAsiaTheme="minorEastAsia" w:hAnsi="Verdana" w:cs="Verdana"/>
      <w:sz w:val="18"/>
      <w:szCs w:val="18"/>
      <w:lang w:val="en-GB" w:eastAsia="zh-CN"/>
    </w:rPr>
  </w:style>
  <w:style w:type="character" w:customStyle="1" w:styleId="SignatureChar">
    <w:name w:val="Signature Char"/>
    <w:basedOn w:val="DefaultParagraphFont"/>
    <w:link w:val="Signature"/>
    <w:uiPriority w:val="99"/>
    <w:semiHidden/>
    <w:rsid w:val="00E30443"/>
    <w:rPr>
      <w:rFonts w:ascii="Verdana" w:eastAsiaTheme="minorEastAsia" w:hAnsi="Verdana" w:cs="Verdana"/>
      <w:sz w:val="18"/>
      <w:szCs w:val="18"/>
      <w:lang w:val="en-GB" w:eastAsia="zh-CN"/>
    </w:rPr>
  </w:style>
  <w:style w:type="character" w:styleId="Strong">
    <w:name w:val="Strong"/>
    <w:basedOn w:val="DefaultParagraphFont"/>
    <w:uiPriority w:val="99"/>
    <w:unhideWhenUsed/>
    <w:rsid w:val="00E30443"/>
    <w:rPr>
      <w:b/>
      <w:bCs/>
    </w:rPr>
  </w:style>
  <w:style w:type="character" w:styleId="SubtleEmphasis">
    <w:name w:val="Subtle Emphasis"/>
    <w:basedOn w:val="DefaultParagraphFont"/>
    <w:uiPriority w:val="19"/>
    <w:unhideWhenUsed/>
    <w:qFormat/>
    <w:rsid w:val="00E30443"/>
    <w:rPr>
      <w:i/>
      <w:iCs/>
      <w:color w:val="808080" w:themeColor="text1" w:themeTint="7F"/>
    </w:rPr>
  </w:style>
  <w:style w:type="character" w:styleId="SubtleReference">
    <w:name w:val="Subtle Reference"/>
    <w:basedOn w:val="DefaultParagraphFont"/>
    <w:uiPriority w:val="99"/>
    <w:semiHidden/>
    <w:unhideWhenUsed/>
    <w:rsid w:val="00E30443"/>
    <w:rPr>
      <w:smallCaps/>
      <w:color w:val="3F9C35" w:themeColor="accent2"/>
      <w:u w:val="single"/>
    </w:rPr>
  </w:style>
  <w:style w:type="paragraph" w:styleId="TableofAuthorities">
    <w:name w:val="table of authorities"/>
    <w:basedOn w:val="Normal"/>
    <w:next w:val="Normal"/>
    <w:uiPriority w:val="99"/>
    <w:unhideWhenUsed/>
    <w:rsid w:val="00E30443"/>
    <w:pPr>
      <w:spacing w:line="240" w:lineRule="auto"/>
      <w:ind w:left="180" w:hanging="180"/>
    </w:pPr>
    <w:rPr>
      <w:rFonts w:ascii="Verdana" w:eastAsiaTheme="minorEastAsia" w:hAnsi="Verdana" w:cs="Verdana"/>
      <w:sz w:val="18"/>
      <w:szCs w:val="18"/>
      <w:lang w:val="en-GB" w:eastAsia="zh-CN"/>
    </w:rPr>
  </w:style>
  <w:style w:type="numbering" w:styleId="111111">
    <w:name w:val="Outline List 2"/>
    <w:basedOn w:val="NoList"/>
    <w:uiPriority w:val="99"/>
    <w:unhideWhenUsed/>
    <w:rsid w:val="00E30443"/>
    <w:pPr>
      <w:numPr>
        <w:numId w:val="20"/>
      </w:numPr>
    </w:pPr>
  </w:style>
  <w:style w:type="numbering" w:styleId="1ai">
    <w:name w:val="Outline List 1"/>
    <w:basedOn w:val="NoList"/>
    <w:uiPriority w:val="99"/>
    <w:unhideWhenUsed/>
    <w:rsid w:val="00E30443"/>
    <w:pPr>
      <w:numPr>
        <w:numId w:val="21"/>
      </w:numPr>
    </w:pPr>
  </w:style>
  <w:style w:type="numbering" w:styleId="ArticleSection">
    <w:name w:val="Outline List 3"/>
    <w:basedOn w:val="NoList"/>
    <w:uiPriority w:val="99"/>
    <w:unhideWhenUsed/>
    <w:rsid w:val="00E30443"/>
    <w:pPr>
      <w:numPr>
        <w:numId w:val="22"/>
      </w:numPr>
    </w:pPr>
  </w:style>
  <w:style w:type="table" w:styleId="ColorfulGrid">
    <w:name w:val="Colorful Grid"/>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6D0FF" w:themeFill="accent1" w:themeFillTint="33"/>
    </w:tcPr>
    <w:tblStylePr w:type="firstRow">
      <w:rPr>
        <w:b/>
        <w:bCs/>
      </w:rPr>
      <w:tblPr/>
      <w:tcPr>
        <w:shd w:val="clear" w:color="auto" w:fill="6DA2FF" w:themeFill="accent1" w:themeFillTint="66"/>
      </w:tcPr>
    </w:tblStylePr>
    <w:tblStylePr w:type="lastRow">
      <w:rPr>
        <w:b/>
        <w:bCs/>
        <w:color w:val="000000" w:themeColor="text1"/>
      </w:rPr>
      <w:tblPr/>
      <w:tcPr>
        <w:shd w:val="clear" w:color="auto" w:fill="6DA2FF" w:themeFill="accent1" w:themeFillTint="66"/>
      </w:tcPr>
    </w:tblStylePr>
    <w:tblStylePr w:type="firstCol">
      <w:rPr>
        <w:color w:val="FFFFFF" w:themeColor="background1"/>
      </w:rPr>
      <w:tblPr/>
      <w:tcPr>
        <w:shd w:val="clear" w:color="auto" w:fill="00276C" w:themeFill="accent1" w:themeFillShade="BF"/>
      </w:tcPr>
    </w:tblStylePr>
    <w:tblStylePr w:type="lastCol">
      <w:rPr>
        <w:color w:val="FFFFFF" w:themeColor="background1"/>
      </w:rPr>
      <w:tblPr/>
      <w:tcPr>
        <w:shd w:val="clear" w:color="auto" w:fill="00276C" w:themeFill="accent1" w:themeFillShade="BF"/>
      </w:tcPr>
    </w:tblStylePr>
    <w:tblStylePr w:type="band1Vert">
      <w:tblPr/>
      <w:tcPr>
        <w:shd w:val="clear" w:color="auto" w:fill="498BFF" w:themeFill="accent1" w:themeFillTint="7F"/>
      </w:tcPr>
    </w:tblStylePr>
    <w:tblStylePr w:type="band1Horz">
      <w:tblPr/>
      <w:tcPr>
        <w:shd w:val="clear" w:color="auto" w:fill="498BFF" w:themeFill="accent1" w:themeFillTint="7F"/>
      </w:tcPr>
    </w:tblStylePr>
  </w:style>
  <w:style w:type="table" w:styleId="ColorfulGrid-Accent2">
    <w:name w:val="Colorful Grid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4EFD1" w:themeFill="accent2" w:themeFillTint="33"/>
    </w:tcPr>
    <w:tblStylePr w:type="firstRow">
      <w:rPr>
        <w:b/>
        <w:bCs/>
      </w:rPr>
      <w:tblPr/>
      <w:tcPr>
        <w:shd w:val="clear" w:color="auto" w:fill="AAE0A4" w:themeFill="accent2" w:themeFillTint="66"/>
      </w:tcPr>
    </w:tblStylePr>
    <w:tblStylePr w:type="lastRow">
      <w:rPr>
        <w:b/>
        <w:bCs/>
        <w:color w:val="000000" w:themeColor="text1"/>
      </w:rPr>
      <w:tblPr/>
      <w:tcPr>
        <w:shd w:val="clear" w:color="auto" w:fill="AAE0A4" w:themeFill="accent2" w:themeFillTint="66"/>
      </w:tcPr>
    </w:tblStylePr>
    <w:tblStylePr w:type="firstCol">
      <w:rPr>
        <w:color w:val="FFFFFF" w:themeColor="background1"/>
      </w:rPr>
      <w:tblPr/>
      <w:tcPr>
        <w:shd w:val="clear" w:color="auto" w:fill="2E7427" w:themeFill="accent2" w:themeFillShade="BF"/>
      </w:tcPr>
    </w:tblStylePr>
    <w:tblStylePr w:type="lastCol">
      <w:rPr>
        <w:color w:val="FFFFFF" w:themeColor="background1"/>
      </w:rPr>
      <w:tblPr/>
      <w:tcPr>
        <w:shd w:val="clear" w:color="auto" w:fill="2E7427" w:themeFill="accent2" w:themeFillShade="BF"/>
      </w:tcPr>
    </w:tblStylePr>
    <w:tblStylePr w:type="band1Vert">
      <w:tblPr/>
      <w:tcPr>
        <w:shd w:val="clear" w:color="auto" w:fill="95D98F" w:themeFill="accent2" w:themeFillTint="7F"/>
      </w:tcPr>
    </w:tblStylePr>
    <w:tblStylePr w:type="band1Horz">
      <w:tblPr/>
      <w:tcPr>
        <w:shd w:val="clear" w:color="auto" w:fill="95D98F" w:themeFill="accent2" w:themeFillTint="7F"/>
      </w:tcPr>
    </w:tblStylePr>
  </w:style>
  <w:style w:type="table" w:styleId="ColorfulGrid-Accent3">
    <w:name w:val="Colorful Grid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6FC" w:themeFill="accent3" w:themeFillTint="33"/>
    </w:tcPr>
    <w:tblStylePr w:type="firstRow">
      <w:rPr>
        <w:b/>
        <w:bCs/>
      </w:rPr>
      <w:tblPr/>
      <w:tcPr>
        <w:shd w:val="clear" w:color="auto" w:fill="D6EEF9" w:themeFill="accent3" w:themeFillTint="66"/>
      </w:tcPr>
    </w:tblStylePr>
    <w:tblStylePr w:type="lastRow">
      <w:rPr>
        <w:b/>
        <w:bCs/>
        <w:color w:val="000000" w:themeColor="text1"/>
      </w:rPr>
      <w:tblPr/>
      <w:tcPr>
        <w:shd w:val="clear" w:color="auto" w:fill="D6EEF9" w:themeFill="accent3" w:themeFillTint="66"/>
      </w:tcPr>
    </w:tblStylePr>
    <w:tblStylePr w:type="firstCol">
      <w:rPr>
        <w:color w:val="FFFFFF" w:themeColor="background1"/>
      </w:rPr>
      <w:tblPr/>
      <w:tcPr>
        <w:shd w:val="clear" w:color="auto" w:fill="43B2E3" w:themeFill="accent3" w:themeFillShade="BF"/>
      </w:tcPr>
    </w:tblStylePr>
    <w:tblStylePr w:type="lastCol">
      <w:rPr>
        <w:color w:val="FFFFFF" w:themeColor="background1"/>
      </w:rPr>
      <w:tblPr/>
      <w:tcPr>
        <w:shd w:val="clear" w:color="auto" w:fill="43B2E3" w:themeFill="accent3" w:themeFillShade="BF"/>
      </w:tcPr>
    </w:tblStylePr>
    <w:tblStylePr w:type="band1Vert">
      <w:tblPr/>
      <w:tcPr>
        <w:shd w:val="clear" w:color="auto" w:fill="CCEAF7" w:themeFill="accent3" w:themeFillTint="7F"/>
      </w:tcPr>
    </w:tblStylePr>
    <w:tblStylePr w:type="band1Horz">
      <w:tblPr/>
      <w:tcPr>
        <w:shd w:val="clear" w:color="auto" w:fill="CCEAF7" w:themeFill="accent3" w:themeFillTint="7F"/>
      </w:tcPr>
    </w:tblStylePr>
  </w:style>
  <w:style w:type="table" w:styleId="ColorfulGrid-Accent4">
    <w:name w:val="Colorful Grid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9C8F1" w:themeFill="accent4" w:themeFillTint="33"/>
    </w:tcPr>
    <w:tblStylePr w:type="firstRow">
      <w:rPr>
        <w:b/>
        <w:bCs/>
      </w:rPr>
      <w:tblPr/>
      <w:tcPr>
        <w:shd w:val="clear" w:color="auto" w:fill="7392E3" w:themeFill="accent4" w:themeFillTint="66"/>
      </w:tcPr>
    </w:tblStylePr>
    <w:tblStylePr w:type="lastRow">
      <w:rPr>
        <w:b/>
        <w:bCs/>
        <w:color w:val="000000" w:themeColor="text1"/>
      </w:rPr>
      <w:tblPr/>
      <w:tcPr>
        <w:shd w:val="clear" w:color="auto" w:fill="7392E3" w:themeFill="accent4" w:themeFillTint="66"/>
      </w:tcPr>
    </w:tblStylePr>
    <w:tblStylePr w:type="firstCol">
      <w:rPr>
        <w:color w:val="FFFFFF" w:themeColor="background1"/>
      </w:rPr>
      <w:tblPr/>
      <w:tcPr>
        <w:shd w:val="clear" w:color="auto" w:fill="0B1738" w:themeFill="accent4" w:themeFillShade="BF"/>
      </w:tcPr>
    </w:tblStylePr>
    <w:tblStylePr w:type="lastCol">
      <w:rPr>
        <w:color w:val="FFFFFF" w:themeColor="background1"/>
      </w:rPr>
      <w:tblPr/>
      <w:tcPr>
        <w:shd w:val="clear" w:color="auto" w:fill="0B1738" w:themeFill="accent4" w:themeFillShade="BF"/>
      </w:tcPr>
    </w:tblStylePr>
    <w:tblStylePr w:type="band1Vert">
      <w:tblPr/>
      <w:tcPr>
        <w:shd w:val="clear" w:color="auto" w:fill="5077DC" w:themeFill="accent4" w:themeFillTint="7F"/>
      </w:tcPr>
    </w:tblStylePr>
    <w:tblStylePr w:type="band1Horz">
      <w:tblPr/>
      <w:tcPr>
        <w:shd w:val="clear" w:color="auto" w:fill="5077DC" w:themeFill="accent4" w:themeFillTint="7F"/>
      </w:tcPr>
    </w:tblStylePr>
  </w:style>
  <w:style w:type="table" w:styleId="ColorfulGrid-Accent5">
    <w:name w:val="Colorful Grid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4EEFF" w:themeFill="accent5" w:themeFillTint="33"/>
    </w:tcPr>
    <w:tblStylePr w:type="firstRow">
      <w:rPr>
        <w:b/>
        <w:bCs/>
      </w:rPr>
      <w:tblPr/>
      <w:tcPr>
        <w:shd w:val="clear" w:color="auto" w:fill="8ADEFF" w:themeFill="accent5" w:themeFillTint="66"/>
      </w:tcPr>
    </w:tblStylePr>
    <w:tblStylePr w:type="lastRow">
      <w:rPr>
        <w:b/>
        <w:bCs/>
        <w:color w:val="000000" w:themeColor="text1"/>
      </w:rPr>
      <w:tblPr/>
      <w:tcPr>
        <w:shd w:val="clear" w:color="auto" w:fill="8ADEFF" w:themeFill="accent5" w:themeFillTint="66"/>
      </w:tcPr>
    </w:tblStylePr>
    <w:tblStylePr w:type="firstCol">
      <w:rPr>
        <w:color w:val="FFFFFF" w:themeColor="background1"/>
      </w:rPr>
      <w:tblPr/>
      <w:tcPr>
        <w:shd w:val="clear" w:color="auto" w:fill="0076A3" w:themeFill="accent5" w:themeFillShade="BF"/>
      </w:tcPr>
    </w:tblStylePr>
    <w:tblStylePr w:type="lastCol">
      <w:rPr>
        <w:color w:val="FFFFFF" w:themeColor="background1"/>
      </w:rPr>
      <w:tblPr/>
      <w:tcPr>
        <w:shd w:val="clear" w:color="auto" w:fill="0076A3" w:themeFill="accent5" w:themeFillShade="BF"/>
      </w:tcPr>
    </w:tblStylePr>
    <w:tblStylePr w:type="band1Vert">
      <w:tblPr/>
      <w:tcPr>
        <w:shd w:val="clear" w:color="auto" w:fill="6DD7FF" w:themeFill="accent5" w:themeFillTint="7F"/>
      </w:tcPr>
    </w:tblStylePr>
    <w:tblStylePr w:type="band1Horz">
      <w:tblPr/>
      <w:tcPr>
        <w:shd w:val="clear" w:color="auto" w:fill="6DD7FF" w:themeFill="accent5" w:themeFillTint="7F"/>
      </w:tcPr>
    </w:tblStylePr>
  </w:style>
  <w:style w:type="table" w:styleId="ColorfulGrid-Accent6">
    <w:name w:val="Colorful Grid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9FDFE" w:themeFill="accent6" w:themeFillTint="33"/>
    </w:tcPr>
    <w:tblStylePr w:type="firstRow">
      <w:rPr>
        <w:b/>
        <w:bCs/>
      </w:rPr>
      <w:tblPr/>
      <w:tcPr>
        <w:shd w:val="clear" w:color="auto" w:fill="F4FBFD" w:themeFill="accent6" w:themeFillTint="66"/>
      </w:tcPr>
    </w:tblStylePr>
    <w:tblStylePr w:type="lastRow">
      <w:rPr>
        <w:b/>
        <w:bCs/>
        <w:color w:val="000000" w:themeColor="text1"/>
      </w:rPr>
      <w:tblPr/>
      <w:tcPr>
        <w:shd w:val="clear" w:color="auto" w:fill="F4FBFD" w:themeFill="accent6" w:themeFillTint="66"/>
      </w:tcPr>
    </w:tblStylePr>
    <w:tblStylePr w:type="firstCol">
      <w:rPr>
        <w:color w:val="FFFFFF" w:themeColor="background1"/>
      </w:rPr>
      <w:tblPr/>
      <w:tcPr>
        <w:shd w:val="clear" w:color="auto" w:fill="7CCCEB" w:themeFill="accent6" w:themeFillShade="BF"/>
      </w:tcPr>
    </w:tblStylePr>
    <w:tblStylePr w:type="lastCol">
      <w:rPr>
        <w:color w:val="FFFFFF" w:themeColor="background1"/>
      </w:rPr>
      <w:tblPr/>
      <w:tcPr>
        <w:shd w:val="clear" w:color="auto" w:fill="7CCCEB" w:themeFill="accent6" w:themeFillShade="BF"/>
      </w:tcPr>
    </w:tblStylePr>
    <w:tblStylePr w:type="band1Vert">
      <w:tblPr/>
      <w:tcPr>
        <w:shd w:val="clear" w:color="auto" w:fill="F2F9FD" w:themeFill="accent6" w:themeFillTint="7F"/>
      </w:tcPr>
    </w:tblStylePr>
    <w:tblStylePr w:type="band1Horz">
      <w:tblPr/>
      <w:tcPr>
        <w:shd w:val="clear" w:color="auto" w:fill="F2F9FD" w:themeFill="accent6" w:themeFillTint="7F"/>
      </w:tcPr>
    </w:tblStylePr>
  </w:style>
  <w:style w:type="table" w:styleId="ColorfulList">
    <w:name w:val="Colorful List"/>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27C2A" w:themeFill="accent2" w:themeFillShade="CC"/>
      </w:tcPr>
    </w:tblStylePr>
    <w:tblStylePr w:type="lastRow">
      <w:rPr>
        <w:b/>
        <w:bCs/>
        <w:color w:val="327C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DBE8FF" w:themeFill="accent1" w:themeFillTint="19"/>
    </w:tcPr>
    <w:tblStylePr w:type="firstRow">
      <w:rPr>
        <w:b/>
        <w:bCs/>
        <w:color w:val="FFFFFF" w:themeColor="background1"/>
      </w:rPr>
      <w:tblPr/>
      <w:tcPr>
        <w:tcBorders>
          <w:bottom w:val="single" w:sz="12" w:space="0" w:color="FFFFFF" w:themeColor="background1"/>
        </w:tcBorders>
        <w:shd w:val="clear" w:color="auto" w:fill="327C2A" w:themeFill="accent2" w:themeFillShade="CC"/>
      </w:tcPr>
    </w:tblStylePr>
    <w:tblStylePr w:type="lastRow">
      <w:rPr>
        <w:b/>
        <w:bCs/>
        <w:color w:val="327C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4C5FF" w:themeFill="accent1" w:themeFillTint="3F"/>
      </w:tcPr>
    </w:tblStylePr>
    <w:tblStylePr w:type="band1Horz">
      <w:tblPr/>
      <w:tcPr>
        <w:shd w:val="clear" w:color="auto" w:fill="B6D0FF" w:themeFill="accent1" w:themeFillTint="33"/>
      </w:tcPr>
    </w:tblStylePr>
  </w:style>
  <w:style w:type="table" w:styleId="ColorfulList-Accent2">
    <w:name w:val="Colorful List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EAF7E8" w:themeFill="accent2" w:themeFillTint="19"/>
    </w:tcPr>
    <w:tblStylePr w:type="firstRow">
      <w:rPr>
        <w:b/>
        <w:bCs/>
        <w:color w:val="FFFFFF" w:themeColor="background1"/>
      </w:rPr>
      <w:tblPr/>
      <w:tcPr>
        <w:tcBorders>
          <w:bottom w:val="single" w:sz="12" w:space="0" w:color="FFFFFF" w:themeColor="background1"/>
        </w:tcBorders>
        <w:shd w:val="clear" w:color="auto" w:fill="327C2A" w:themeFill="accent2" w:themeFillShade="CC"/>
      </w:tcPr>
    </w:tblStylePr>
    <w:tblStylePr w:type="lastRow">
      <w:rPr>
        <w:b/>
        <w:bCs/>
        <w:color w:val="327C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CC7" w:themeFill="accent2" w:themeFillTint="3F"/>
      </w:tcPr>
    </w:tblStylePr>
    <w:tblStylePr w:type="band1Horz">
      <w:tblPr/>
      <w:tcPr>
        <w:shd w:val="clear" w:color="auto" w:fill="D4EFD1" w:themeFill="accent2" w:themeFillTint="33"/>
      </w:tcPr>
    </w:tblStylePr>
  </w:style>
  <w:style w:type="table" w:styleId="ColorfulList-Accent3">
    <w:name w:val="Colorful List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F4FAFD" w:themeFill="accent3" w:themeFillTint="19"/>
    </w:tcPr>
    <w:tblStylePr w:type="firstRow">
      <w:rPr>
        <w:b/>
        <w:bCs/>
        <w:color w:val="FFFFFF" w:themeColor="background1"/>
      </w:rPr>
      <w:tblPr/>
      <w:tcPr>
        <w:tcBorders>
          <w:bottom w:val="single" w:sz="12" w:space="0" w:color="FFFFFF" w:themeColor="background1"/>
        </w:tcBorders>
        <w:shd w:val="clear" w:color="auto" w:fill="0C193C" w:themeFill="accent4" w:themeFillShade="CC"/>
      </w:tcPr>
    </w:tblStylePr>
    <w:tblStylePr w:type="lastRow">
      <w:rPr>
        <w:b/>
        <w:bCs/>
        <w:color w:val="0C193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4FB" w:themeFill="accent3" w:themeFillTint="3F"/>
      </w:tcPr>
    </w:tblStylePr>
    <w:tblStylePr w:type="band1Horz">
      <w:tblPr/>
      <w:tcPr>
        <w:shd w:val="clear" w:color="auto" w:fill="EAF6FC" w:themeFill="accent3" w:themeFillTint="33"/>
      </w:tcPr>
    </w:tblStylePr>
  </w:style>
  <w:style w:type="table" w:styleId="ColorfulList-Accent4">
    <w:name w:val="Colorful List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DCE4F8" w:themeFill="accent4" w:themeFillTint="19"/>
    </w:tcPr>
    <w:tblStylePr w:type="firstRow">
      <w:rPr>
        <w:b/>
        <w:bCs/>
        <w:color w:val="FFFFFF" w:themeColor="background1"/>
      </w:rPr>
      <w:tblPr/>
      <w:tcPr>
        <w:tcBorders>
          <w:bottom w:val="single" w:sz="12" w:space="0" w:color="FFFFFF" w:themeColor="background1"/>
        </w:tcBorders>
        <w:shd w:val="clear" w:color="auto" w:fill="54BAE6" w:themeFill="accent3" w:themeFillShade="CC"/>
      </w:tcPr>
    </w:tblStylePr>
    <w:tblStylePr w:type="lastRow">
      <w:rPr>
        <w:b/>
        <w:bCs/>
        <w:color w:val="54BAE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8BBED" w:themeFill="accent4" w:themeFillTint="3F"/>
      </w:tcPr>
    </w:tblStylePr>
    <w:tblStylePr w:type="band1Horz">
      <w:tblPr/>
      <w:tcPr>
        <w:shd w:val="clear" w:color="auto" w:fill="B9C8F1" w:themeFill="accent4" w:themeFillTint="33"/>
      </w:tcPr>
    </w:tblStylePr>
  </w:style>
  <w:style w:type="table" w:styleId="ColorfulList-Accent5">
    <w:name w:val="Colorful List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E2F7FF" w:themeFill="accent5" w:themeFillTint="19"/>
    </w:tcPr>
    <w:tblStylePr w:type="firstRow">
      <w:rPr>
        <w:b/>
        <w:bCs/>
        <w:color w:val="FFFFFF" w:themeColor="background1"/>
      </w:rPr>
      <w:tblPr/>
      <w:tcPr>
        <w:tcBorders>
          <w:bottom w:val="single" w:sz="12" w:space="0" w:color="FFFFFF" w:themeColor="background1"/>
        </w:tcBorders>
        <w:shd w:val="clear" w:color="auto" w:fill="91D4EE" w:themeFill="accent6" w:themeFillShade="CC"/>
      </w:tcPr>
    </w:tblStylePr>
    <w:tblStylePr w:type="lastRow">
      <w:rPr>
        <w:b/>
        <w:bCs/>
        <w:color w:val="91D4E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BFF" w:themeFill="accent5" w:themeFillTint="3F"/>
      </w:tcPr>
    </w:tblStylePr>
    <w:tblStylePr w:type="band1Horz">
      <w:tblPr/>
      <w:tcPr>
        <w:shd w:val="clear" w:color="auto" w:fill="C4EEFF" w:themeFill="accent5" w:themeFillTint="33"/>
      </w:tcPr>
    </w:tblStylePr>
  </w:style>
  <w:style w:type="table" w:styleId="ColorfulList-Accent6">
    <w:name w:val="Colorful List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CellMar>
        <w:top w:w="0" w:type="dxa"/>
        <w:left w:w="108" w:type="dxa"/>
        <w:bottom w:w="0" w:type="dxa"/>
        <w:right w:w="108" w:type="dxa"/>
      </w:tblCellMar>
    </w:tblPr>
    <w:tcPr>
      <w:shd w:val="clear" w:color="auto" w:fill="FCFEFE" w:themeFill="accent6" w:themeFillTint="19"/>
    </w:tcPr>
    <w:tblStylePr w:type="firstRow">
      <w:rPr>
        <w:b/>
        <w:bCs/>
        <w:color w:val="FFFFFF" w:themeColor="background1"/>
      </w:rPr>
      <w:tblPr/>
      <w:tcPr>
        <w:tcBorders>
          <w:bottom w:val="single" w:sz="12" w:space="0" w:color="FFFFFF" w:themeColor="background1"/>
        </w:tcBorders>
        <w:shd w:val="clear" w:color="auto" w:fill="007EAE" w:themeFill="accent5" w:themeFillShade="CC"/>
      </w:tcPr>
    </w:tblStylePr>
    <w:tblStylePr w:type="lastRow">
      <w:rPr>
        <w:b/>
        <w:bCs/>
        <w:color w:val="007EAE"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CFE" w:themeFill="accent6" w:themeFillTint="3F"/>
      </w:tcPr>
    </w:tblStylePr>
    <w:tblStylePr w:type="band1Horz">
      <w:tblPr/>
      <w:tcPr>
        <w:shd w:val="clear" w:color="auto" w:fill="F9FDFE" w:themeFill="accent6" w:themeFillTint="33"/>
      </w:tcPr>
    </w:tblStylePr>
  </w:style>
  <w:style w:type="table" w:styleId="ColorfulShading">
    <w:name w:val="Colorful Shading"/>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3F9C35"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3F9C35" w:themeColor="accent2"/>
        <w:left w:val="single" w:sz="4" w:space="0" w:color="003591" w:themeColor="accent1"/>
        <w:bottom w:val="single" w:sz="4" w:space="0" w:color="003591" w:themeColor="accent1"/>
        <w:right w:val="single" w:sz="4" w:space="0" w:color="003591"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8FF" w:themeFill="accent1" w:themeFillTint="19"/>
    </w:tcPr>
    <w:tblStylePr w:type="firstRow">
      <w:rPr>
        <w:b/>
        <w:bCs/>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1F57" w:themeFill="accent1" w:themeFillShade="99"/>
      </w:tcPr>
    </w:tblStylePr>
    <w:tblStylePr w:type="firstCol">
      <w:rPr>
        <w:color w:val="FFFFFF" w:themeColor="background1"/>
      </w:rPr>
      <w:tblPr/>
      <w:tcPr>
        <w:tcBorders>
          <w:top w:val="nil"/>
          <w:left w:val="nil"/>
          <w:bottom w:val="nil"/>
          <w:right w:val="nil"/>
          <w:insideH w:val="single" w:sz="4" w:space="0" w:color="001F57" w:themeColor="accent1" w:themeShade="99"/>
          <w:insideV w:val="nil"/>
        </w:tcBorders>
        <w:shd w:val="clear" w:color="auto" w:fill="001F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1F57" w:themeFill="accent1" w:themeFillShade="99"/>
      </w:tcPr>
    </w:tblStylePr>
    <w:tblStylePr w:type="band1Vert">
      <w:tblPr/>
      <w:tcPr>
        <w:shd w:val="clear" w:color="auto" w:fill="6DA2FF" w:themeFill="accent1" w:themeFillTint="66"/>
      </w:tcPr>
    </w:tblStylePr>
    <w:tblStylePr w:type="band1Horz">
      <w:tblPr/>
      <w:tcPr>
        <w:shd w:val="clear" w:color="auto" w:fill="498B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3F9C35" w:themeColor="accent2"/>
        <w:left w:val="single" w:sz="4" w:space="0" w:color="3F9C35" w:themeColor="accent2"/>
        <w:bottom w:val="single" w:sz="4" w:space="0" w:color="3F9C35" w:themeColor="accent2"/>
        <w:right w:val="single" w:sz="4" w:space="0" w:color="3F9C35"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7E8" w:themeFill="accent2" w:themeFillTint="19"/>
    </w:tcPr>
    <w:tblStylePr w:type="firstRow">
      <w:rPr>
        <w:b/>
        <w:bCs/>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1F" w:themeFill="accent2" w:themeFillShade="99"/>
      </w:tcPr>
    </w:tblStylePr>
    <w:tblStylePr w:type="firstCol">
      <w:rPr>
        <w:color w:val="FFFFFF" w:themeColor="background1"/>
      </w:rPr>
      <w:tblPr/>
      <w:tcPr>
        <w:tcBorders>
          <w:top w:val="nil"/>
          <w:left w:val="nil"/>
          <w:bottom w:val="nil"/>
          <w:right w:val="nil"/>
          <w:insideH w:val="single" w:sz="4" w:space="0" w:color="255D1F" w:themeColor="accent2" w:themeShade="99"/>
          <w:insideV w:val="nil"/>
        </w:tcBorders>
        <w:shd w:val="clear" w:color="auto" w:fill="255D1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55D1F" w:themeFill="accent2" w:themeFillShade="99"/>
      </w:tcPr>
    </w:tblStylePr>
    <w:tblStylePr w:type="band1Vert">
      <w:tblPr/>
      <w:tcPr>
        <w:shd w:val="clear" w:color="auto" w:fill="AAE0A4" w:themeFill="accent2" w:themeFillTint="66"/>
      </w:tcPr>
    </w:tblStylePr>
    <w:tblStylePr w:type="band1Horz">
      <w:tblPr/>
      <w:tcPr>
        <w:shd w:val="clear" w:color="auto" w:fill="95D98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0F204B" w:themeColor="accent4"/>
        <w:left w:val="single" w:sz="4" w:space="0" w:color="99D6F0" w:themeColor="accent3"/>
        <w:bottom w:val="single" w:sz="4" w:space="0" w:color="99D6F0" w:themeColor="accent3"/>
        <w:right w:val="single" w:sz="4" w:space="0" w:color="99D6F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FD" w:themeFill="accent3" w:themeFillTint="19"/>
    </w:tcPr>
    <w:tblStylePr w:type="firstRow">
      <w:rPr>
        <w:b/>
        <w:bCs/>
      </w:rPr>
      <w:tblPr/>
      <w:tcPr>
        <w:tcBorders>
          <w:top w:val="nil"/>
          <w:left w:val="nil"/>
          <w:bottom w:val="single" w:sz="24" w:space="0" w:color="0F204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98CD" w:themeFill="accent3" w:themeFillShade="99"/>
      </w:tcPr>
    </w:tblStylePr>
    <w:tblStylePr w:type="firstCol">
      <w:rPr>
        <w:color w:val="FFFFFF" w:themeColor="background1"/>
      </w:rPr>
      <w:tblPr/>
      <w:tcPr>
        <w:tcBorders>
          <w:top w:val="nil"/>
          <w:left w:val="nil"/>
          <w:bottom w:val="nil"/>
          <w:right w:val="nil"/>
          <w:insideH w:val="single" w:sz="4" w:space="0" w:color="1E98CD" w:themeColor="accent3" w:themeShade="99"/>
          <w:insideV w:val="nil"/>
        </w:tcBorders>
        <w:shd w:val="clear" w:color="auto" w:fill="1E98C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98CD" w:themeFill="accent3" w:themeFillShade="99"/>
      </w:tcPr>
    </w:tblStylePr>
    <w:tblStylePr w:type="band1Vert">
      <w:tblPr/>
      <w:tcPr>
        <w:shd w:val="clear" w:color="auto" w:fill="D6EEF9" w:themeFill="accent3" w:themeFillTint="66"/>
      </w:tcPr>
    </w:tblStylePr>
    <w:tblStylePr w:type="band1Horz">
      <w:tblPr/>
      <w:tcPr>
        <w:shd w:val="clear" w:color="auto" w:fill="CCEAF7" w:themeFill="accent3" w:themeFillTint="7F"/>
      </w:tcPr>
    </w:tblStylePr>
  </w:style>
  <w:style w:type="table" w:styleId="ColorfulShading-Accent4">
    <w:name w:val="Colorful Shading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99D6F0" w:themeColor="accent3"/>
        <w:left w:val="single" w:sz="4" w:space="0" w:color="0F204B" w:themeColor="accent4"/>
        <w:bottom w:val="single" w:sz="4" w:space="0" w:color="0F204B" w:themeColor="accent4"/>
        <w:right w:val="single" w:sz="4" w:space="0" w:color="0F204B"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CE4F8" w:themeFill="accent4" w:themeFillTint="19"/>
    </w:tcPr>
    <w:tblStylePr w:type="firstRow">
      <w:rPr>
        <w:b/>
        <w:bCs/>
      </w:rPr>
      <w:tblPr/>
      <w:tcPr>
        <w:tcBorders>
          <w:top w:val="nil"/>
          <w:left w:val="nil"/>
          <w:bottom w:val="single" w:sz="24" w:space="0" w:color="99D6F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132D" w:themeFill="accent4" w:themeFillShade="99"/>
      </w:tcPr>
    </w:tblStylePr>
    <w:tblStylePr w:type="firstCol">
      <w:rPr>
        <w:color w:val="FFFFFF" w:themeColor="background1"/>
      </w:rPr>
      <w:tblPr/>
      <w:tcPr>
        <w:tcBorders>
          <w:top w:val="nil"/>
          <w:left w:val="nil"/>
          <w:bottom w:val="nil"/>
          <w:right w:val="nil"/>
          <w:insideH w:val="single" w:sz="4" w:space="0" w:color="09132D" w:themeColor="accent4" w:themeShade="99"/>
          <w:insideV w:val="nil"/>
        </w:tcBorders>
        <w:shd w:val="clear" w:color="auto" w:fill="09132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132D" w:themeFill="accent4" w:themeFillShade="99"/>
      </w:tcPr>
    </w:tblStylePr>
    <w:tblStylePr w:type="band1Vert">
      <w:tblPr/>
      <w:tcPr>
        <w:shd w:val="clear" w:color="auto" w:fill="7392E3" w:themeFill="accent4" w:themeFillTint="66"/>
      </w:tcPr>
    </w:tblStylePr>
    <w:tblStylePr w:type="band1Horz">
      <w:tblPr/>
      <w:tcPr>
        <w:shd w:val="clear" w:color="auto" w:fill="5077D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E5F5FB" w:themeColor="accent6"/>
        <w:left w:val="single" w:sz="4" w:space="0" w:color="009FDA" w:themeColor="accent5"/>
        <w:bottom w:val="single" w:sz="4" w:space="0" w:color="009FDA" w:themeColor="accent5"/>
        <w:right w:val="single" w:sz="4" w:space="0" w:color="009FD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F7FF" w:themeFill="accent5" w:themeFillTint="19"/>
    </w:tcPr>
    <w:tblStylePr w:type="firstRow">
      <w:rPr>
        <w:b/>
        <w:bCs/>
      </w:rPr>
      <w:tblPr/>
      <w:tcPr>
        <w:tcBorders>
          <w:top w:val="nil"/>
          <w:left w:val="nil"/>
          <w:bottom w:val="single" w:sz="24" w:space="0" w:color="E5F5F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E82" w:themeFill="accent5" w:themeFillShade="99"/>
      </w:tcPr>
    </w:tblStylePr>
    <w:tblStylePr w:type="firstCol">
      <w:rPr>
        <w:color w:val="FFFFFF" w:themeColor="background1"/>
      </w:rPr>
      <w:tblPr/>
      <w:tcPr>
        <w:tcBorders>
          <w:top w:val="nil"/>
          <w:left w:val="nil"/>
          <w:bottom w:val="nil"/>
          <w:right w:val="nil"/>
          <w:insideH w:val="single" w:sz="4" w:space="0" w:color="005E82" w:themeColor="accent5" w:themeShade="99"/>
          <w:insideV w:val="nil"/>
        </w:tcBorders>
        <w:shd w:val="clear" w:color="auto" w:fill="005E8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5E82" w:themeFill="accent5" w:themeFillShade="99"/>
      </w:tcPr>
    </w:tblStylePr>
    <w:tblStylePr w:type="band1Vert">
      <w:tblPr/>
      <w:tcPr>
        <w:shd w:val="clear" w:color="auto" w:fill="8ADEFF" w:themeFill="accent5" w:themeFillTint="66"/>
      </w:tcPr>
    </w:tblStylePr>
    <w:tblStylePr w:type="band1Horz">
      <w:tblPr/>
      <w:tcPr>
        <w:shd w:val="clear" w:color="auto" w:fill="6DD7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24" w:space="0" w:color="009FDA" w:themeColor="accent5"/>
        <w:left w:val="single" w:sz="4" w:space="0" w:color="E5F5FB" w:themeColor="accent6"/>
        <w:bottom w:val="single" w:sz="4" w:space="0" w:color="E5F5FB" w:themeColor="accent6"/>
        <w:right w:val="single" w:sz="4" w:space="0" w:color="E5F5FB"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EFE" w:themeFill="accent6" w:themeFillTint="19"/>
    </w:tcPr>
    <w:tblStylePr w:type="firstRow">
      <w:rPr>
        <w:b/>
        <w:bCs/>
      </w:rPr>
      <w:tblPr/>
      <w:tcPr>
        <w:tcBorders>
          <w:top w:val="nil"/>
          <w:left w:val="nil"/>
          <w:bottom w:val="single" w:sz="24" w:space="0" w:color="009FD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B4E1" w:themeFill="accent6" w:themeFillShade="99"/>
      </w:tcPr>
    </w:tblStylePr>
    <w:tblStylePr w:type="firstCol">
      <w:rPr>
        <w:color w:val="FFFFFF" w:themeColor="background1"/>
      </w:rPr>
      <w:tblPr/>
      <w:tcPr>
        <w:tcBorders>
          <w:top w:val="nil"/>
          <w:left w:val="nil"/>
          <w:bottom w:val="nil"/>
          <w:right w:val="nil"/>
          <w:insideH w:val="single" w:sz="4" w:space="0" w:color="3EB4E1" w:themeColor="accent6" w:themeShade="99"/>
          <w:insideV w:val="nil"/>
        </w:tcBorders>
        <w:shd w:val="clear" w:color="auto" w:fill="3EB4E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B4E1" w:themeFill="accent6" w:themeFillShade="99"/>
      </w:tcPr>
    </w:tblStylePr>
    <w:tblStylePr w:type="band1Vert">
      <w:tblPr/>
      <w:tcPr>
        <w:shd w:val="clear" w:color="auto" w:fill="F4FBFD" w:themeFill="accent6" w:themeFillTint="66"/>
      </w:tcPr>
    </w:tblStylePr>
    <w:tblStylePr w:type="band1Horz">
      <w:tblPr/>
      <w:tcPr>
        <w:shd w:val="clear" w:color="auto" w:fill="F2F9FD"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035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A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276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276C" w:themeFill="accent1" w:themeFillShade="BF"/>
      </w:tcPr>
    </w:tblStylePr>
    <w:tblStylePr w:type="band1Vert">
      <w:tblPr/>
      <w:tcPr>
        <w:tcBorders>
          <w:top w:val="nil"/>
          <w:left w:val="nil"/>
          <w:bottom w:val="nil"/>
          <w:right w:val="nil"/>
          <w:insideH w:val="nil"/>
          <w:insideV w:val="nil"/>
        </w:tcBorders>
        <w:shd w:val="clear" w:color="auto" w:fill="00276C" w:themeFill="accent1" w:themeFillShade="BF"/>
      </w:tcPr>
    </w:tblStylePr>
    <w:tblStylePr w:type="band1Horz">
      <w:tblPr/>
      <w:tcPr>
        <w:tcBorders>
          <w:top w:val="nil"/>
          <w:left w:val="nil"/>
          <w:bottom w:val="nil"/>
          <w:right w:val="nil"/>
          <w:insideH w:val="nil"/>
          <w:insideV w:val="nil"/>
        </w:tcBorders>
        <w:shd w:val="clear" w:color="auto" w:fill="00276C" w:themeFill="accent1" w:themeFillShade="BF"/>
      </w:tcPr>
    </w:tblStylePr>
  </w:style>
  <w:style w:type="table" w:styleId="DarkList-Accent2">
    <w:name w:val="Dark List Accent 2"/>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3F9C3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E742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E7427" w:themeFill="accent2" w:themeFillShade="BF"/>
      </w:tcPr>
    </w:tblStylePr>
    <w:tblStylePr w:type="band1Vert">
      <w:tblPr/>
      <w:tcPr>
        <w:tcBorders>
          <w:top w:val="nil"/>
          <w:left w:val="nil"/>
          <w:bottom w:val="nil"/>
          <w:right w:val="nil"/>
          <w:insideH w:val="nil"/>
          <w:insideV w:val="nil"/>
        </w:tcBorders>
        <w:shd w:val="clear" w:color="auto" w:fill="2E7427" w:themeFill="accent2" w:themeFillShade="BF"/>
      </w:tcPr>
    </w:tblStylePr>
    <w:tblStylePr w:type="band1Horz">
      <w:tblPr/>
      <w:tcPr>
        <w:tcBorders>
          <w:top w:val="nil"/>
          <w:left w:val="nil"/>
          <w:bottom w:val="nil"/>
          <w:right w:val="nil"/>
          <w:insideH w:val="nil"/>
          <w:insideV w:val="nil"/>
        </w:tcBorders>
        <w:shd w:val="clear" w:color="auto" w:fill="2E7427" w:themeFill="accent2" w:themeFillShade="BF"/>
      </w:tcPr>
    </w:tblStylePr>
  </w:style>
  <w:style w:type="table" w:styleId="DarkList-Accent3">
    <w:name w:val="Dark List Accent 3"/>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99D6F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7EA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3B2E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3B2E3" w:themeFill="accent3" w:themeFillShade="BF"/>
      </w:tcPr>
    </w:tblStylePr>
    <w:tblStylePr w:type="band1Vert">
      <w:tblPr/>
      <w:tcPr>
        <w:tcBorders>
          <w:top w:val="nil"/>
          <w:left w:val="nil"/>
          <w:bottom w:val="nil"/>
          <w:right w:val="nil"/>
          <w:insideH w:val="nil"/>
          <w:insideV w:val="nil"/>
        </w:tcBorders>
        <w:shd w:val="clear" w:color="auto" w:fill="43B2E3" w:themeFill="accent3" w:themeFillShade="BF"/>
      </w:tcPr>
    </w:tblStylePr>
    <w:tblStylePr w:type="band1Horz">
      <w:tblPr/>
      <w:tcPr>
        <w:tcBorders>
          <w:top w:val="nil"/>
          <w:left w:val="nil"/>
          <w:bottom w:val="nil"/>
          <w:right w:val="nil"/>
          <w:insideH w:val="nil"/>
          <w:insideV w:val="nil"/>
        </w:tcBorders>
        <w:shd w:val="clear" w:color="auto" w:fill="43B2E3" w:themeFill="accent3" w:themeFillShade="BF"/>
      </w:tcPr>
    </w:tblStylePr>
  </w:style>
  <w:style w:type="table" w:styleId="DarkList-Accent4">
    <w:name w:val="Dark List Accent 4"/>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F204B"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0F25"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1738"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1738" w:themeFill="accent4" w:themeFillShade="BF"/>
      </w:tcPr>
    </w:tblStylePr>
    <w:tblStylePr w:type="band1Vert">
      <w:tblPr/>
      <w:tcPr>
        <w:tcBorders>
          <w:top w:val="nil"/>
          <w:left w:val="nil"/>
          <w:bottom w:val="nil"/>
          <w:right w:val="nil"/>
          <w:insideH w:val="nil"/>
          <w:insideV w:val="nil"/>
        </w:tcBorders>
        <w:shd w:val="clear" w:color="auto" w:fill="0B1738" w:themeFill="accent4" w:themeFillShade="BF"/>
      </w:tcPr>
    </w:tblStylePr>
    <w:tblStylePr w:type="band1Horz">
      <w:tblPr/>
      <w:tcPr>
        <w:tcBorders>
          <w:top w:val="nil"/>
          <w:left w:val="nil"/>
          <w:bottom w:val="nil"/>
          <w:right w:val="nil"/>
          <w:insideH w:val="nil"/>
          <w:insideV w:val="nil"/>
        </w:tcBorders>
        <w:shd w:val="clear" w:color="auto" w:fill="0B1738" w:themeFill="accent4" w:themeFillShade="BF"/>
      </w:tcPr>
    </w:tblStylePr>
  </w:style>
  <w:style w:type="table" w:styleId="DarkList-Accent5">
    <w:name w:val="Dark List Accent 5"/>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009FD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E6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6A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6A3" w:themeFill="accent5" w:themeFillShade="BF"/>
      </w:tcPr>
    </w:tblStylePr>
    <w:tblStylePr w:type="band1Vert">
      <w:tblPr/>
      <w:tcPr>
        <w:tcBorders>
          <w:top w:val="nil"/>
          <w:left w:val="nil"/>
          <w:bottom w:val="nil"/>
          <w:right w:val="nil"/>
          <w:insideH w:val="nil"/>
          <w:insideV w:val="nil"/>
        </w:tcBorders>
        <w:shd w:val="clear" w:color="auto" w:fill="0076A3" w:themeFill="accent5" w:themeFillShade="BF"/>
      </w:tcPr>
    </w:tblStylePr>
    <w:tblStylePr w:type="band1Horz">
      <w:tblPr/>
      <w:tcPr>
        <w:tcBorders>
          <w:top w:val="nil"/>
          <w:left w:val="nil"/>
          <w:bottom w:val="nil"/>
          <w:right w:val="nil"/>
          <w:insideH w:val="nil"/>
          <w:insideV w:val="nil"/>
        </w:tcBorders>
        <w:shd w:val="clear" w:color="auto" w:fill="0076A3" w:themeFill="accent5" w:themeFillShade="BF"/>
      </w:tcPr>
    </w:tblStylePr>
  </w:style>
  <w:style w:type="table" w:styleId="DarkList-Accent6">
    <w:name w:val="Dark List Accent 6"/>
    <w:basedOn w:val="TableNormal"/>
    <w:uiPriority w:val="99"/>
    <w:rsid w:val="00E30443"/>
    <w:pPr>
      <w:spacing w:line="240" w:lineRule="auto"/>
    </w:pPr>
    <w:rPr>
      <w:rFonts w:asciiTheme="minorHAnsi" w:eastAsiaTheme="minorEastAsia" w:hAnsiTheme="minorHAnsi" w:cstheme="minorBidi"/>
      <w:color w:val="FFFFFF" w:themeColor="background1"/>
      <w:lang w:eastAsia="zh-CN"/>
    </w:rPr>
    <w:tblPr>
      <w:tblStyleRowBandSize w:val="1"/>
      <w:tblStyleColBandSize w:val="1"/>
      <w:tblInd w:w="0" w:type="dxa"/>
      <w:tblCellMar>
        <w:top w:w="0" w:type="dxa"/>
        <w:left w:w="108" w:type="dxa"/>
        <w:bottom w:w="0" w:type="dxa"/>
        <w:right w:w="108" w:type="dxa"/>
      </w:tblCellMar>
    </w:tblPr>
    <w:tcPr>
      <w:shd w:val="clear" w:color="auto" w:fill="E5F5F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9EC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CCCEB"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CCCEB" w:themeFill="accent6" w:themeFillShade="BF"/>
      </w:tcPr>
    </w:tblStylePr>
    <w:tblStylePr w:type="band1Vert">
      <w:tblPr/>
      <w:tcPr>
        <w:tcBorders>
          <w:top w:val="nil"/>
          <w:left w:val="nil"/>
          <w:bottom w:val="nil"/>
          <w:right w:val="nil"/>
          <w:insideH w:val="nil"/>
          <w:insideV w:val="nil"/>
        </w:tcBorders>
        <w:shd w:val="clear" w:color="auto" w:fill="7CCCEB" w:themeFill="accent6" w:themeFillShade="BF"/>
      </w:tcPr>
    </w:tblStylePr>
    <w:tblStylePr w:type="band1Horz">
      <w:tblPr/>
      <w:tcPr>
        <w:tcBorders>
          <w:top w:val="nil"/>
          <w:left w:val="nil"/>
          <w:bottom w:val="nil"/>
          <w:right w:val="nil"/>
          <w:insideH w:val="nil"/>
          <w:insideV w:val="nil"/>
        </w:tcBorders>
        <w:shd w:val="clear" w:color="auto" w:fill="7CCCEB" w:themeFill="accent6" w:themeFillShade="BF"/>
      </w:tcPr>
    </w:tblStylePr>
  </w:style>
  <w:style w:type="table" w:styleId="LightGrid">
    <w:name w:val="Light Grid"/>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insideH w:val="single" w:sz="8" w:space="0" w:color="003591" w:themeColor="accent1"/>
        <w:insideV w:val="single" w:sz="8" w:space="0" w:color="003591"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3591" w:themeColor="accent1"/>
          <w:left w:val="single" w:sz="8" w:space="0" w:color="003591" w:themeColor="accent1"/>
          <w:bottom w:val="single" w:sz="18" w:space="0" w:color="003591" w:themeColor="accent1"/>
          <w:right w:val="single" w:sz="8" w:space="0" w:color="003591" w:themeColor="accent1"/>
          <w:insideH w:val="nil"/>
          <w:insideV w:val="single" w:sz="8" w:space="0" w:color="0035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3591" w:themeColor="accent1"/>
          <w:left w:val="single" w:sz="8" w:space="0" w:color="003591" w:themeColor="accent1"/>
          <w:bottom w:val="single" w:sz="8" w:space="0" w:color="003591" w:themeColor="accent1"/>
          <w:right w:val="single" w:sz="8" w:space="0" w:color="003591" w:themeColor="accent1"/>
          <w:insideH w:val="nil"/>
          <w:insideV w:val="single" w:sz="8" w:space="0" w:color="0035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tcPr>
    </w:tblStylePr>
    <w:tblStylePr w:type="band1Vert">
      <w:tblPr/>
      <w:tcPr>
        <w:tcBorders>
          <w:top w:val="single" w:sz="8" w:space="0" w:color="003591" w:themeColor="accent1"/>
          <w:left w:val="single" w:sz="8" w:space="0" w:color="003591" w:themeColor="accent1"/>
          <w:bottom w:val="single" w:sz="8" w:space="0" w:color="003591" w:themeColor="accent1"/>
          <w:right w:val="single" w:sz="8" w:space="0" w:color="003591" w:themeColor="accent1"/>
        </w:tcBorders>
        <w:shd w:val="clear" w:color="auto" w:fill="A4C5FF" w:themeFill="accent1" w:themeFillTint="3F"/>
      </w:tcPr>
    </w:tblStylePr>
    <w:tblStylePr w:type="band1Horz">
      <w:tblPr/>
      <w:tcPr>
        <w:tcBorders>
          <w:top w:val="single" w:sz="8" w:space="0" w:color="003591" w:themeColor="accent1"/>
          <w:left w:val="single" w:sz="8" w:space="0" w:color="003591" w:themeColor="accent1"/>
          <w:bottom w:val="single" w:sz="8" w:space="0" w:color="003591" w:themeColor="accent1"/>
          <w:right w:val="single" w:sz="8" w:space="0" w:color="003591" w:themeColor="accent1"/>
          <w:insideV w:val="single" w:sz="8" w:space="0" w:color="003591" w:themeColor="accent1"/>
        </w:tcBorders>
        <w:shd w:val="clear" w:color="auto" w:fill="A4C5FF" w:themeFill="accent1" w:themeFillTint="3F"/>
      </w:tcPr>
    </w:tblStylePr>
    <w:tblStylePr w:type="band2Horz">
      <w:tblPr/>
      <w:tcPr>
        <w:tcBorders>
          <w:top w:val="single" w:sz="8" w:space="0" w:color="003591" w:themeColor="accent1"/>
          <w:left w:val="single" w:sz="8" w:space="0" w:color="003591" w:themeColor="accent1"/>
          <w:bottom w:val="single" w:sz="8" w:space="0" w:color="003591" w:themeColor="accent1"/>
          <w:right w:val="single" w:sz="8" w:space="0" w:color="003591" w:themeColor="accent1"/>
          <w:insideV w:val="single" w:sz="8" w:space="0" w:color="003591" w:themeColor="accent1"/>
        </w:tcBorders>
      </w:tcPr>
    </w:tblStylePr>
  </w:style>
  <w:style w:type="table" w:styleId="LightGrid-Accent2">
    <w:name w:val="Light Grid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insideH w:val="single" w:sz="8" w:space="0" w:color="3F9C35" w:themeColor="accent2"/>
        <w:insideV w:val="single" w:sz="8" w:space="0" w:color="3F9C35"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F9C35" w:themeColor="accent2"/>
          <w:left w:val="single" w:sz="8" w:space="0" w:color="3F9C35" w:themeColor="accent2"/>
          <w:bottom w:val="single" w:sz="18" w:space="0" w:color="3F9C35" w:themeColor="accent2"/>
          <w:right w:val="single" w:sz="8" w:space="0" w:color="3F9C35" w:themeColor="accent2"/>
          <w:insideH w:val="nil"/>
          <w:insideV w:val="single" w:sz="8" w:space="0" w:color="3F9C3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9C35" w:themeColor="accent2"/>
          <w:left w:val="single" w:sz="8" w:space="0" w:color="3F9C35" w:themeColor="accent2"/>
          <w:bottom w:val="single" w:sz="8" w:space="0" w:color="3F9C35" w:themeColor="accent2"/>
          <w:right w:val="single" w:sz="8" w:space="0" w:color="3F9C35" w:themeColor="accent2"/>
          <w:insideH w:val="nil"/>
          <w:insideV w:val="single" w:sz="8" w:space="0" w:color="3F9C3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tcPr>
    </w:tblStylePr>
    <w:tblStylePr w:type="band1Vert">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shd w:val="clear" w:color="auto" w:fill="CAECC7" w:themeFill="accent2" w:themeFillTint="3F"/>
      </w:tcPr>
    </w:tblStylePr>
    <w:tblStylePr w:type="band1Horz">
      <w:tblPr/>
      <w:tcPr>
        <w:tcBorders>
          <w:top w:val="single" w:sz="8" w:space="0" w:color="3F9C35" w:themeColor="accent2"/>
          <w:left w:val="single" w:sz="8" w:space="0" w:color="3F9C35" w:themeColor="accent2"/>
          <w:bottom w:val="single" w:sz="8" w:space="0" w:color="3F9C35" w:themeColor="accent2"/>
          <w:right w:val="single" w:sz="8" w:space="0" w:color="3F9C35" w:themeColor="accent2"/>
          <w:insideV w:val="single" w:sz="8" w:space="0" w:color="3F9C35" w:themeColor="accent2"/>
        </w:tcBorders>
        <w:shd w:val="clear" w:color="auto" w:fill="CAECC7" w:themeFill="accent2" w:themeFillTint="3F"/>
      </w:tcPr>
    </w:tblStylePr>
    <w:tblStylePr w:type="band2Horz">
      <w:tblPr/>
      <w:tcPr>
        <w:tcBorders>
          <w:top w:val="single" w:sz="8" w:space="0" w:color="3F9C35" w:themeColor="accent2"/>
          <w:left w:val="single" w:sz="8" w:space="0" w:color="3F9C35" w:themeColor="accent2"/>
          <w:bottom w:val="single" w:sz="8" w:space="0" w:color="3F9C35" w:themeColor="accent2"/>
          <w:right w:val="single" w:sz="8" w:space="0" w:color="3F9C35" w:themeColor="accent2"/>
          <w:insideV w:val="single" w:sz="8" w:space="0" w:color="3F9C35" w:themeColor="accent2"/>
        </w:tcBorders>
      </w:tcPr>
    </w:tblStylePr>
  </w:style>
  <w:style w:type="table" w:styleId="LightGrid-Accent3">
    <w:name w:val="Light Grid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insideH w:val="single" w:sz="8" w:space="0" w:color="99D6F0" w:themeColor="accent3"/>
        <w:insideV w:val="single" w:sz="8" w:space="0" w:color="99D6F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9D6F0" w:themeColor="accent3"/>
          <w:left w:val="single" w:sz="8" w:space="0" w:color="99D6F0" w:themeColor="accent3"/>
          <w:bottom w:val="single" w:sz="18" w:space="0" w:color="99D6F0" w:themeColor="accent3"/>
          <w:right w:val="single" w:sz="8" w:space="0" w:color="99D6F0" w:themeColor="accent3"/>
          <w:insideH w:val="nil"/>
          <w:insideV w:val="single" w:sz="8" w:space="0" w:color="99D6F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9D6F0" w:themeColor="accent3"/>
          <w:left w:val="single" w:sz="8" w:space="0" w:color="99D6F0" w:themeColor="accent3"/>
          <w:bottom w:val="single" w:sz="8" w:space="0" w:color="99D6F0" w:themeColor="accent3"/>
          <w:right w:val="single" w:sz="8" w:space="0" w:color="99D6F0" w:themeColor="accent3"/>
          <w:insideH w:val="nil"/>
          <w:insideV w:val="single" w:sz="8" w:space="0" w:color="99D6F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tcPr>
    </w:tblStylePr>
    <w:tblStylePr w:type="band1Vert">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shd w:val="clear" w:color="auto" w:fill="E5F4FB" w:themeFill="accent3" w:themeFillTint="3F"/>
      </w:tcPr>
    </w:tblStylePr>
    <w:tblStylePr w:type="band1Horz">
      <w:tblPr/>
      <w:tcPr>
        <w:tcBorders>
          <w:top w:val="single" w:sz="8" w:space="0" w:color="99D6F0" w:themeColor="accent3"/>
          <w:left w:val="single" w:sz="8" w:space="0" w:color="99D6F0" w:themeColor="accent3"/>
          <w:bottom w:val="single" w:sz="8" w:space="0" w:color="99D6F0" w:themeColor="accent3"/>
          <w:right w:val="single" w:sz="8" w:space="0" w:color="99D6F0" w:themeColor="accent3"/>
          <w:insideV w:val="single" w:sz="8" w:space="0" w:color="99D6F0" w:themeColor="accent3"/>
        </w:tcBorders>
        <w:shd w:val="clear" w:color="auto" w:fill="E5F4FB" w:themeFill="accent3" w:themeFillTint="3F"/>
      </w:tcPr>
    </w:tblStylePr>
    <w:tblStylePr w:type="band2Horz">
      <w:tblPr/>
      <w:tcPr>
        <w:tcBorders>
          <w:top w:val="single" w:sz="8" w:space="0" w:color="99D6F0" w:themeColor="accent3"/>
          <w:left w:val="single" w:sz="8" w:space="0" w:color="99D6F0" w:themeColor="accent3"/>
          <w:bottom w:val="single" w:sz="8" w:space="0" w:color="99D6F0" w:themeColor="accent3"/>
          <w:right w:val="single" w:sz="8" w:space="0" w:color="99D6F0" w:themeColor="accent3"/>
          <w:insideV w:val="single" w:sz="8" w:space="0" w:color="99D6F0" w:themeColor="accent3"/>
        </w:tcBorders>
      </w:tcPr>
    </w:tblStylePr>
  </w:style>
  <w:style w:type="table" w:styleId="LightGrid-Accent4">
    <w:name w:val="Light Grid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insideH w:val="single" w:sz="8" w:space="0" w:color="0F204B" w:themeColor="accent4"/>
        <w:insideV w:val="single" w:sz="8" w:space="0" w:color="0F204B"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204B" w:themeColor="accent4"/>
          <w:left w:val="single" w:sz="8" w:space="0" w:color="0F204B" w:themeColor="accent4"/>
          <w:bottom w:val="single" w:sz="18" w:space="0" w:color="0F204B" w:themeColor="accent4"/>
          <w:right w:val="single" w:sz="8" w:space="0" w:color="0F204B" w:themeColor="accent4"/>
          <w:insideH w:val="nil"/>
          <w:insideV w:val="single" w:sz="8" w:space="0" w:color="0F204B"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204B" w:themeColor="accent4"/>
          <w:left w:val="single" w:sz="8" w:space="0" w:color="0F204B" w:themeColor="accent4"/>
          <w:bottom w:val="single" w:sz="8" w:space="0" w:color="0F204B" w:themeColor="accent4"/>
          <w:right w:val="single" w:sz="8" w:space="0" w:color="0F204B" w:themeColor="accent4"/>
          <w:insideH w:val="nil"/>
          <w:insideV w:val="single" w:sz="8" w:space="0" w:color="0F204B"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tcPr>
    </w:tblStylePr>
    <w:tblStylePr w:type="band1Vert">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shd w:val="clear" w:color="auto" w:fill="A8BBED" w:themeFill="accent4" w:themeFillTint="3F"/>
      </w:tcPr>
    </w:tblStylePr>
    <w:tblStylePr w:type="band1Horz">
      <w:tblPr/>
      <w:tcPr>
        <w:tcBorders>
          <w:top w:val="single" w:sz="8" w:space="0" w:color="0F204B" w:themeColor="accent4"/>
          <w:left w:val="single" w:sz="8" w:space="0" w:color="0F204B" w:themeColor="accent4"/>
          <w:bottom w:val="single" w:sz="8" w:space="0" w:color="0F204B" w:themeColor="accent4"/>
          <w:right w:val="single" w:sz="8" w:space="0" w:color="0F204B" w:themeColor="accent4"/>
          <w:insideV w:val="single" w:sz="8" w:space="0" w:color="0F204B" w:themeColor="accent4"/>
        </w:tcBorders>
        <w:shd w:val="clear" w:color="auto" w:fill="A8BBED" w:themeFill="accent4" w:themeFillTint="3F"/>
      </w:tcPr>
    </w:tblStylePr>
    <w:tblStylePr w:type="band2Horz">
      <w:tblPr/>
      <w:tcPr>
        <w:tcBorders>
          <w:top w:val="single" w:sz="8" w:space="0" w:color="0F204B" w:themeColor="accent4"/>
          <w:left w:val="single" w:sz="8" w:space="0" w:color="0F204B" w:themeColor="accent4"/>
          <w:bottom w:val="single" w:sz="8" w:space="0" w:color="0F204B" w:themeColor="accent4"/>
          <w:right w:val="single" w:sz="8" w:space="0" w:color="0F204B" w:themeColor="accent4"/>
          <w:insideV w:val="single" w:sz="8" w:space="0" w:color="0F204B" w:themeColor="accent4"/>
        </w:tcBorders>
      </w:tcPr>
    </w:tblStylePr>
  </w:style>
  <w:style w:type="table" w:styleId="LightGrid-Accent5">
    <w:name w:val="Light Grid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insideH w:val="single" w:sz="8" w:space="0" w:color="009FDA" w:themeColor="accent5"/>
        <w:insideV w:val="single" w:sz="8" w:space="0" w:color="009FD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9FDA" w:themeColor="accent5"/>
          <w:left w:val="single" w:sz="8" w:space="0" w:color="009FDA" w:themeColor="accent5"/>
          <w:bottom w:val="single" w:sz="18" w:space="0" w:color="009FDA" w:themeColor="accent5"/>
          <w:right w:val="single" w:sz="8" w:space="0" w:color="009FDA" w:themeColor="accent5"/>
          <w:insideH w:val="nil"/>
          <w:insideV w:val="single" w:sz="8" w:space="0" w:color="009FD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FDA" w:themeColor="accent5"/>
          <w:left w:val="single" w:sz="8" w:space="0" w:color="009FDA" w:themeColor="accent5"/>
          <w:bottom w:val="single" w:sz="8" w:space="0" w:color="009FDA" w:themeColor="accent5"/>
          <w:right w:val="single" w:sz="8" w:space="0" w:color="009FDA" w:themeColor="accent5"/>
          <w:insideH w:val="nil"/>
          <w:insideV w:val="single" w:sz="8" w:space="0" w:color="009FD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tcPr>
    </w:tblStylePr>
    <w:tblStylePr w:type="band1Vert">
      <w:tblPr/>
      <w:tcPr>
        <w:tcBorders>
          <w:top w:val="single" w:sz="8" w:space="0" w:color="009FDA" w:themeColor="accent5"/>
          <w:left w:val="single" w:sz="8" w:space="0" w:color="009FDA" w:themeColor="accent5"/>
          <w:bottom w:val="single" w:sz="8" w:space="0" w:color="009FDA" w:themeColor="accent5"/>
          <w:right w:val="single" w:sz="8" w:space="0" w:color="009FDA" w:themeColor="accent5"/>
        </w:tcBorders>
        <w:shd w:val="clear" w:color="auto" w:fill="B6EBFF" w:themeFill="accent5" w:themeFillTint="3F"/>
      </w:tcPr>
    </w:tblStylePr>
    <w:tblStylePr w:type="band1Horz">
      <w:tblPr/>
      <w:tcPr>
        <w:tcBorders>
          <w:top w:val="single" w:sz="8" w:space="0" w:color="009FDA" w:themeColor="accent5"/>
          <w:left w:val="single" w:sz="8" w:space="0" w:color="009FDA" w:themeColor="accent5"/>
          <w:bottom w:val="single" w:sz="8" w:space="0" w:color="009FDA" w:themeColor="accent5"/>
          <w:right w:val="single" w:sz="8" w:space="0" w:color="009FDA" w:themeColor="accent5"/>
          <w:insideV w:val="single" w:sz="8" w:space="0" w:color="009FDA" w:themeColor="accent5"/>
        </w:tcBorders>
        <w:shd w:val="clear" w:color="auto" w:fill="B6EBFF" w:themeFill="accent5" w:themeFillTint="3F"/>
      </w:tcPr>
    </w:tblStylePr>
    <w:tblStylePr w:type="band2Horz">
      <w:tblPr/>
      <w:tcPr>
        <w:tcBorders>
          <w:top w:val="single" w:sz="8" w:space="0" w:color="009FDA" w:themeColor="accent5"/>
          <w:left w:val="single" w:sz="8" w:space="0" w:color="009FDA" w:themeColor="accent5"/>
          <w:bottom w:val="single" w:sz="8" w:space="0" w:color="009FDA" w:themeColor="accent5"/>
          <w:right w:val="single" w:sz="8" w:space="0" w:color="009FDA" w:themeColor="accent5"/>
          <w:insideV w:val="single" w:sz="8" w:space="0" w:color="009FDA" w:themeColor="accent5"/>
        </w:tcBorders>
      </w:tcPr>
    </w:tblStylePr>
  </w:style>
  <w:style w:type="table" w:styleId="LightGrid-Accent6">
    <w:name w:val="Light Grid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insideH w:val="single" w:sz="8" w:space="0" w:color="E5F5FB" w:themeColor="accent6"/>
        <w:insideV w:val="single" w:sz="8" w:space="0" w:color="E5F5FB"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5F5FB" w:themeColor="accent6"/>
          <w:left w:val="single" w:sz="8" w:space="0" w:color="E5F5FB" w:themeColor="accent6"/>
          <w:bottom w:val="single" w:sz="18" w:space="0" w:color="E5F5FB" w:themeColor="accent6"/>
          <w:right w:val="single" w:sz="8" w:space="0" w:color="E5F5FB" w:themeColor="accent6"/>
          <w:insideH w:val="nil"/>
          <w:insideV w:val="single" w:sz="8" w:space="0" w:color="E5F5F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5F5FB" w:themeColor="accent6"/>
          <w:left w:val="single" w:sz="8" w:space="0" w:color="E5F5FB" w:themeColor="accent6"/>
          <w:bottom w:val="single" w:sz="8" w:space="0" w:color="E5F5FB" w:themeColor="accent6"/>
          <w:right w:val="single" w:sz="8" w:space="0" w:color="E5F5FB" w:themeColor="accent6"/>
          <w:insideH w:val="nil"/>
          <w:insideV w:val="single" w:sz="8" w:space="0" w:color="E5F5F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tcPr>
    </w:tblStylePr>
    <w:tblStylePr w:type="band1Vert">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shd w:val="clear" w:color="auto" w:fill="F8FCFE" w:themeFill="accent6" w:themeFillTint="3F"/>
      </w:tcPr>
    </w:tblStylePr>
    <w:tblStylePr w:type="band1Horz">
      <w:tblPr/>
      <w:tcPr>
        <w:tcBorders>
          <w:top w:val="single" w:sz="8" w:space="0" w:color="E5F5FB" w:themeColor="accent6"/>
          <w:left w:val="single" w:sz="8" w:space="0" w:color="E5F5FB" w:themeColor="accent6"/>
          <w:bottom w:val="single" w:sz="8" w:space="0" w:color="E5F5FB" w:themeColor="accent6"/>
          <w:right w:val="single" w:sz="8" w:space="0" w:color="E5F5FB" w:themeColor="accent6"/>
          <w:insideV w:val="single" w:sz="8" w:space="0" w:color="E5F5FB" w:themeColor="accent6"/>
        </w:tcBorders>
        <w:shd w:val="clear" w:color="auto" w:fill="F8FCFE" w:themeFill="accent6" w:themeFillTint="3F"/>
      </w:tcPr>
    </w:tblStylePr>
    <w:tblStylePr w:type="band2Horz">
      <w:tblPr/>
      <w:tcPr>
        <w:tcBorders>
          <w:top w:val="single" w:sz="8" w:space="0" w:color="E5F5FB" w:themeColor="accent6"/>
          <w:left w:val="single" w:sz="8" w:space="0" w:color="E5F5FB" w:themeColor="accent6"/>
          <w:bottom w:val="single" w:sz="8" w:space="0" w:color="E5F5FB" w:themeColor="accent6"/>
          <w:right w:val="single" w:sz="8" w:space="0" w:color="E5F5FB" w:themeColor="accent6"/>
          <w:insideV w:val="single" w:sz="8" w:space="0" w:color="E5F5FB" w:themeColor="accent6"/>
        </w:tcBorders>
      </w:tcPr>
    </w:tblStylePr>
  </w:style>
  <w:style w:type="table" w:styleId="LightList">
    <w:name w:val="Light List"/>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F9C35" w:themeFill="accent2"/>
      </w:tcPr>
    </w:tblStylePr>
    <w:tblStylePr w:type="lastRow">
      <w:pPr>
        <w:spacing w:before="0" w:after="0" w:line="240" w:lineRule="auto"/>
      </w:pPr>
      <w:rPr>
        <w:b/>
        <w:bCs/>
      </w:rPr>
      <w:tblPr/>
      <w:tcPr>
        <w:tcBorders>
          <w:top w:val="double" w:sz="6" w:space="0" w:color="3F9C35" w:themeColor="accent2"/>
          <w:left w:val="single" w:sz="8" w:space="0" w:color="3F9C35" w:themeColor="accent2"/>
          <w:bottom w:val="single" w:sz="8" w:space="0" w:color="3F9C35" w:themeColor="accent2"/>
          <w:right w:val="single" w:sz="8" w:space="0" w:color="3F9C35" w:themeColor="accent2"/>
        </w:tcBorders>
      </w:tcPr>
    </w:tblStylePr>
    <w:tblStylePr w:type="firstCol">
      <w:rPr>
        <w:b/>
        <w:bCs/>
      </w:rPr>
    </w:tblStylePr>
    <w:tblStylePr w:type="lastCol">
      <w:rPr>
        <w:b/>
        <w:bCs/>
      </w:rPr>
    </w:tblStylePr>
    <w:tblStylePr w:type="band1Vert">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tcPr>
    </w:tblStylePr>
    <w:tblStylePr w:type="band1Horz">
      <w:tblPr/>
      <w:tcPr>
        <w:tcBorders>
          <w:top w:val="single" w:sz="8" w:space="0" w:color="3F9C35" w:themeColor="accent2"/>
          <w:left w:val="single" w:sz="8" w:space="0" w:color="3F9C35" w:themeColor="accent2"/>
          <w:bottom w:val="single" w:sz="8" w:space="0" w:color="3F9C35" w:themeColor="accent2"/>
          <w:right w:val="single" w:sz="8" w:space="0" w:color="3F9C35" w:themeColor="accent2"/>
        </w:tcBorders>
      </w:tcPr>
    </w:tblStylePr>
  </w:style>
  <w:style w:type="table" w:styleId="LightList-Accent3">
    <w:name w:val="Light List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9D6F0" w:themeFill="accent3"/>
      </w:tcPr>
    </w:tblStylePr>
    <w:tblStylePr w:type="lastRow">
      <w:pPr>
        <w:spacing w:before="0" w:after="0" w:line="240" w:lineRule="auto"/>
      </w:pPr>
      <w:rPr>
        <w:b/>
        <w:bCs/>
      </w:rPr>
      <w:tblPr/>
      <w:tcPr>
        <w:tcBorders>
          <w:top w:val="double" w:sz="6" w:space="0" w:color="99D6F0" w:themeColor="accent3"/>
          <w:left w:val="single" w:sz="8" w:space="0" w:color="99D6F0" w:themeColor="accent3"/>
          <w:bottom w:val="single" w:sz="8" w:space="0" w:color="99D6F0" w:themeColor="accent3"/>
          <w:right w:val="single" w:sz="8" w:space="0" w:color="99D6F0" w:themeColor="accent3"/>
        </w:tcBorders>
      </w:tcPr>
    </w:tblStylePr>
    <w:tblStylePr w:type="firstCol">
      <w:rPr>
        <w:b/>
        <w:bCs/>
      </w:rPr>
    </w:tblStylePr>
    <w:tblStylePr w:type="lastCol">
      <w:rPr>
        <w:b/>
        <w:bCs/>
      </w:rPr>
    </w:tblStylePr>
    <w:tblStylePr w:type="band1Vert">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tcPr>
    </w:tblStylePr>
    <w:tblStylePr w:type="band1Horz">
      <w:tblPr/>
      <w:tcPr>
        <w:tcBorders>
          <w:top w:val="single" w:sz="8" w:space="0" w:color="99D6F0" w:themeColor="accent3"/>
          <w:left w:val="single" w:sz="8" w:space="0" w:color="99D6F0" w:themeColor="accent3"/>
          <w:bottom w:val="single" w:sz="8" w:space="0" w:color="99D6F0" w:themeColor="accent3"/>
          <w:right w:val="single" w:sz="8" w:space="0" w:color="99D6F0" w:themeColor="accent3"/>
        </w:tcBorders>
      </w:tcPr>
    </w:tblStylePr>
  </w:style>
  <w:style w:type="table" w:styleId="LightList-Accent4">
    <w:name w:val="Light List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204B" w:themeFill="accent4"/>
      </w:tcPr>
    </w:tblStylePr>
    <w:tblStylePr w:type="lastRow">
      <w:pPr>
        <w:spacing w:before="0" w:after="0" w:line="240" w:lineRule="auto"/>
      </w:pPr>
      <w:rPr>
        <w:b/>
        <w:bCs/>
      </w:rPr>
      <w:tblPr/>
      <w:tcPr>
        <w:tcBorders>
          <w:top w:val="double" w:sz="6" w:space="0" w:color="0F204B" w:themeColor="accent4"/>
          <w:left w:val="single" w:sz="8" w:space="0" w:color="0F204B" w:themeColor="accent4"/>
          <w:bottom w:val="single" w:sz="8" w:space="0" w:color="0F204B" w:themeColor="accent4"/>
          <w:right w:val="single" w:sz="8" w:space="0" w:color="0F204B" w:themeColor="accent4"/>
        </w:tcBorders>
      </w:tcPr>
    </w:tblStylePr>
    <w:tblStylePr w:type="firstCol">
      <w:rPr>
        <w:b/>
        <w:bCs/>
      </w:rPr>
    </w:tblStylePr>
    <w:tblStylePr w:type="lastCol">
      <w:rPr>
        <w:b/>
        <w:bCs/>
      </w:rPr>
    </w:tblStylePr>
    <w:tblStylePr w:type="band1Vert">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tcPr>
    </w:tblStylePr>
    <w:tblStylePr w:type="band1Horz">
      <w:tblPr/>
      <w:tcPr>
        <w:tcBorders>
          <w:top w:val="single" w:sz="8" w:space="0" w:color="0F204B" w:themeColor="accent4"/>
          <w:left w:val="single" w:sz="8" w:space="0" w:color="0F204B" w:themeColor="accent4"/>
          <w:bottom w:val="single" w:sz="8" w:space="0" w:color="0F204B" w:themeColor="accent4"/>
          <w:right w:val="single" w:sz="8" w:space="0" w:color="0F204B" w:themeColor="accent4"/>
        </w:tcBorders>
      </w:tcPr>
    </w:tblStylePr>
  </w:style>
  <w:style w:type="table" w:styleId="LightList-Accent6">
    <w:name w:val="Light List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5F5FB" w:themeFill="accent6"/>
      </w:tcPr>
    </w:tblStylePr>
    <w:tblStylePr w:type="lastRow">
      <w:pPr>
        <w:spacing w:before="0" w:after="0" w:line="240" w:lineRule="auto"/>
      </w:pPr>
      <w:rPr>
        <w:b/>
        <w:bCs/>
      </w:rPr>
      <w:tblPr/>
      <w:tcPr>
        <w:tcBorders>
          <w:top w:val="double" w:sz="6" w:space="0" w:color="E5F5FB" w:themeColor="accent6"/>
          <w:left w:val="single" w:sz="8" w:space="0" w:color="E5F5FB" w:themeColor="accent6"/>
          <w:bottom w:val="single" w:sz="8" w:space="0" w:color="E5F5FB" w:themeColor="accent6"/>
          <w:right w:val="single" w:sz="8" w:space="0" w:color="E5F5FB" w:themeColor="accent6"/>
        </w:tcBorders>
      </w:tcPr>
    </w:tblStylePr>
    <w:tblStylePr w:type="firstCol">
      <w:rPr>
        <w:b/>
        <w:bCs/>
      </w:rPr>
    </w:tblStylePr>
    <w:tblStylePr w:type="lastCol">
      <w:rPr>
        <w:b/>
        <w:bCs/>
      </w:rPr>
    </w:tblStylePr>
    <w:tblStylePr w:type="band1Vert">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tcPr>
    </w:tblStylePr>
    <w:tblStylePr w:type="band1Horz">
      <w:tblPr/>
      <w:tcPr>
        <w:tcBorders>
          <w:top w:val="single" w:sz="8" w:space="0" w:color="E5F5FB" w:themeColor="accent6"/>
          <w:left w:val="single" w:sz="8" w:space="0" w:color="E5F5FB" w:themeColor="accent6"/>
          <w:bottom w:val="single" w:sz="8" w:space="0" w:color="E5F5FB" w:themeColor="accent6"/>
          <w:right w:val="single" w:sz="8" w:space="0" w:color="E5F5FB" w:themeColor="accent6"/>
        </w:tcBorders>
      </w:tcPr>
    </w:tblStylePr>
  </w:style>
  <w:style w:type="table" w:styleId="LightShading">
    <w:name w:val="Light Shading"/>
    <w:basedOn w:val="TableNormal"/>
    <w:uiPriority w:val="99"/>
    <w:rsid w:val="00E30443"/>
    <w:pPr>
      <w:spacing w:line="240" w:lineRule="auto"/>
    </w:pPr>
    <w:rPr>
      <w:rFonts w:asciiTheme="minorHAnsi" w:eastAsiaTheme="minorEastAsia" w:hAnsiTheme="minorHAnsi" w:cstheme="minorBidi"/>
      <w:color w:val="000000" w:themeColor="text1" w:themeShade="BF"/>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99"/>
    <w:rsid w:val="00E30443"/>
    <w:pPr>
      <w:spacing w:line="240" w:lineRule="auto"/>
    </w:pPr>
    <w:rPr>
      <w:rFonts w:asciiTheme="minorHAnsi" w:eastAsiaTheme="minorEastAsia" w:hAnsiTheme="minorHAnsi" w:cstheme="minorBidi"/>
      <w:color w:val="00276C" w:themeColor="accent1" w:themeShade="BF"/>
      <w:lang w:eastAsia="zh-CN"/>
    </w:rPr>
    <w:tblPr>
      <w:tblStyleRowBandSize w:val="1"/>
      <w:tblStyleColBandSize w:val="1"/>
      <w:tblInd w:w="0" w:type="dxa"/>
      <w:tblBorders>
        <w:top w:val="single" w:sz="8" w:space="0" w:color="003591" w:themeColor="accent1"/>
        <w:bottom w:val="single" w:sz="8" w:space="0" w:color="00359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3591" w:themeColor="accent1"/>
          <w:left w:val="nil"/>
          <w:bottom w:val="single" w:sz="8" w:space="0" w:color="003591" w:themeColor="accent1"/>
          <w:right w:val="nil"/>
          <w:insideH w:val="nil"/>
          <w:insideV w:val="nil"/>
        </w:tcBorders>
      </w:tcPr>
    </w:tblStylePr>
    <w:tblStylePr w:type="lastRow">
      <w:pPr>
        <w:spacing w:before="0" w:after="0" w:line="240" w:lineRule="auto"/>
      </w:pPr>
      <w:rPr>
        <w:b/>
        <w:bCs/>
      </w:rPr>
      <w:tblPr/>
      <w:tcPr>
        <w:tcBorders>
          <w:top w:val="single" w:sz="8" w:space="0" w:color="003591" w:themeColor="accent1"/>
          <w:left w:val="nil"/>
          <w:bottom w:val="single" w:sz="8" w:space="0" w:color="0035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5FF" w:themeFill="accent1" w:themeFillTint="3F"/>
      </w:tcPr>
    </w:tblStylePr>
    <w:tblStylePr w:type="band1Horz">
      <w:tblPr/>
      <w:tcPr>
        <w:tcBorders>
          <w:left w:val="nil"/>
          <w:right w:val="nil"/>
          <w:insideH w:val="nil"/>
          <w:insideV w:val="nil"/>
        </w:tcBorders>
        <w:shd w:val="clear" w:color="auto" w:fill="A4C5FF" w:themeFill="accent1" w:themeFillTint="3F"/>
      </w:tcPr>
    </w:tblStylePr>
  </w:style>
  <w:style w:type="table" w:styleId="LightShading-Accent2">
    <w:name w:val="Light Shading Accent 2"/>
    <w:basedOn w:val="TableNormal"/>
    <w:uiPriority w:val="99"/>
    <w:rsid w:val="00E30443"/>
    <w:pPr>
      <w:spacing w:line="240" w:lineRule="auto"/>
    </w:pPr>
    <w:rPr>
      <w:rFonts w:asciiTheme="minorHAnsi" w:eastAsiaTheme="minorEastAsia" w:hAnsiTheme="minorHAnsi" w:cstheme="minorBidi"/>
      <w:color w:val="2E7427" w:themeColor="accent2" w:themeShade="BF"/>
      <w:lang w:eastAsia="zh-CN"/>
    </w:rPr>
    <w:tblPr>
      <w:tblStyleRowBandSize w:val="1"/>
      <w:tblStyleColBandSize w:val="1"/>
      <w:tblInd w:w="0" w:type="dxa"/>
      <w:tblBorders>
        <w:top w:val="single" w:sz="8" w:space="0" w:color="3F9C35" w:themeColor="accent2"/>
        <w:bottom w:val="single" w:sz="8" w:space="0" w:color="3F9C35"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F9C35" w:themeColor="accent2"/>
          <w:left w:val="nil"/>
          <w:bottom w:val="single" w:sz="8" w:space="0" w:color="3F9C35" w:themeColor="accent2"/>
          <w:right w:val="nil"/>
          <w:insideH w:val="nil"/>
          <w:insideV w:val="nil"/>
        </w:tcBorders>
      </w:tcPr>
    </w:tblStylePr>
    <w:tblStylePr w:type="lastRow">
      <w:pPr>
        <w:spacing w:before="0" w:after="0" w:line="240" w:lineRule="auto"/>
      </w:pPr>
      <w:rPr>
        <w:b/>
        <w:bCs/>
      </w:rPr>
      <w:tblPr/>
      <w:tcPr>
        <w:tcBorders>
          <w:top w:val="single" w:sz="8" w:space="0" w:color="3F9C35" w:themeColor="accent2"/>
          <w:left w:val="nil"/>
          <w:bottom w:val="single" w:sz="8" w:space="0" w:color="3F9C3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CC7" w:themeFill="accent2" w:themeFillTint="3F"/>
      </w:tcPr>
    </w:tblStylePr>
    <w:tblStylePr w:type="band1Horz">
      <w:tblPr/>
      <w:tcPr>
        <w:tcBorders>
          <w:left w:val="nil"/>
          <w:right w:val="nil"/>
          <w:insideH w:val="nil"/>
          <w:insideV w:val="nil"/>
        </w:tcBorders>
        <w:shd w:val="clear" w:color="auto" w:fill="CAECC7" w:themeFill="accent2" w:themeFillTint="3F"/>
      </w:tcPr>
    </w:tblStylePr>
  </w:style>
  <w:style w:type="table" w:styleId="LightShading-Accent3">
    <w:name w:val="Light Shading Accent 3"/>
    <w:basedOn w:val="TableNormal"/>
    <w:uiPriority w:val="99"/>
    <w:rsid w:val="00E30443"/>
    <w:pPr>
      <w:spacing w:line="240" w:lineRule="auto"/>
    </w:pPr>
    <w:rPr>
      <w:rFonts w:asciiTheme="minorHAnsi" w:eastAsiaTheme="minorEastAsia" w:hAnsiTheme="minorHAnsi" w:cstheme="minorBidi"/>
      <w:color w:val="43B2E3" w:themeColor="accent3" w:themeShade="BF"/>
      <w:lang w:eastAsia="zh-CN"/>
    </w:rPr>
    <w:tblPr>
      <w:tblStyleRowBandSize w:val="1"/>
      <w:tblStyleColBandSize w:val="1"/>
      <w:tblInd w:w="0" w:type="dxa"/>
      <w:tblBorders>
        <w:top w:val="single" w:sz="8" w:space="0" w:color="99D6F0" w:themeColor="accent3"/>
        <w:bottom w:val="single" w:sz="8" w:space="0" w:color="99D6F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D6F0" w:themeColor="accent3"/>
          <w:left w:val="nil"/>
          <w:bottom w:val="single" w:sz="8" w:space="0" w:color="99D6F0" w:themeColor="accent3"/>
          <w:right w:val="nil"/>
          <w:insideH w:val="nil"/>
          <w:insideV w:val="nil"/>
        </w:tcBorders>
      </w:tcPr>
    </w:tblStylePr>
    <w:tblStylePr w:type="lastRow">
      <w:pPr>
        <w:spacing w:before="0" w:after="0" w:line="240" w:lineRule="auto"/>
      </w:pPr>
      <w:rPr>
        <w:b/>
        <w:bCs/>
      </w:rPr>
      <w:tblPr/>
      <w:tcPr>
        <w:tcBorders>
          <w:top w:val="single" w:sz="8" w:space="0" w:color="99D6F0" w:themeColor="accent3"/>
          <w:left w:val="nil"/>
          <w:bottom w:val="single" w:sz="8" w:space="0" w:color="99D6F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4FB" w:themeFill="accent3" w:themeFillTint="3F"/>
      </w:tcPr>
    </w:tblStylePr>
    <w:tblStylePr w:type="band1Horz">
      <w:tblPr/>
      <w:tcPr>
        <w:tcBorders>
          <w:left w:val="nil"/>
          <w:right w:val="nil"/>
          <w:insideH w:val="nil"/>
          <w:insideV w:val="nil"/>
        </w:tcBorders>
        <w:shd w:val="clear" w:color="auto" w:fill="E5F4FB" w:themeFill="accent3" w:themeFillTint="3F"/>
      </w:tcPr>
    </w:tblStylePr>
  </w:style>
  <w:style w:type="table" w:styleId="LightShading-Accent4">
    <w:name w:val="Light Shading Accent 4"/>
    <w:basedOn w:val="TableNormal"/>
    <w:uiPriority w:val="99"/>
    <w:rsid w:val="00E30443"/>
    <w:pPr>
      <w:spacing w:line="240" w:lineRule="auto"/>
    </w:pPr>
    <w:rPr>
      <w:rFonts w:asciiTheme="minorHAnsi" w:eastAsiaTheme="minorEastAsia" w:hAnsiTheme="minorHAnsi" w:cstheme="minorBidi"/>
      <w:color w:val="0B1738" w:themeColor="accent4" w:themeShade="BF"/>
      <w:lang w:eastAsia="zh-CN"/>
    </w:rPr>
    <w:tblPr>
      <w:tblStyleRowBandSize w:val="1"/>
      <w:tblStyleColBandSize w:val="1"/>
      <w:tblInd w:w="0" w:type="dxa"/>
      <w:tblBorders>
        <w:top w:val="single" w:sz="8" w:space="0" w:color="0F204B" w:themeColor="accent4"/>
        <w:bottom w:val="single" w:sz="8" w:space="0" w:color="0F204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204B" w:themeColor="accent4"/>
          <w:left w:val="nil"/>
          <w:bottom w:val="single" w:sz="8" w:space="0" w:color="0F204B" w:themeColor="accent4"/>
          <w:right w:val="nil"/>
          <w:insideH w:val="nil"/>
          <w:insideV w:val="nil"/>
        </w:tcBorders>
      </w:tcPr>
    </w:tblStylePr>
    <w:tblStylePr w:type="lastRow">
      <w:pPr>
        <w:spacing w:before="0" w:after="0" w:line="240" w:lineRule="auto"/>
      </w:pPr>
      <w:rPr>
        <w:b/>
        <w:bCs/>
      </w:rPr>
      <w:tblPr/>
      <w:tcPr>
        <w:tcBorders>
          <w:top w:val="single" w:sz="8" w:space="0" w:color="0F204B" w:themeColor="accent4"/>
          <w:left w:val="nil"/>
          <w:bottom w:val="single" w:sz="8" w:space="0" w:color="0F204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8BBED" w:themeFill="accent4" w:themeFillTint="3F"/>
      </w:tcPr>
    </w:tblStylePr>
    <w:tblStylePr w:type="band1Horz">
      <w:tblPr/>
      <w:tcPr>
        <w:tcBorders>
          <w:left w:val="nil"/>
          <w:right w:val="nil"/>
          <w:insideH w:val="nil"/>
          <w:insideV w:val="nil"/>
        </w:tcBorders>
        <w:shd w:val="clear" w:color="auto" w:fill="A8BBED" w:themeFill="accent4" w:themeFillTint="3F"/>
      </w:tcPr>
    </w:tblStylePr>
  </w:style>
  <w:style w:type="table" w:styleId="LightShading-Accent5">
    <w:name w:val="Light Shading Accent 5"/>
    <w:basedOn w:val="TableNormal"/>
    <w:uiPriority w:val="99"/>
    <w:rsid w:val="00E30443"/>
    <w:pPr>
      <w:spacing w:line="240" w:lineRule="auto"/>
    </w:pPr>
    <w:rPr>
      <w:rFonts w:asciiTheme="minorHAnsi" w:eastAsiaTheme="minorEastAsia" w:hAnsiTheme="minorHAnsi" w:cstheme="minorBidi"/>
      <w:color w:val="0076A3" w:themeColor="accent5" w:themeShade="BF"/>
      <w:lang w:eastAsia="zh-CN"/>
    </w:rPr>
    <w:tblPr>
      <w:tblStyleRowBandSize w:val="1"/>
      <w:tblStyleColBandSize w:val="1"/>
      <w:tblInd w:w="0" w:type="dxa"/>
      <w:tblBorders>
        <w:top w:val="single" w:sz="8" w:space="0" w:color="009FDA" w:themeColor="accent5"/>
        <w:bottom w:val="single" w:sz="8" w:space="0" w:color="009FD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FDA" w:themeColor="accent5"/>
          <w:left w:val="nil"/>
          <w:bottom w:val="single" w:sz="8" w:space="0" w:color="009FDA" w:themeColor="accent5"/>
          <w:right w:val="nil"/>
          <w:insideH w:val="nil"/>
          <w:insideV w:val="nil"/>
        </w:tcBorders>
      </w:tcPr>
    </w:tblStylePr>
    <w:tblStylePr w:type="lastRow">
      <w:pPr>
        <w:spacing w:before="0" w:after="0" w:line="240" w:lineRule="auto"/>
      </w:pPr>
      <w:rPr>
        <w:b/>
        <w:bCs/>
      </w:rPr>
      <w:tblPr/>
      <w:tcPr>
        <w:tcBorders>
          <w:top w:val="single" w:sz="8" w:space="0" w:color="009FDA" w:themeColor="accent5"/>
          <w:left w:val="nil"/>
          <w:bottom w:val="single" w:sz="8" w:space="0" w:color="009FD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BFF" w:themeFill="accent5" w:themeFillTint="3F"/>
      </w:tcPr>
    </w:tblStylePr>
    <w:tblStylePr w:type="band1Horz">
      <w:tblPr/>
      <w:tcPr>
        <w:tcBorders>
          <w:left w:val="nil"/>
          <w:right w:val="nil"/>
          <w:insideH w:val="nil"/>
          <w:insideV w:val="nil"/>
        </w:tcBorders>
        <w:shd w:val="clear" w:color="auto" w:fill="B6EBFF" w:themeFill="accent5" w:themeFillTint="3F"/>
      </w:tcPr>
    </w:tblStylePr>
  </w:style>
  <w:style w:type="table" w:styleId="LightShading-Accent6">
    <w:name w:val="Light Shading Accent 6"/>
    <w:basedOn w:val="TableNormal"/>
    <w:uiPriority w:val="99"/>
    <w:rsid w:val="00E30443"/>
    <w:pPr>
      <w:spacing w:line="240" w:lineRule="auto"/>
    </w:pPr>
    <w:rPr>
      <w:rFonts w:asciiTheme="minorHAnsi" w:eastAsiaTheme="minorEastAsia" w:hAnsiTheme="minorHAnsi" w:cstheme="minorBidi"/>
      <w:color w:val="7CCCEB" w:themeColor="accent6" w:themeShade="BF"/>
      <w:lang w:eastAsia="zh-CN"/>
    </w:rPr>
    <w:tblPr>
      <w:tblStyleRowBandSize w:val="1"/>
      <w:tblStyleColBandSize w:val="1"/>
      <w:tblInd w:w="0" w:type="dxa"/>
      <w:tblBorders>
        <w:top w:val="single" w:sz="8" w:space="0" w:color="E5F5FB" w:themeColor="accent6"/>
        <w:bottom w:val="single" w:sz="8" w:space="0" w:color="E5F5F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5F5FB" w:themeColor="accent6"/>
          <w:left w:val="nil"/>
          <w:bottom w:val="single" w:sz="8" w:space="0" w:color="E5F5FB" w:themeColor="accent6"/>
          <w:right w:val="nil"/>
          <w:insideH w:val="nil"/>
          <w:insideV w:val="nil"/>
        </w:tcBorders>
      </w:tcPr>
    </w:tblStylePr>
    <w:tblStylePr w:type="lastRow">
      <w:pPr>
        <w:spacing w:before="0" w:after="0" w:line="240" w:lineRule="auto"/>
      </w:pPr>
      <w:rPr>
        <w:b/>
        <w:bCs/>
      </w:rPr>
      <w:tblPr/>
      <w:tcPr>
        <w:tcBorders>
          <w:top w:val="single" w:sz="8" w:space="0" w:color="E5F5FB" w:themeColor="accent6"/>
          <w:left w:val="nil"/>
          <w:bottom w:val="single" w:sz="8" w:space="0" w:color="E5F5F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CFE" w:themeFill="accent6" w:themeFillTint="3F"/>
      </w:tcPr>
    </w:tblStylePr>
    <w:tblStylePr w:type="band1Horz">
      <w:tblPr/>
      <w:tcPr>
        <w:tcBorders>
          <w:left w:val="nil"/>
          <w:right w:val="nil"/>
          <w:insideH w:val="nil"/>
          <w:insideV w:val="nil"/>
        </w:tcBorders>
        <w:shd w:val="clear" w:color="auto" w:fill="F8FCFE" w:themeFill="accent6" w:themeFillTint="3F"/>
      </w:tcPr>
    </w:tblStylePr>
  </w:style>
  <w:style w:type="table" w:styleId="MediumGrid1">
    <w:name w:val="Medium Grid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single" w:sz="8" w:space="0" w:color="0056EC" w:themeColor="accent1" w:themeTint="BF"/>
        <w:insideV w:val="single" w:sz="8" w:space="0" w:color="0056EC" w:themeColor="accent1" w:themeTint="BF"/>
      </w:tblBorders>
      <w:tblCellMar>
        <w:top w:w="0" w:type="dxa"/>
        <w:left w:w="108" w:type="dxa"/>
        <w:bottom w:w="0" w:type="dxa"/>
        <w:right w:w="108" w:type="dxa"/>
      </w:tblCellMar>
    </w:tblPr>
    <w:tcPr>
      <w:shd w:val="clear" w:color="auto" w:fill="A4C5FF" w:themeFill="accent1" w:themeFillTint="3F"/>
    </w:tcPr>
    <w:tblStylePr w:type="firstRow">
      <w:rPr>
        <w:b/>
        <w:bCs/>
      </w:rPr>
    </w:tblStylePr>
    <w:tblStylePr w:type="lastRow">
      <w:rPr>
        <w:b/>
        <w:bCs/>
      </w:rPr>
      <w:tblPr/>
      <w:tcPr>
        <w:tcBorders>
          <w:top w:val="single" w:sz="18" w:space="0" w:color="0056EC" w:themeColor="accent1" w:themeTint="BF"/>
        </w:tcBorders>
      </w:tcPr>
    </w:tblStylePr>
    <w:tblStylePr w:type="firstCol">
      <w:rPr>
        <w:b/>
        <w:bCs/>
      </w:rPr>
    </w:tblStylePr>
    <w:tblStylePr w:type="lastCol">
      <w:rPr>
        <w:b/>
        <w:bCs/>
      </w:rPr>
    </w:tblStylePr>
    <w:tblStylePr w:type="band1Vert">
      <w:tblPr/>
      <w:tcPr>
        <w:shd w:val="clear" w:color="auto" w:fill="498BFF" w:themeFill="accent1" w:themeFillTint="7F"/>
      </w:tcPr>
    </w:tblStylePr>
    <w:tblStylePr w:type="band1Horz">
      <w:tblPr/>
      <w:tcPr>
        <w:shd w:val="clear" w:color="auto" w:fill="498BFF" w:themeFill="accent1" w:themeFillTint="7F"/>
      </w:tcPr>
    </w:tblStylePr>
  </w:style>
  <w:style w:type="table" w:styleId="MediumGrid1-Accent2">
    <w:name w:val="Medium Grid 1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single" w:sz="8" w:space="0" w:color="60C556" w:themeColor="accent2" w:themeTint="BF"/>
        <w:insideV w:val="single" w:sz="8" w:space="0" w:color="60C556" w:themeColor="accent2" w:themeTint="BF"/>
      </w:tblBorders>
      <w:tblCellMar>
        <w:top w:w="0" w:type="dxa"/>
        <w:left w:w="108" w:type="dxa"/>
        <w:bottom w:w="0" w:type="dxa"/>
        <w:right w:w="108" w:type="dxa"/>
      </w:tblCellMar>
    </w:tblPr>
    <w:tcPr>
      <w:shd w:val="clear" w:color="auto" w:fill="CAECC7" w:themeFill="accent2" w:themeFillTint="3F"/>
    </w:tcPr>
    <w:tblStylePr w:type="firstRow">
      <w:rPr>
        <w:b/>
        <w:bCs/>
      </w:rPr>
    </w:tblStylePr>
    <w:tblStylePr w:type="lastRow">
      <w:rPr>
        <w:b/>
        <w:bCs/>
      </w:rPr>
      <w:tblPr/>
      <w:tcPr>
        <w:tcBorders>
          <w:top w:val="single" w:sz="18" w:space="0" w:color="60C556" w:themeColor="accent2" w:themeTint="BF"/>
        </w:tcBorders>
      </w:tcPr>
    </w:tblStylePr>
    <w:tblStylePr w:type="firstCol">
      <w:rPr>
        <w:b/>
        <w:bCs/>
      </w:rPr>
    </w:tblStylePr>
    <w:tblStylePr w:type="lastCol">
      <w:rPr>
        <w:b/>
        <w:bCs/>
      </w:rPr>
    </w:tblStylePr>
    <w:tblStylePr w:type="band1Vert">
      <w:tblPr/>
      <w:tcPr>
        <w:shd w:val="clear" w:color="auto" w:fill="95D98F" w:themeFill="accent2" w:themeFillTint="7F"/>
      </w:tcPr>
    </w:tblStylePr>
    <w:tblStylePr w:type="band1Horz">
      <w:tblPr/>
      <w:tcPr>
        <w:shd w:val="clear" w:color="auto" w:fill="95D98F" w:themeFill="accent2" w:themeFillTint="7F"/>
      </w:tcPr>
    </w:tblStylePr>
  </w:style>
  <w:style w:type="table" w:styleId="MediumGrid1-Accent3">
    <w:name w:val="Medium Grid 1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single" w:sz="8" w:space="0" w:color="B2E0F3" w:themeColor="accent3" w:themeTint="BF"/>
        <w:insideV w:val="single" w:sz="8" w:space="0" w:color="B2E0F3" w:themeColor="accent3" w:themeTint="BF"/>
      </w:tblBorders>
      <w:tblCellMar>
        <w:top w:w="0" w:type="dxa"/>
        <w:left w:w="108" w:type="dxa"/>
        <w:bottom w:w="0" w:type="dxa"/>
        <w:right w:w="108" w:type="dxa"/>
      </w:tblCellMar>
    </w:tblPr>
    <w:tcPr>
      <w:shd w:val="clear" w:color="auto" w:fill="E5F4FB" w:themeFill="accent3" w:themeFillTint="3F"/>
    </w:tcPr>
    <w:tblStylePr w:type="firstRow">
      <w:rPr>
        <w:b/>
        <w:bCs/>
      </w:rPr>
    </w:tblStylePr>
    <w:tblStylePr w:type="lastRow">
      <w:rPr>
        <w:b/>
        <w:bCs/>
      </w:rPr>
      <w:tblPr/>
      <w:tcPr>
        <w:tcBorders>
          <w:top w:val="single" w:sz="18" w:space="0" w:color="B2E0F3" w:themeColor="accent3" w:themeTint="BF"/>
        </w:tcBorders>
      </w:tcPr>
    </w:tblStylePr>
    <w:tblStylePr w:type="firstCol">
      <w:rPr>
        <w:b/>
        <w:bCs/>
      </w:rPr>
    </w:tblStylePr>
    <w:tblStylePr w:type="lastCol">
      <w:rPr>
        <w:b/>
        <w:bCs/>
      </w:rPr>
    </w:tblStylePr>
    <w:tblStylePr w:type="band1Vert">
      <w:tblPr/>
      <w:tcPr>
        <w:shd w:val="clear" w:color="auto" w:fill="CCEAF7" w:themeFill="accent3" w:themeFillTint="7F"/>
      </w:tcPr>
    </w:tblStylePr>
    <w:tblStylePr w:type="band1Horz">
      <w:tblPr/>
      <w:tcPr>
        <w:shd w:val="clear" w:color="auto" w:fill="CCEAF7" w:themeFill="accent3" w:themeFillTint="7F"/>
      </w:tcPr>
    </w:tblStylePr>
  </w:style>
  <w:style w:type="table" w:styleId="MediumGrid1-Accent4">
    <w:name w:val="Medium Grid 1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single" w:sz="8" w:space="0" w:color="2045A2" w:themeColor="accent4" w:themeTint="BF"/>
        <w:insideV w:val="single" w:sz="8" w:space="0" w:color="2045A2" w:themeColor="accent4" w:themeTint="BF"/>
      </w:tblBorders>
      <w:tblCellMar>
        <w:top w:w="0" w:type="dxa"/>
        <w:left w:w="108" w:type="dxa"/>
        <w:bottom w:w="0" w:type="dxa"/>
        <w:right w:w="108" w:type="dxa"/>
      </w:tblCellMar>
    </w:tblPr>
    <w:tcPr>
      <w:shd w:val="clear" w:color="auto" w:fill="A8BBED" w:themeFill="accent4" w:themeFillTint="3F"/>
    </w:tcPr>
    <w:tblStylePr w:type="firstRow">
      <w:rPr>
        <w:b/>
        <w:bCs/>
      </w:rPr>
    </w:tblStylePr>
    <w:tblStylePr w:type="lastRow">
      <w:rPr>
        <w:b/>
        <w:bCs/>
      </w:rPr>
      <w:tblPr/>
      <w:tcPr>
        <w:tcBorders>
          <w:top w:val="single" w:sz="18" w:space="0" w:color="2045A2" w:themeColor="accent4" w:themeTint="BF"/>
        </w:tcBorders>
      </w:tcPr>
    </w:tblStylePr>
    <w:tblStylePr w:type="firstCol">
      <w:rPr>
        <w:b/>
        <w:bCs/>
      </w:rPr>
    </w:tblStylePr>
    <w:tblStylePr w:type="lastCol">
      <w:rPr>
        <w:b/>
        <w:bCs/>
      </w:rPr>
    </w:tblStylePr>
    <w:tblStylePr w:type="band1Vert">
      <w:tblPr/>
      <w:tcPr>
        <w:shd w:val="clear" w:color="auto" w:fill="5077DC" w:themeFill="accent4" w:themeFillTint="7F"/>
      </w:tcPr>
    </w:tblStylePr>
    <w:tblStylePr w:type="band1Horz">
      <w:tblPr/>
      <w:tcPr>
        <w:shd w:val="clear" w:color="auto" w:fill="5077DC" w:themeFill="accent4" w:themeFillTint="7F"/>
      </w:tcPr>
    </w:tblStylePr>
  </w:style>
  <w:style w:type="table" w:styleId="MediumGrid1-Accent5">
    <w:name w:val="Medium Grid 1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single" w:sz="8" w:space="0" w:color="24C2FF" w:themeColor="accent5" w:themeTint="BF"/>
        <w:insideV w:val="single" w:sz="8" w:space="0" w:color="24C2FF" w:themeColor="accent5" w:themeTint="BF"/>
      </w:tblBorders>
      <w:tblCellMar>
        <w:top w:w="0" w:type="dxa"/>
        <w:left w:w="108" w:type="dxa"/>
        <w:bottom w:w="0" w:type="dxa"/>
        <w:right w:w="108" w:type="dxa"/>
      </w:tblCellMar>
    </w:tblPr>
    <w:tcPr>
      <w:shd w:val="clear" w:color="auto" w:fill="B6EBFF" w:themeFill="accent5" w:themeFillTint="3F"/>
    </w:tcPr>
    <w:tblStylePr w:type="firstRow">
      <w:rPr>
        <w:b/>
        <w:bCs/>
      </w:rPr>
    </w:tblStylePr>
    <w:tblStylePr w:type="lastRow">
      <w:rPr>
        <w:b/>
        <w:bCs/>
      </w:rPr>
      <w:tblPr/>
      <w:tcPr>
        <w:tcBorders>
          <w:top w:val="single" w:sz="18" w:space="0" w:color="24C2FF" w:themeColor="accent5" w:themeTint="BF"/>
        </w:tcBorders>
      </w:tcPr>
    </w:tblStylePr>
    <w:tblStylePr w:type="firstCol">
      <w:rPr>
        <w:b/>
        <w:bCs/>
      </w:rPr>
    </w:tblStylePr>
    <w:tblStylePr w:type="lastCol">
      <w:rPr>
        <w:b/>
        <w:bCs/>
      </w:rPr>
    </w:tblStylePr>
    <w:tblStylePr w:type="band1Vert">
      <w:tblPr/>
      <w:tcPr>
        <w:shd w:val="clear" w:color="auto" w:fill="6DD7FF" w:themeFill="accent5" w:themeFillTint="7F"/>
      </w:tcPr>
    </w:tblStylePr>
    <w:tblStylePr w:type="band1Horz">
      <w:tblPr/>
      <w:tcPr>
        <w:shd w:val="clear" w:color="auto" w:fill="6DD7FF" w:themeFill="accent5" w:themeFillTint="7F"/>
      </w:tcPr>
    </w:tblStylePr>
  </w:style>
  <w:style w:type="table" w:styleId="MediumGrid1-Accent6">
    <w:name w:val="Medium Grid 1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single" w:sz="8" w:space="0" w:color="EBF7FC" w:themeColor="accent6" w:themeTint="BF"/>
        <w:insideV w:val="single" w:sz="8" w:space="0" w:color="EBF7FC" w:themeColor="accent6" w:themeTint="BF"/>
      </w:tblBorders>
      <w:tblCellMar>
        <w:top w:w="0" w:type="dxa"/>
        <w:left w:w="108" w:type="dxa"/>
        <w:bottom w:w="0" w:type="dxa"/>
        <w:right w:w="108" w:type="dxa"/>
      </w:tblCellMar>
    </w:tblPr>
    <w:tcPr>
      <w:shd w:val="clear" w:color="auto" w:fill="F8FCFE" w:themeFill="accent6" w:themeFillTint="3F"/>
    </w:tcPr>
    <w:tblStylePr w:type="firstRow">
      <w:rPr>
        <w:b/>
        <w:bCs/>
      </w:rPr>
    </w:tblStylePr>
    <w:tblStylePr w:type="lastRow">
      <w:rPr>
        <w:b/>
        <w:bCs/>
      </w:rPr>
      <w:tblPr/>
      <w:tcPr>
        <w:tcBorders>
          <w:top w:val="single" w:sz="18" w:space="0" w:color="EBF7FC" w:themeColor="accent6" w:themeTint="BF"/>
        </w:tcBorders>
      </w:tcPr>
    </w:tblStylePr>
    <w:tblStylePr w:type="firstCol">
      <w:rPr>
        <w:b/>
        <w:bCs/>
      </w:rPr>
    </w:tblStylePr>
    <w:tblStylePr w:type="lastCol">
      <w:rPr>
        <w:b/>
        <w:bCs/>
      </w:rPr>
    </w:tblStylePr>
    <w:tblStylePr w:type="band1Vert">
      <w:tblPr/>
      <w:tcPr>
        <w:shd w:val="clear" w:color="auto" w:fill="F2F9FD" w:themeFill="accent6" w:themeFillTint="7F"/>
      </w:tcPr>
    </w:tblStylePr>
    <w:tblStylePr w:type="band1Horz">
      <w:tblPr/>
      <w:tcPr>
        <w:shd w:val="clear" w:color="auto" w:fill="F2F9FD" w:themeFill="accent6" w:themeFillTint="7F"/>
      </w:tcPr>
    </w:tblStylePr>
  </w:style>
  <w:style w:type="table" w:styleId="MediumGrid2">
    <w:name w:val="Medium Grid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insideH w:val="single" w:sz="8" w:space="0" w:color="003591" w:themeColor="accent1"/>
        <w:insideV w:val="single" w:sz="8" w:space="0" w:color="003591" w:themeColor="accent1"/>
      </w:tblBorders>
      <w:tblCellMar>
        <w:top w:w="0" w:type="dxa"/>
        <w:left w:w="108" w:type="dxa"/>
        <w:bottom w:w="0" w:type="dxa"/>
        <w:right w:w="108" w:type="dxa"/>
      </w:tblCellMar>
    </w:tblPr>
    <w:tcPr>
      <w:shd w:val="clear" w:color="auto" w:fill="A4C5FF" w:themeFill="accent1" w:themeFillTint="3F"/>
    </w:tcPr>
    <w:tblStylePr w:type="firstRow">
      <w:rPr>
        <w:b/>
        <w:bCs/>
        <w:color w:val="000000" w:themeColor="text1"/>
      </w:rPr>
      <w:tblPr/>
      <w:tcPr>
        <w:shd w:val="clear" w:color="auto" w:fill="DBE8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D0FF" w:themeFill="accent1" w:themeFillTint="33"/>
      </w:tcPr>
    </w:tblStylePr>
    <w:tblStylePr w:type="band1Vert">
      <w:tblPr/>
      <w:tcPr>
        <w:shd w:val="clear" w:color="auto" w:fill="498BFF" w:themeFill="accent1" w:themeFillTint="7F"/>
      </w:tcPr>
    </w:tblStylePr>
    <w:tblStylePr w:type="band1Horz">
      <w:tblPr/>
      <w:tcPr>
        <w:tcBorders>
          <w:insideH w:val="single" w:sz="6" w:space="0" w:color="003591" w:themeColor="accent1"/>
          <w:insideV w:val="single" w:sz="6" w:space="0" w:color="003591" w:themeColor="accent1"/>
        </w:tcBorders>
        <w:shd w:val="clear" w:color="auto" w:fill="498B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insideH w:val="single" w:sz="8" w:space="0" w:color="3F9C35" w:themeColor="accent2"/>
        <w:insideV w:val="single" w:sz="8" w:space="0" w:color="3F9C35" w:themeColor="accent2"/>
      </w:tblBorders>
      <w:tblCellMar>
        <w:top w:w="0" w:type="dxa"/>
        <w:left w:w="108" w:type="dxa"/>
        <w:bottom w:w="0" w:type="dxa"/>
        <w:right w:w="108" w:type="dxa"/>
      </w:tblCellMar>
    </w:tblPr>
    <w:tcPr>
      <w:shd w:val="clear" w:color="auto" w:fill="CAECC7" w:themeFill="accent2" w:themeFillTint="3F"/>
    </w:tcPr>
    <w:tblStylePr w:type="firstRow">
      <w:rPr>
        <w:b/>
        <w:bCs/>
        <w:color w:val="000000" w:themeColor="text1"/>
      </w:rPr>
      <w:tblPr/>
      <w:tcPr>
        <w:shd w:val="clear" w:color="auto" w:fill="EAF7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FD1" w:themeFill="accent2" w:themeFillTint="33"/>
      </w:tcPr>
    </w:tblStylePr>
    <w:tblStylePr w:type="band1Vert">
      <w:tblPr/>
      <w:tcPr>
        <w:shd w:val="clear" w:color="auto" w:fill="95D98F" w:themeFill="accent2" w:themeFillTint="7F"/>
      </w:tcPr>
    </w:tblStylePr>
    <w:tblStylePr w:type="band1Horz">
      <w:tblPr/>
      <w:tcPr>
        <w:tcBorders>
          <w:insideH w:val="single" w:sz="6" w:space="0" w:color="3F9C35" w:themeColor="accent2"/>
          <w:insideV w:val="single" w:sz="6" w:space="0" w:color="3F9C35" w:themeColor="accent2"/>
        </w:tcBorders>
        <w:shd w:val="clear" w:color="auto" w:fill="95D98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insideH w:val="single" w:sz="8" w:space="0" w:color="99D6F0" w:themeColor="accent3"/>
        <w:insideV w:val="single" w:sz="8" w:space="0" w:color="99D6F0" w:themeColor="accent3"/>
      </w:tblBorders>
      <w:tblCellMar>
        <w:top w:w="0" w:type="dxa"/>
        <w:left w:w="108" w:type="dxa"/>
        <w:bottom w:w="0" w:type="dxa"/>
        <w:right w:w="108" w:type="dxa"/>
      </w:tblCellMar>
    </w:tblPr>
    <w:tcPr>
      <w:shd w:val="clear" w:color="auto" w:fill="E5F4FB" w:themeFill="accent3" w:themeFillTint="3F"/>
    </w:tcPr>
    <w:tblStylePr w:type="firstRow">
      <w:rPr>
        <w:b/>
        <w:bCs/>
        <w:color w:val="000000" w:themeColor="text1"/>
      </w:rPr>
      <w:tblPr/>
      <w:tcPr>
        <w:shd w:val="clear" w:color="auto" w:fill="F4FA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6FC" w:themeFill="accent3" w:themeFillTint="33"/>
      </w:tcPr>
    </w:tblStylePr>
    <w:tblStylePr w:type="band1Vert">
      <w:tblPr/>
      <w:tcPr>
        <w:shd w:val="clear" w:color="auto" w:fill="CCEAF7" w:themeFill="accent3" w:themeFillTint="7F"/>
      </w:tcPr>
    </w:tblStylePr>
    <w:tblStylePr w:type="band1Horz">
      <w:tblPr/>
      <w:tcPr>
        <w:tcBorders>
          <w:insideH w:val="single" w:sz="6" w:space="0" w:color="99D6F0" w:themeColor="accent3"/>
          <w:insideV w:val="single" w:sz="6" w:space="0" w:color="99D6F0" w:themeColor="accent3"/>
        </w:tcBorders>
        <w:shd w:val="clear" w:color="auto" w:fill="CCEAF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insideH w:val="single" w:sz="8" w:space="0" w:color="0F204B" w:themeColor="accent4"/>
        <w:insideV w:val="single" w:sz="8" w:space="0" w:color="0F204B" w:themeColor="accent4"/>
      </w:tblBorders>
      <w:tblCellMar>
        <w:top w:w="0" w:type="dxa"/>
        <w:left w:w="108" w:type="dxa"/>
        <w:bottom w:w="0" w:type="dxa"/>
        <w:right w:w="108" w:type="dxa"/>
      </w:tblCellMar>
    </w:tblPr>
    <w:tcPr>
      <w:shd w:val="clear" w:color="auto" w:fill="A8BBED" w:themeFill="accent4" w:themeFillTint="3F"/>
    </w:tcPr>
    <w:tblStylePr w:type="firstRow">
      <w:rPr>
        <w:b/>
        <w:bCs/>
        <w:color w:val="000000" w:themeColor="text1"/>
      </w:rPr>
      <w:tblPr/>
      <w:tcPr>
        <w:shd w:val="clear" w:color="auto" w:fill="DCE4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C8F1" w:themeFill="accent4" w:themeFillTint="33"/>
      </w:tcPr>
    </w:tblStylePr>
    <w:tblStylePr w:type="band1Vert">
      <w:tblPr/>
      <w:tcPr>
        <w:shd w:val="clear" w:color="auto" w:fill="5077DC" w:themeFill="accent4" w:themeFillTint="7F"/>
      </w:tcPr>
    </w:tblStylePr>
    <w:tblStylePr w:type="band1Horz">
      <w:tblPr/>
      <w:tcPr>
        <w:tcBorders>
          <w:insideH w:val="single" w:sz="6" w:space="0" w:color="0F204B" w:themeColor="accent4"/>
          <w:insideV w:val="single" w:sz="6" w:space="0" w:color="0F204B" w:themeColor="accent4"/>
        </w:tcBorders>
        <w:shd w:val="clear" w:color="auto" w:fill="5077D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insideH w:val="single" w:sz="8" w:space="0" w:color="009FDA" w:themeColor="accent5"/>
        <w:insideV w:val="single" w:sz="8" w:space="0" w:color="009FDA" w:themeColor="accent5"/>
      </w:tblBorders>
      <w:tblCellMar>
        <w:top w:w="0" w:type="dxa"/>
        <w:left w:w="108" w:type="dxa"/>
        <w:bottom w:w="0" w:type="dxa"/>
        <w:right w:w="108" w:type="dxa"/>
      </w:tblCellMar>
    </w:tblPr>
    <w:tcPr>
      <w:shd w:val="clear" w:color="auto" w:fill="B6EBFF" w:themeFill="accent5" w:themeFillTint="3F"/>
    </w:tcPr>
    <w:tblStylePr w:type="firstRow">
      <w:rPr>
        <w:b/>
        <w:bCs/>
        <w:color w:val="000000" w:themeColor="text1"/>
      </w:rPr>
      <w:tblPr/>
      <w:tcPr>
        <w:shd w:val="clear" w:color="auto" w:fill="E2F7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EFF" w:themeFill="accent5" w:themeFillTint="33"/>
      </w:tcPr>
    </w:tblStylePr>
    <w:tblStylePr w:type="band1Vert">
      <w:tblPr/>
      <w:tcPr>
        <w:shd w:val="clear" w:color="auto" w:fill="6DD7FF" w:themeFill="accent5" w:themeFillTint="7F"/>
      </w:tcPr>
    </w:tblStylePr>
    <w:tblStylePr w:type="band1Horz">
      <w:tblPr/>
      <w:tcPr>
        <w:tcBorders>
          <w:insideH w:val="single" w:sz="6" w:space="0" w:color="009FDA" w:themeColor="accent5"/>
          <w:insideV w:val="single" w:sz="6" w:space="0" w:color="009FDA" w:themeColor="accent5"/>
        </w:tcBorders>
        <w:shd w:val="clear" w:color="auto" w:fill="6DD7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insideH w:val="single" w:sz="8" w:space="0" w:color="E5F5FB" w:themeColor="accent6"/>
        <w:insideV w:val="single" w:sz="8" w:space="0" w:color="E5F5FB" w:themeColor="accent6"/>
      </w:tblBorders>
      <w:tblCellMar>
        <w:top w:w="0" w:type="dxa"/>
        <w:left w:w="108" w:type="dxa"/>
        <w:bottom w:w="0" w:type="dxa"/>
        <w:right w:w="108" w:type="dxa"/>
      </w:tblCellMar>
    </w:tblPr>
    <w:tcPr>
      <w:shd w:val="clear" w:color="auto" w:fill="F8FCFE" w:themeFill="accent6" w:themeFillTint="3F"/>
    </w:tcPr>
    <w:tblStylePr w:type="firstRow">
      <w:rPr>
        <w:b/>
        <w:bCs/>
        <w:color w:val="000000" w:themeColor="text1"/>
      </w:rPr>
      <w:tblPr/>
      <w:tcPr>
        <w:shd w:val="clear" w:color="auto" w:fill="FCFEF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DFE" w:themeFill="accent6" w:themeFillTint="33"/>
      </w:tcPr>
    </w:tblStylePr>
    <w:tblStylePr w:type="band1Vert">
      <w:tblPr/>
      <w:tcPr>
        <w:shd w:val="clear" w:color="auto" w:fill="F2F9FD" w:themeFill="accent6" w:themeFillTint="7F"/>
      </w:tcPr>
    </w:tblStylePr>
    <w:tblStylePr w:type="band1Horz">
      <w:tblPr/>
      <w:tcPr>
        <w:tcBorders>
          <w:insideH w:val="single" w:sz="6" w:space="0" w:color="E5F5FB" w:themeColor="accent6"/>
          <w:insideV w:val="single" w:sz="6" w:space="0" w:color="E5F5FB" w:themeColor="accent6"/>
        </w:tcBorders>
        <w:shd w:val="clear" w:color="auto" w:fill="F2F9F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4C5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35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35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35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35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8B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8BFF" w:themeFill="accent1" w:themeFillTint="7F"/>
      </w:tcPr>
    </w:tblStylePr>
  </w:style>
  <w:style w:type="table" w:styleId="MediumGrid3-Accent2">
    <w:name w:val="Medium Grid 3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AECC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9C3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9C3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9C3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9C3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5D98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D98F" w:themeFill="accent2" w:themeFillTint="7F"/>
      </w:tcPr>
    </w:tblStylePr>
  </w:style>
  <w:style w:type="table" w:styleId="MediumGrid3-Accent3">
    <w:name w:val="Medium Grid 3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4F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D6F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D6F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D6F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D6F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AF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AF7" w:themeFill="accent3" w:themeFillTint="7F"/>
      </w:tcPr>
    </w:tblStylePr>
  </w:style>
  <w:style w:type="table" w:styleId="MediumGrid3-Accent4">
    <w:name w:val="Medium Grid 3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8BB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204B"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204B"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204B"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204B"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077D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077DC" w:themeFill="accent4" w:themeFillTint="7F"/>
      </w:tcPr>
    </w:tblStylePr>
  </w:style>
  <w:style w:type="table" w:styleId="MediumGrid3-Accent5">
    <w:name w:val="Medium Grid 3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6EB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FD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FD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FD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FD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7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7FF" w:themeFill="accent5" w:themeFillTint="7F"/>
      </w:tcPr>
    </w:tblStylePr>
  </w:style>
  <w:style w:type="table" w:styleId="MediumGrid3-Accent6">
    <w:name w:val="Medium Grid 3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FCFE"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5F5F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5F5F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5F5F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5F5F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9F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9FD" w:themeFill="accent6" w:themeFillTint="7F"/>
      </w:tcPr>
    </w:tblStylePr>
  </w:style>
  <w:style w:type="table" w:styleId="MediumList1">
    <w:name w:val="Medium Lis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59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03591" w:themeColor="accent1"/>
        <w:bottom w:val="single" w:sz="8" w:space="0" w:color="003591"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3591" w:themeColor="accent1"/>
        </w:tcBorders>
      </w:tcPr>
    </w:tblStylePr>
    <w:tblStylePr w:type="lastRow">
      <w:rPr>
        <w:b/>
        <w:bCs/>
        <w:color w:val="003591" w:themeColor="text2"/>
      </w:rPr>
      <w:tblPr/>
      <w:tcPr>
        <w:tcBorders>
          <w:top w:val="single" w:sz="8" w:space="0" w:color="003591" w:themeColor="accent1"/>
          <w:bottom w:val="single" w:sz="8" w:space="0" w:color="003591" w:themeColor="accent1"/>
        </w:tcBorders>
      </w:tcPr>
    </w:tblStylePr>
    <w:tblStylePr w:type="firstCol">
      <w:rPr>
        <w:b/>
        <w:bCs/>
      </w:rPr>
    </w:tblStylePr>
    <w:tblStylePr w:type="lastCol">
      <w:rPr>
        <w:b/>
        <w:bCs/>
      </w:rPr>
      <w:tblPr/>
      <w:tcPr>
        <w:tcBorders>
          <w:top w:val="single" w:sz="8" w:space="0" w:color="003591" w:themeColor="accent1"/>
          <w:bottom w:val="single" w:sz="8" w:space="0" w:color="003591" w:themeColor="accent1"/>
        </w:tcBorders>
      </w:tcPr>
    </w:tblStylePr>
    <w:tblStylePr w:type="band1Vert">
      <w:tblPr/>
      <w:tcPr>
        <w:shd w:val="clear" w:color="auto" w:fill="A4C5FF" w:themeFill="accent1" w:themeFillTint="3F"/>
      </w:tcPr>
    </w:tblStylePr>
    <w:tblStylePr w:type="band1Horz">
      <w:tblPr/>
      <w:tcPr>
        <w:shd w:val="clear" w:color="auto" w:fill="A4C5FF" w:themeFill="accent1" w:themeFillTint="3F"/>
      </w:tcPr>
    </w:tblStylePr>
  </w:style>
  <w:style w:type="table" w:styleId="MediumList1-Accent2">
    <w:name w:val="Medium List 1 Accent 2"/>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3F9C35" w:themeColor="accent2"/>
        <w:bottom w:val="single" w:sz="8" w:space="0" w:color="3F9C35"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3F9C35" w:themeColor="accent2"/>
        </w:tcBorders>
      </w:tcPr>
    </w:tblStylePr>
    <w:tblStylePr w:type="lastRow">
      <w:rPr>
        <w:b/>
        <w:bCs/>
        <w:color w:val="003591" w:themeColor="text2"/>
      </w:rPr>
      <w:tblPr/>
      <w:tcPr>
        <w:tcBorders>
          <w:top w:val="single" w:sz="8" w:space="0" w:color="3F9C35" w:themeColor="accent2"/>
          <w:bottom w:val="single" w:sz="8" w:space="0" w:color="3F9C35" w:themeColor="accent2"/>
        </w:tcBorders>
      </w:tcPr>
    </w:tblStylePr>
    <w:tblStylePr w:type="firstCol">
      <w:rPr>
        <w:b/>
        <w:bCs/>
      </w:rPr>
    </w:tblStylePr>
    <w:tblStylePr w:type="lastCol">
      <w:rPr>
        <w:b/>
        <w:bCs/>
      </w:rPr>
      <w:tblPr/>
      <w:tcPr>
        <w:tcBorders>
          <w:top w:val="single" w:sz="8" w:space="0" w:color="3F9C35" w:themeColor="accent2"/>
          <w:bottom w:val="single" w:sz="8" w:space="0" w:color="3F9C35" w:themeColor="accent2"/>
        </w:tcBorders>
      </w:tcPr>
    </w:tblStylePr>
    <w:tblStylePr w:type="band1Vert">
      <w:tblPr/>
      <w:tcPr>
        <w:shd w:val="clear" w:color="auto" w:fill="CAECC7" w:themeFill="accent2" w:themeFillTint="3F"/>
      </w:tcPr>
    </w:tblStylePr>
    <w:tblStylePr w:type="band1Horz">
      <w:tblPr/>
      <w:tcPr>
        <w:shd w:val="clear" w:color="auto" w:fill="CAECC7" w:themeFill="accent2" w:themeFillTint="3F"/>
      </w:tcPr>
    </w:tblStylePr>
  </w:style>
  <w:style w:type="table" w:styleId="MediumList1-Accent3">
    <w:name w:val="Medium List 1 Accent 3"/>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99D6F0" w:themeColor="accent3"/>
        <w:bottom w:val="single" w:sz="8" w:space="0" w:color="99D6F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9D6F0" w:themeColor="accent3"/>
        </w:tcBorders>
      </w:tcPr>
    </w:tblStylePr>
    <w:tblStylePr w:type="lastRow">
      <w:rPr>
        <w:b/>
        <w:bCs/>
        <w:color w:val="003591" w:themeColor="text2"/>
      </w:rPr>
      <w:tblPr/>
      <w:tcPr>
        <w:tcBorders>
          <w:top w:val="single" w:sz="8" w:space="0" w:color="99D6F0" w:themeColor="accent3"/>
          <w:bottom w:val="single" w:sz="8" w:space="0" w:color="99D6F0" w:themeColor="accent3"/>
        </w:tcBorders>
      </w:tcPr>
    </w:tblStylePr>
    <w:tblStylePr w:type="firstCol">
      <w:rPr>
        <w:b/>
        <w:bCs/>
      </w:rPr>
    </w:tblStylePr>
    <w:tblStylePr w:type="lastCol">
      <w:rPr>
        <w:b/>
        <w:bCs/>
      </w:rPr>
      <w:tblPr/>
      <w:tcPr>
        <w:tcBorders>
          <w:top w:val="single" w:sz="8" w:space="0" w:color="99D6F0" w:themeColor="accent3"/>
          <w:bottom w:val="single" w:sz="8" w:space="0" w:color="99D6F0" w:themeColor="accent3"/>
        </w:tcBorders>
      </w:tcPr>
    </w:tblStylePr>
    <w:tblStylePr w:type="band1Vert">
      <w:tblPr/>
      <w:tcPr>
        <w:shd w:val="clear" w:color="auto" w:fill="E5F4FB" w:themeFill="accent3" w:themeFillTint="3F"/>
      </w:tcPr>
    </w:tblStylePr>
    <w:tblStylePr w:type="band1Horz">
      <w:tblPr/>
      <w:tcPr>
        <w:shd w:val="clear" w:color="auto" w:fill="E5F4FB" w:themeFill="accent3" w:themeFillTint="3F"/>
      </w:tcPr>
    </w:tblStylePr>
  </w:style>
  <w:style w:type="table" w:styleId="MediumList1-Accent4">
    <w:name w:val="Medium List 1 Accent 4"/>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F204B" w:themeColor="accent4"/>
        <w:bottom w:val="single" w:sz="8" w:space="0" w:color="0F204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F204B" w:themeColor="accent4"/>
        </w:tcBorders>
      </w:tcPr>
    </w:tblStylePr>
    <w:tblStylePr w:type="lastRow">
      <w:rPr>
        <w:b/>
        <w:bCs/>
        <w:color w:val="003591" w:themeColor="text2"/>
      </w:rPr>
      <w:tblPr/>
      <w:tcPr>
        <w:tcBorders>
          <w:top w:val="single" w:sz="8" w:space="0" w:color="0F204B" w:themeColor="accent4"/>
          <w:bottom w:val="single" w:sz="8" w:space="0" w:color="0F204B" w:themeColor="accent4"/>
        </w:tcBorders>
      </w:tcPr>
    </w:tblStylePr>
    <w:tblStylePr w:type="firstCol">
      <w:rPr>
        <w:b/>
        <w:bCs/>
      </w:rPr>
    </w:tblStylePr>
    <w:tblStylePr w:type="lastCol">
      <w:rPr>
        <w:b/>
        <w:bCs/>
      </w:rPr>
      <w:tblPr/>
      <w:tcPr>
        <w:tcBorders>
          <w:top w:val="single" w:sz="8" w:space="0" w:color="0F204B" w:themeColor="accent4"/>
          <w:bottom w:val="single" w:sz="8" w:space="0" w:color="0F204B" w:themeColor="accent4"/>
        </w:tcBorders>
      </w:tcPr>
    </w:tblStylePr>
    <w:tblStylePr w:type="band1Vert">
      <w:tblPr/>
      <w:tcPr>
        <w:shd w:val="clear" w:color="auto" w:fill="A8BBED" w:themeFill="accent4" w:themeFillTint="3F"/>
      </w:tcPr>
    </w:tblStylePr>
    <w:tblStylePr w:type="band1Horz">
      <w:tblPr/>
      <w:tcPr>
        <w:shd w:val="clear" w:color="auto" w:fill="A8BBED" w:themeFill="accent4" w:themeFillTint="3F"/>
      </w:tcPr>
    </w:tblStylePr>
  </w:style>
  <w:style w:type="table" w:styleId="MediumList1-Accent5">
    <w:name w:val="Medium List 1 Accent 5"/>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009FDA" w:themeColor="accent5"/>
        <w:bottom w:val="single" w:sz="8" w:space="0" w:color="009FD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9FDA" w:themeColor="accent5"/>
        </w:tcBorders>
      </w:tcPr>
    </w:tblStylePr>
    <w:tblStylePr w:type="lastRow">
      <w:rPr>
        <w:b/>
        <w:bCs/>
        <w:color w:val="003591" w:themeColor="text2"/>
      </w:rPr>
      <w:tblPr/>
      <w:tcPr>
        <w:tcBorders>
          <w:top w:val="single" w:sz="8" w:space="0" w:color="009FDA" w:themeColor="accent5"/>
          <w:bottom w:val="single" w:sz="8" w:space="0" w:color="009FDA" w:themeColor="accent5"/>
        </w:tcBorders>
      </w:tcPr>
    </w:tblStylePr>
    <w:tblStylePr w:type="firstCol">
      <w:rPr>
        <w:b/>
        <w:bCs/>
      </w:rPr>
    </w:tblStylePr>
    <w:tblStylePr w:type="lastCol">
      <w:rPr>
        <w:b/>
        <w:bCs/>
      </w:rPr>
      <w:tblPr/>
      <w:tcPr>
        <w:tcBorders>
          <w:top w:val="single" w:sz="8" w:space="0" w:color="009FDA" w:themeColor="accent5"/>
          <w:bottom w:val="single" w:sz="8" w:space="0" w:color="009FDA" w:themeColor="accent5"/>
        </w:tcBorders>
      </w:tcPr>
    </w:tblStylePr>
    <w:tblStylePr w:type="band1Vert">
      <w:tblPr/>
      <w:tcPr>
        <w:shd w:val="clear" w:color="auto" w:fill="B6EBFF" w:themeFill="accent5" w:themeFillTint="3F"/>
      </w:tcPr>
    </w:tblStylePr>
    <w:tblStylePr w:type="band1Horz">
      <w:tblPr/>
      <w:tcPr>
        <w:shd w:val="clear" w:color="auto" w:fill="B6EBFF" w:themeFill="accent5" w:themeFillTint="3F"/>
      </w:tcPr>
    </w:tblStylePr>
  </w:style>
  <w:style w:type="table" w:styleId="MediumList1-Accent6">
    <w:name w:val="Medium List 1 Accent 6"/>
    <w:basedOn w:val="TableNormal"/>
    <w:uiPriority w:val="99"/>
    <w:rsid w:val="00E30443"/>
    <w:pPr>
      <w:spacing w:line="240" w:lineRule="auto"/>
    </w:pPr>
    <w:rPr>
      <w:rFonts w:asciiTheme="minorHAnsi" w:eastAsiaTheme="minorEastAsia" w:hAnsiTheme="minorHAnsi" w:cstheme="minorBidi"/>
      <w:color w:val="000000" w:themeColor="text1"/>
      <w:lang w:eastAsia="zh-CN"/>
    </w:rPr>
    <w:tblPr>
      <w:tblStyleRowBandSize w:val="1"/>
      <w:tblStyleColBandSize w:val="1"/>
      <w:tblInd w:w="0" w:type="dxa"/>
      <w:tblBorders>
        <w:top w:val="single" w:sz="8" w:space="0" w:color="E5F5FB" w:themeColor="accent6"/>
        <w:bottom w:val="single" w:sz="8" w:space="0" w:color="E5F5F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5F5FB" w:themeColor="accent6"/>
        </w:tcBorders>
      </w:tcPr>
    </w:tblStylePr>
    <w:tblStylePr w:type="lastRow">
      <w:rPr>
        <w:b/>
        <w:bCs/>
        <w:color w:val="003591" w:themeColor="text2"/>
      </w:rPr>
      <w:tblPr/>
      <w:tcPr>
        <w:tcBorders>
          <w:top w:val="single" w:sz="8" w:space="0" w:color="E5F5FB" w:themeColor="accent6"/>
          <w:bottom w:val="single" w:sz="8" w:space="0" w:color="E5F5FB" w:themeColor="accent6"/>
        </w:tcBorders>
      </w:tcPr>
    </w:tblStylePr>
    <w:tblStylePr w:type="firstCol">
      <w:rPr>
        <w:b/>
        <w:bCs/>
      </w:rPr>
    </w:tblStylePr>
    <w:tblStylePr w:type="lastCol">
      <w:rPr>
        <w:b/>
        <w:bCs/>
      </w:rPr>
      <w:tblPr/>
      <w:tcPr>
        <w:tcBorders>
          <w:top w:val="single" w:sz="8" w:space="0" w:color="E5F5FB" w:themeColor="accent6"/>
          <w:bottom w:val="single" w:sz="8" w:space="0" w:color="E5F5FB" w:themeColor="accent6"/>
        </w:tcBorders>
      </w:tcPr>
    </w:tblStylePr>
    <w:tblStylePr w:type="band1Vert">
      <w:tblPr/>
      <w:tcPr>
        <w:shd w:val="clear" w:color="auto" w:fill="F8FCFE" w:themeFill="accent6" w:themeFillTint="3F"/>
      </w:tcPr>
    </w:tblStylePr>
    <w:tblStylePr w:type="band1Horz">
      <w:tblPr/>
      <w:tcPr>
        <w:shd w:val="clear" w:color="auto" w:fill="F8FCFE" w:themeFill="accent6" w:themeFillTint="3F"/>
      </w:tcPr>
    </w:tblStylePr>
  </w:style>
  <w:style w:type="table" w:styleId="MediumList2">
    <w:name w:val="Medium List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3591" w:themeColor="accent1"/>
        <w:left w:val="single" w:sz="8" w:space="0" w:color="003591" w:themeColor="accent1"/>
        <w:bottom w:val="single" w:sz="8" w:space="0" w:color="003591" w:themeColor="accent1"/>
        <w:right w:val="single" w:sz="8" w:space="0" w:color="003591"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3591" w:themeColor="accent1"/>
          <w:right w:val="nil"/>
          <w:insideH w:val="nil"/>
          <w:insideV w:val="nil"/>
        </w:tcBorders>
        <w:shd w:val="clear" w:color="auto" w:fill="FFFFFF" w:themeFill="background1"/>
      </w:tcPr>
    </w:tblStylePr>
    <w:tblStylePr w:type="lastRow">
      <w:tblPr/>
      <w:tcPr>
        <w:tcBorders>
          <w:top w:val="single" w:sz="8" w:space="0" w:color="00359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3591" w:themeColor="accent1"/>
          <w:insideH w:val="nil"/>
          <w:insideV w:val="nil"/>
        </w:tcBorders>
        <w:shd w:val="clear" w:color="auto" w:fill="FFFFFF" w:themeFill="background1"/>
      </w:tcPr>
    </w:tblStylePr>
    <w:tblStylePr w:type="lastCol">
      <w:tblPr/>
      <w:tcPr>
        <w:tcBorders>
          <w:top w:val="nil"/>
          <w:left w:val="single" w:sz="8" w:space="0" w:color="0035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4C5FF" w:themeFill="accent1" w:themeFillTint="3F"/>
      </w:tcPr>
    </w:tblStylePr>
    <w:tblStylePr w:type="band1Horz">
      <w:tblPr/>
      <w:tcPr>
        <w:tcBorders>
          <w:top w:val="nil"/>
          <w:bottom w:val="nil"/>
          <w:insideH w:val="nil"/>
          <w:insideV w:val="nil"/>
        </w:tcBorders>
        <w:shd w:val="clear" w:color="auto" w:fill="A4C5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3F9C35" w:themeColor="accent2"/>
        <w:left w:val="single" w:sz="8" w:space="0" w:color="3F9C35" w:themeColor="accent2"/>
        <w:bottom w:val="single" w:sz="8" w:space="0" w:color="3F9C35" w:themeColor="accent2"/>
        <w:right w:val="single" w:sz="8" w:space="0" w:color="3F9C35"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3F9C35" w:themeColor="accent2"/>
          <w:right w:val="nil"/>
          <w:insideH w:val="nil"/>
          <w:insideV w:val="nil"/>
        </w:tcBorders>
        <w:shd w:val="clear" w:color="auto" w:fill="FFFFFF" w:themeFill="background1"/>
      </w:tcPr>
    </w:tblStylePr>
    <w:tblStylePr w:type="lastRow">
      <w:tblPr/>
      <w:tcPr>
        <w:tcBorders>
          <w:top w:val="single" w:sz="8" w:space="0" w:color="3F9C35"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F9C35" w:themeColor="accent2"/>
          <w:insideH w:val="nil"/>
          <w:insideV w:val="nil"/>
        </w:tcBorders>
        <w:shd w:val="clear" w:color="auto" w:fill="FFFFFF" w:themeFill="background1"/>
      </w:tcPr>
    </w:tblStylePr>
    <w:tblStylePr w:type="lastCol">
      <w:tblPr/>
      <w:tcPr>
        <w:tcBorders>
          <w:top w:val="nil"/>
          <w:left w:val="single" w:sz="8" w:space="0" w:color="3F9C3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CC7" w:themeFill="accent2" w:themeFillTint="3F"/>
      </w:tcPr>
    </w:tblStylePr>
    <w:tblStylePr w:type="band1Horz">
      <w:tblPr/>
      <w:tcPr>
        <w:tcBorders>
          <w:top w:val="nil"/>
          <w:bottom w:val="nil"/>
          <w:insideH w:val="nil"/>
          <w:insideV w:val="nil"/>
        </w:tcBorders>
        <w:shd w:val="clear" w:color="auto" w:fill="CAECC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99D6F0" w:themeColor="accent3"/>
        <w:left w:val="single" w:sz="8" w:space="0" w:color="99D6F0" w:themeColor="accent3"/>
        <w:bottom w:val="single" w:sz="8" w:space="0" w:color="99D6F0" w:themeColor="accent3"/>
        <w:right w:val="single" w:sz="8" w:space="0" w:color="99D6F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9D6F0" w:themeColor="accent3"/>
          <w:right w:val="nil"/>
          <w:insideH w:val="nil"/>
          <w:insideV w:val="nil"/>
        </w:tcBorders>
        <w:shd w:val="clear" w:color="auto" w:fill="FFFFFF" w:themeFill="background1"/>
      </w:tcPr>
    </w:tblStylePr>
    <w:tblStylePr w:type="lastRow">
      <w:tblPr/>
      <w:tcPr>
        <w:tcBorders>
          <w:top w:val="single" w:sz="8" w:space="0" w:color="99D6F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9D6F0" w:themeColor="accent3"/>
          <w:insideH w:val="nil"/>
          <w:insideV w:val="nil"/>
        </w:tcBorders>
        <w:shd w:val="clear" w:color="auto" w:fill="FFFFFF" w:themeFill="background1"/>
      </w:tcPr>
    </w:tblStylePr>
    <w:tblStylePr w:type="lastCol">
      <w:tblPr/>
      <w:tcPr>
        <w:tcBorders>
          <w:top w:val="nil"/>
          <w:left w:val="single" w:sz="8" w:space="0" w:color="99D6F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4FB" w:themeFill="accent3" w:themeFillTint="3F"/>
      </w:tcPr>
    </w:tblStylePr>
    <w:tblStylePr w:type="band1Horz">
      <w:tblPr/>
      <w:tcPr>
        <w:tcBorders>
          <w:top w:val="nil"/>
          <w:bottom w:val="nil"/>
          <w:insideH w:val="nil"/>
          <w:insideV w:val="nil"/>
        </w:tcBorders>
        <w:shd w:val="clear" w:color="auto" w:fill="E5F4F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F204B" w:themeColor="accent4"/>
        <w:left w:val="single" w:sz="8" w:space="0" w:color="0F204B" w:themeColor="accent4"/>
        <w:bottom w:val="single" w:sz="8" w:space="0" w:color="0F204B" w:themeColor="accent4"/>
        <w:right w:val="single" w:sz="8" w:space="0" w:color="0F204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0F204B" w:themeColor="accent4"/>
          <w:right w:val="nil"/>
          <w:insideH w:val="nil"/>
          <w:insideV w:val="nil"/>
        </w:tcBorders>
        <w:shd w:val="clear" w:color="auto" w:fill="FFFFFF" w:themeFill="background1"/>
      </w:tcPr>
    </w:tblStylePr>
    <w:tblStylePr w:type="lastRow">
      <w:tblPr/>
      <w:tcPr>
        <w:tcBorders>
          <w:top w:val="single" w:sz="8" w:space="0" w:color="0F204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204B" w:themeColor="accent4"/>
          <w:insideH w:val="nil"/>
          <w:insideV w:val="nil"/>
        </w:tcBorders>
        <w:shd w:val="clear" w:color="auto" w:fill="FFFFFF" w:themeFill="background1"/>
      </w:tcPr>
    </w:tblStylePr>
    <w:tblStylePr w:type="lastCol">
      <w:tblPr/>
      <w:tcPr>
        <w:tcBorders>
          <w:top w:val="nil"/>
          <w:left w:val="single" w:sz="8" w:space="0" w:color="0F204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8BBED" w:themeFill="accent4" w:themeFillTint="3F"/>
      </w:tcPr>
    </w:tblStylePr>
    <w:tblStylePr w:type="band1Horz">
      <w:tblPr/>
      <w:tcPr>
        <w:tcBorders>
          <w:top w:val="nil"/>
          <w:bottom w:val="nil"/>
          <w:insideH w:val="nil"/>
          <w:insideV w:val="nil"/>
        </w:tcBorders>
        <w:shd w:val="clear" w:color="auto" w:fill="A8BB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009FDA" w:themeColor="accent5"/>
        <w:left w:val="single" w:sz="8" w:space="0" w:color="009FDA" w:themeColor="accent5"/>
        <w:bottom w:val="single" w:sz="8" w:space="0" w:color="009FDA" w:themeColor="accent5"/>
        <w:right w:val="single" w:sz="8" w:space="0" w:color="009FD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009FDA" w:themeColor="accent5"/>
          <w:right w:val="nil"/>
          <w:insideH w:val="nil"/>
          <w:insideV w:val="nil"/>
        </w:tcBorders>
        <w:shd w:val="clear" w:color="auto" w:fill="FFFFFF" w:themeFill="background1"/>
      </w:tcPr>
    </w:tblStylePr>
    <w:tblStylePr w:type="lastRow">
      <w:tblPr/>
      <w:tcPr>
        <w:tcBorders>
          <w:top w:val="single" w:sz="8" w:space="0" w:color="009FD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FDA" w:themeColor="accent5"/>
          <w:insideH w:val="nil"/>
          <w:insideV w:val="nil"/>
        </w:tcBorders>
        <w:shd w:val="clear" w:color="auto" w:fill="FFFFFF" w:themeFill="background1"/>
      </w:tcPr>
    </w:tblStylePr>
    <w:tblStylePr w:type="lastCol">
      <w:tblPr/>
      <w:tcPr>
        <w:tcBorders>
          <w:top w:val="nil"/>
          <w:left w:val="single" w:sz="8" w:space="0" w:color="009FD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BFF" w:themeFill="accent5" w:themeFillTint="3F"/>
      </w:tcPr>
    </w:tblStylePr>
    <w:tblStylePr w:type="band1Horz">
      <w:tblPr/>
      <w:tcPr>
        <w:tcBorders>
          <w:top w:val="nil"/>
          <w:bottom w:val="nil"/>
          <w:insideH w:val="nil"/>
          <w:insideV w:val="nil"/>
        </w:tcBorders>
        <w:shd w:val="clear" w:color="auto" w:fill="B6EB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99"/>
    <w:rsid w:val="00E30443"/>
    <w:pPr>
      <w:spacing w:line="240" w:lineRule="auto"/>
    </w:pPr>
    <w:rPr>
      <w:rFonts w:asciiTheme="majorHAnsi" w:eastAsiaTheme="majorEastAsia" w:hAnsiTheme="majorHAnsi" w:cstheme="majorBidi"/>
      <w:color w:val="000000" w:themeColor="text1"/>
      <w:lang w:eastAsia="zh-CN"/>
    </w:rPr>
    <w:tblPr>
      <w:tblStyleRowBandSize w:val="1"/>
      <w:tblStyleColBandSize w:val="1"/>
      <w:tblInd w:w="0" w:type="dxa"/>
      <w:tblBorders>
        <w:top w:val="single" w:sz="8" w:space="0" w:color="E5F5FB" w:themeColor="accent6"/>
        <w:left w:val="single" w:sz="8" w:space="0" w:color="E5F5FB" w:themeColor="accent6"/>
        <w:bottom w:val="single" w:sz="8" w:space="0" w:color="E5F5FB" w:themeColor="accent6"/>
        <w:right w:val="single" w:sz="8" w:space="0" w:color="E5F5FB"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E5F5FB" w:themeColor="accent6"/>
          <w:right w:val="nil"/>
          <w:insideH w:val="nil"/>
          <w:insideV w:val="nil"/>
        </w:tcBorders>
        <w:shd w:val="clear" w:color="auto" w:fill="FFFFFF" w:themeFill="background1"/>
      </w:tcPr>
    </w:tblStylePr>
    <w:tblStylePr w:type="lastRow">
      <w:tblPr/>
      <w:tcPr>
        <w:tcBorders>
          <w:top w:val="single" w:sz="8" w:space="0" w:color="E5F5F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5F5FB" w:themeColor="accent6"/>
          <w:insideH w:val="nil"/>
          <w:insideV w:val="nil"/>
        </w:tcBorders>
        <w:shd w:val="clear" w:color="auto" w:fill="FFFFFF" w:themeFill="background1"/>
      </w:tcPr>
    </w:tblStylePr>
    <w:tblStylePr w:type="lastCol">
      <w:tblPr/>
      <w:tcPr>
        <w:tcBorders>
          <w:top w:val="nil"/>
          <w:left w:val="single" w:sz="8" w:space="0" w:color="E5F5F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CFE" w:themeFill="accent6" w:themeFillTint="3F"/>
      </w:tcPr>
    </w:tblStylePr>
    <w:tblStylePr w:type="band1Horz">
      <w:tblPr/>
      <w:tcPr>
        <w:tcBorders>
          <w:top w:val="nil"/>
          <w:bottom w:val="nil"/>
          <w:insideH w:val="nil"/>
          <w:insideV w:val="nil"/>
        </w:tcBorders>
        <w:shd w:val="clear" w:color="auto" w:fill="F8FCFE"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single" w:sz="8" w:space="0" w:color="0056E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nil"/>
          <w:insideV w:val="nil"/>
        </w:tcBorders>
        <w:shd w:val="clear" w:color="auto" w:fill="003591" w:themeFill="accent1"/>
      </w:tcPr>
    </w:tblStylePr>
    <w:tblStylePr w:type="lastRow">
      <w:pPr>
        <w:spacing w:before="0" w:after="0" w:line="240" w:lineRule="auto"/>
      </w:pPr>
      <w:rPr>
        <w:b/>
        <w:bCs/>
      </w:rPr>
      <w:tblPr/>
      <w:tcPr>
        <w:tcBorders>
          <w:top w:val="double" w:sz="6" w:space="0" w:color="0056EC" w:themeColor="accent1" w:themeTint="BF"/>
          <w:left w:val="single" w:sz="8" w:space="0" w:color="0056EC" w:themeColor="accent1" w:themeTint="BF"/>
          <w:bottom w:val="single" w:sz="8" w:space="0" w:color="0056EC" w:themeColor="accent1" w:themeTint="BF"/>
          <w:right w:val="single" w:sz="8" w:space="0" w:color="0056E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4C5FF" w:themeFill="accent1" w:themeFillTint="3F"/>
      </w:tcPr>
    </w:tblStylePr>
    <w:tblStylePr w:type="band1Horz">
      <w:tblPr/>
      <w:tcPr>
        <w:tcBorders>
          <w:insideH w:val="nil"/>
          <w:insideV w:val="nil"/>
        </w:tcBorders>
        <w:shd w:val="clear" w:color="auto" w:fill="A4C5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single" w:sz="8" w:space="0" w:color="60C556"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nil"/>
          <w:insideV w:val="nil"/>
        </w:tcBorders>
        <w:shd w:val="clear" w:color="auto" w:fill="3F9C35" w:themeFill="accent2"/>
      </w:tcPr>
    </w:tblStylePr>
    <w:tblStylePr w:type="lastRow">
      <w:pPr>
        <w:spacing w:before="0" w:after="0" w:line="240" w:lineRule="auto"/>
      </w:pPr>
      <w:rPr>
        <w:b/>
        <w:bCs/>
      </w:rPr>
      <w:tblPr/>
      <w:tcPr>
        <w:tcBorders>
          <w:top w:val="double" w:sz="6" w:space="0" w:color="60C556" w:themeColor="accent2" w:themeTint="BF"/>
          <w:left w:val="single" w:sz="8" w:space="0" w:color="60C556" w:themeColor="accent2" w:themeTint="BF"/>
          <w:bottom w:val="single" w:sz="8" w:space="0" w:color="60C556" w:themeColor="accent2" w:themeTint="BF"/>
          <w:right w:val="single" w:sz="8" w:space="0" w:color="60C55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AECC7" w:themeFill="accent2" w:themeFillTint="3F"/>
      </w:tcPr>
    </w:tblStylePr>
    <w:tblStylePr w:type="band1Horz">
      <w:tblPr/>
      <w:tcPr>
        <w:tcBorders>
          <w:insideH w:val="nil"/>
          <w:insideV w:val="nil"/>
        </w:tcBorders>
        <w:shd w:val="clear" w:color="auto" w:fill="CAECC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single" w:sz="8" w:space="0" w:color="B2E0F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nil"/>
          <w:insideV w:val="nil"/>
        </w:tcBorders>
        <w:shd w:val="clear" w:color="auto" w:fill="99D6F0" w:themeFill="accent3"/>
      </w:tcPr>
    </w:tblStylePr>
    <w:tblStylePr w:type="lastRow">
      <w:pPr>
        <w:spacing w:before="0" w:after="0" w:line="240" w:lineRule="auto"/>
      </w:pPr>
      <w:rPr>
        <w:b/>
        <w:bCs/>
      </w:rPr>
      <w:tblPr/>
      <w:tcPr>
        <w:tcBorders>
          <w:top w:val="double" w:sz="6" w:space="0" w:color="B2E0F3" w:themeColor="accent3" w:themeTint="BF"/>
          <w:left w:val="single" w:sz="8" w:space="0" w:color="B2E0F3" w:themeColor="accent3" w:themeTint="BF"/>
          <w:bottom w:val="single" w:sz="8" w:space="0" w:color="B2E0F3" w:themeColor="accent3" w:themeTint="BF"/>
          <w:right w:val="single" w:sz="8" w:space="0" w:color="B2E0F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F4FB" w:themeFill="accent3" w:themeFillTint="3F"/>
      </w:tcPr>
    </w:tblStylePr>
    <w:tblStylePr w:type="band1Horz">
      <w:tblPr/>
      <w:tcPr>
        <w:tcBorders>
          <w:insideH w:val="nil"/>
          <w:insideV w:val="nil"/>
        </w:tcBorders>
        <w:shd w:val="clear" w:color="auto" w:fill="E5F4FB"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single" w:sz="8" w:space="0" w:color="2045A2"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nil"/>
          <w:insideV w:val="nil"/>
        </w:tcBorders>
        <w:shd w:val="clear" w:color="auto" w:fill="0F204B" w:themeFill="accent4"/>
      </w:tcPr>
    </w:tblStylePr>
    <w:tblStylePr w:type="lastRow">
      <w:pPr>
        <w:spacing w:before="0" w:after="0" w:line="240" w:lineRule="auto"/>
      </w:pPr>
      <w:rPr>
        <w:b/>
        <w:bCs/>
      </w:rPr>
      <w:tblPr/>
      <w:tcPr>
        <w:tcBorders>
          <w:top w:val="double" w:sz="6" w:space="0" w:color="2045A2" w:themeColor="accent4" w:themeTint="BF"/>
          <w:left w:val="single" w:sz="8" w:space="0" w:color="2045A2" w:themeColor="accent4" w:themeTint="BF"/>
          <w:bottom w:val="single" w:sz="8" w:space="0" w:color="2045A2" w:themeColor="accent4" w:themeTint="BF"/>
          <w:right w:val="single" w:sz="8" w:space="0" w:color="2045A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8BBED" w:themeFill="accent4" w:themeFillTint="3F"/>
      </w:tcPr>
    </w:tblStylePr>
    <w:tblStylePr w:type="band1Horz">
      <w:tblPr/>
      <w:tcPr>
        <w:tcBorders>
          <w:insideH w:val="nil"/>
          <w:insideV w:val="nil"/>
        </w:tcBorders>
        <w:shd w:val="clear" w:color="auto" w:fill="A8BB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single" w:sz="8" w:space="0" w:color="24C2F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nil"/>
          <w:insideV w:val="nil"/>
        </w:tcBorders>
        <w:shd w:val="clear" w:color="auto" w:fill="009FDA" w:themeFill="accent5"/>
      </w:tcPr>
    </w:tblStylePr>
    <w:tblStylePr w:type="lastRow">
      <w:pPr>
        <w:spacing w:before="0" w:after="0" w:line="240" w:lineRule="auto"/>
      </w:pPr>
      <w:rPr>
        <w:b/>
        <w:bCs/>
      </w:rPr>
      <w:tblPr/>
      <w:tcPr>
        <w:tcBorders>
          <w:top w:val="double" w:sz="6" w:space="0" w:color="24C2FF" w:themeColor="accent5" w:themeTint="BF"/>
          <w:left w:val="single" w:sz="8" w:space="0" w:color="24C2FF" w:themeColor="accent5" w:themeTint="BF"/>
          <w:bottom w:val="single" w:sz="8" w:space="0" w:color="24C2FF" w:themeColor="accent5" w:themeTint="BF"/>
          <w:right w:val="single" w:sz="8" w:space="0" w:color="24C2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B6EBFF" w:themeFill="accent5" w:themeFillTint="3F"/>
      </w:tcPr>
    </w:tblStylePr>
    <w:tblStylePr w:type="band1Horz">
      <w:tblPr/>
      <w:tcPr>
        <w:tcBorders>
          <w:insideH w:val="nil"/>
          <w:insideV w:val="nil"/>
        </w:tcBorders>
        <w:shd w:val="clear" w:color="auto" w:fill="B6EB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8"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single" w:sz="8" w:space="0" w:color="EBF7FC"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nil"/>
          <w:insideV w:val="nil"/>
        </w:tcBorders>
        <w:shd w:val="clear" w:color="auto" w:fill="E5F5FB" w:themeFill="accent6"/>
      </w:tcPr>
    </w:tblStylePr>
    <w:tblStylePr w:type="lastRow">
      <w:pPr>
        <w:spacing w:before="0" w:after="0" w:line="240" w:lineRule="auto"/>
      </w:pPr>
      <w:rPr>
        <w:b/>
        <w:bCs/>
      </w:rPr>
      <w:tblPr/>
      <w:tcPr>
        <w:tcBorders>
          <w:top w:val="double" w:sz="6" w:space="0" w:color="EBF7FC" w:themeColor="accent6" w:themeTint="BF"/>
          <w:left w:val="single" w:sz="8" w:space="0" w:color="EBF7FC" w:themeColor="accent6" w:themeTint="BF"/>
          <w:bottom w:val="single" w:sz="8" w:space="0" w:color="EBF7FC" w:themeColor="accent6" w:themeTint="BF"/>
          <w:right w:val="single" w:sz="8" w:space="0" w:color="EBF7FC" w:themeColor="accent6" w:themeTint="BF"/>
          <w:insideH w:val="nil"/>
          <w:insideV w:val="nil"/>
        </w:tcBorders>
      </w:tcPr>
    </w:tblStylePr>
    <w:tblStylePr w:type="firstCol">
      <w:rPr>
        <w:b/>
        <w:bCs/>
      </w:rPr>
    </w:tblStylePr>
    <w:tblStylePr w:type="lastCol">
      <w:rPr>
        <w:b/>
        <w:bCs/>
      </w:rPr>
    </w:tblStylePr>
    <w:tblStylePr w:type="band1Vert">
      <w:tblPr/>
      <w:tcPr>
        <w:shd w:val="clear" w:color="auto" w:fill="F8FCFE" w:themeFill="accent6" w:themeFillTint="3F"/>
      </w:tcPr>
    </w:tblStylePr>
    <w:tblStylePr w:type="band1Horz">
      <w:tblPr/>
      <w:tcPr>
        <w:tcBorders>
          <w:insideH w:val="nil"/>
          <w:insideV w:val="nil"/>
        </w:tcBorders>
        <w:shd w:val="clear" w:color="auto" w:fill="F8FCFE"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35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3591" w:themeFill="accent1"/>
      </w:tcPr>
    </w:tblStylePr>
    <w:tblStylePr w:type="lastCol">
      <w:rPr>
        <w:b/>
        <w:bCs/>
        <w:color w:val="FFFFFF" w:themeColor="background1"/>
      </w:rPr>
      <w:tblPr/>
      <w:tcPr>
        <w:tcBorders>
          <w:left w:val="nil"/>
          <w:right w:val="nil"/>
          <w:insideH w:val="nil"/>
          <w:insideV w:val="nil"/>
        </w:tcBorders>
        <w:shd w:val="clear" w:color="auto" w:fill="0035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9C3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9C35" w:themeFill="accent2"/>
      </w:tcPr>
    </w:tblStylePr>
    <w:tblStylePr w:type="lastCol">
      <w:rPr>
        <w:b/>
        <w:bCs/>
        <w:color w:val="FFFFFF" w:themeColor="background1"/>
      </w:rPr>
      <w:tblPr/>
      <w:tcPr>
        <w:tcBorders>
          <w:left w:val="nil"/>
          <w:right w:val="nil"/>
          <w:insideH w:val="nil"/>
          <w:insideV w:val="nil"/>
        </w:tcBorders>
        <w:shd w:val="clear" w:color="auto" w:fill="3F9C3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D6F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D6F0" w:themeFill="accent3"/>
      </w:tcPr>
    </w:tblStylePr>
    <w:tblStylePr w:type="lastCol">
      <w:rPr>
        <w:b/>
        <w:bCs/>
        <w:color w:val="FFFFFF" w:themeColor="background1"/>
      </w:rPr>
      <w:tblPr/>
      <w:tcPr>
        <w:tcBorders>
          <w:left w:val="nil"/>
          <w:right w:val="nil"/>
          <w:insideH w:val="nil"/>
          <w:insideV w:val="nil"/>
        </w:tcBorders>
        <w:shd w:val="clear" w:color="auto" w:fill="99D6F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204B"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204B" w:themeFill="accent4"/>
      </w:tcPr>
    </w:tblStylePr>
    <w:tblStylePr w:type="lastCol">
      <w:rPr>
        <w:b/>
        <w:bCs/>
        <w:color w:val="FFFFFF" w:themeColor="background1"/>
      </w:rPr>
      <w:tblPr/>
      <w:tcPr>
        <w:tcBorders>
          <w:left w:val="nil"/>
          <w:right w:val="nil"/>
          <w:insideH w:val="nil"/>
          <w:insideV w:val="nil"/>
        </w:tcBorders>
        <w:shd w:val="clear" w:color="auto" w:fill="0F204B"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FD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FDA" w:themeFill="accent5"/>
      </w:tcPr>
    </w:tblStylePr>
    <w:tblStylePr w:type="lastCol">
      <w:rPr>
        <w:b/>
        <w:bCs/>
        <w:color w:val="FFFFFF" w:themeColor="background1"/>
      </w:rPr>
      <w:tblPr/>
      <w:tcPr>
        <w:tcBorders>
          <w:left w:val="nil"/>
          <w:right w:val="nil"/>
          <w:insideH w:val="nil"/>
          <w:insideV w:val="nil"/>
        </w:tcBorders>
        <w:shd w:val="clear" w:color="auto" w:fill="009FD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E30443"/>
    <w:pPr>
      <w:spacing w:line="240" w:lineRule="auto"/>
    </w:pPr>
    <w:rPr>
      <w:rFonts w:asciiTheme="minorHAnsi" w:eastAsiaTheme="minorEastAsia" w:hAnsiTheme="minorHAnsi" w:cstheme="minorBidi"/>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5F5F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5F5FB" w:themeFill="accent6"/>
      </w:tcPr>
    </w:tblStylePr>
    <w:tblStylePr w:type="lastCol">
      <w:rPr>
        <w:b/>
        <w:bCs/>
        <w:color w:val="FFFFFF" w:themeColor="background1"/>
      </w:rPr>
      <w:tblPr/>
      <w:tcPr>
        <w:tcBorders>
          <w:left w:val="nil"/>
          <w:right w:val="nil"/>
          <w:insideH w:val="nil"/>
          <w:insideV w:val="nil"/>
        </w:tcBorders>
        <w:shd w:val="clear" w:color="auto" w:fill="E5F5F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2">
    <w:name w:val="Table 3D effects 2"/>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unhideWhenUsed/>
    <w:rsid w:val="00E30443"/>
    <w:pPr>
      <w:spacing w:line="240" w:lineRule="auto"/>
    </w:pPr>
    <w:rPr>
      <w:rFonts w:asciiTheme="minorHAnsi" w:eastAsiaTheme="minorEastAsia" w:hAnsiTheme="minorHAnsi" w:cstheme="minorBidi"/>
      <w:color w:val="000080"/>
      <w:lang w:eastAsia="zh-C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unhideWhenUsed/>
    <w:rsid w:val="00E30443"/>
    <w:pPr>
      <w:spacing w:line="240" w:lineRule="auto"/>
    </w:pPr>
    <w:rPr>
      <w:rFonts w:asciiTheme="minorHAnsi" w:eastAsiaTheme="minorEastAsia" w:hAnsiTheme="minorHAnsi" w:cstheme="minorBidi"/>
      <w:color w:val="FFFFFF"/>
      <w:lang w:eastAsia="zh-CN"/>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unhideWhenUsed/>
    <w:rsid w:val="00E30443"/>
    <w:pPr>
      <w:spacing w:line="240" w:lineRule="auto"/>
    </w:pPr>
    <w:rPr>
      <w:rFonts w:asciiTheme="minorHAnsi" w:eastAsiaTheme="minorEastAsia" w:hAnsiTheme="minorHAnsi" w:cstheme="minorBidi"/>
      <w:b/>
      <w:bCs/>
      <w:lang w:eastAsia="zh-CN"/>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unhideWhenUsed/>
    <w:rsid w:val="00E30443"/>
    <w:pPr>
      <w:spacing w:line="240" w:lineRule="auto"/>
    </w:pPr>
    <w:rPr>
      <w:rFonts w:asciiTheme="minorHAnsi" w:eastAsiaTheme="minorEastAsia" w:hAnsiTheme="minorHAnsi" w:cstheme="minorBidi"/>
      <w:b/>
      <w:bCs/>
      <w:lang w:eastAsia="zh-C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unhideWhenUsed/>
    <w:rsid w:val="00E30443"/>
    <w:pPr>
      <w:spacing w:line="240" w:lineRule="auto"/>
    </w:pPr>
    <w:rPr>
      <w:rFonts w:asciiTheme="minorHAnsi" w:eastAsiaTheme="minorEastAsia" w:hAnsiTheme="minorHAnsi" w:cstheme="minorBidi"/>
      <w:b/>
      <w:bCs/>
      <w:lang w:eastAsia="zh-CN"/>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unhideWhenUsed/>
    <w:rsid w:val="00E30443"/>
    <w:pPr>
      <w:spacing w:line="240" w:lineRule="auto"/>
    </w:pPr>
    <w:rPr>
      <w:rFonts w:asciiTheme="minorHAnsi" w:eastAsiaTheme="minorEastAsia" w:hAnsiTheme="minorHAnsi" w:cstheme="minorBidi"/>
      <w:lang w:eastAsia="zh-C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unhideWhenUsed/>
    <w:rsid w:val="00E30443"/>
    <w:pPr>
      <w:spacing w:line="240" w:lineRule="auto"/>
    </w:pPr>
    <w:rPr>
      <w:rFonts w:asciiTheme="minorHAnsi" w:eastAsiaTheme="minorEastAsia" w:hAnsiTheme="minorHAnsi" w:cstheme="minorBidi"/>
      <w:lang w:eastAsia="zh-C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E30443"/>
    <w:pPr>
      <w:spacing w:line="240" w:lineRule="auto"/>
    </w:pPr>
    <w:rPr>
      <w:rFonts w:asciiTheme="minorHAnsi" w:eastAsiaTheme="minorEastAsia" w:hAnsiTheme="minorHAnsi" w:cstheme="minorBidi"/>
      <w:lang w:eastAsia="zh-C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unhideWhenUsed/>
    <w:rsid w:val="00E30443"/>
    <w:pPr>
      <w:spacing w:line="240" w:lineRule="auto"/>
    </w:pPr>
    <w:rPr>
      <w:rFonts w:asciiTheme="minorHAnsi" w:eastAsiaTheme="minorEastAsia" w:hAnsiTheme="minorHAnsi" w:cstheme="minorBidi"/>
      <w:b/>
      <w:bCs/>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unhideWhenUsed/>
    <w:rsid w:val="00E30443"/>
    <w:pPr>
      <w:spacing w:line="240" w:lineRule="auto"/>
    </w:pPr>
    <w:rPr>
      <w:rFonts w:asciiTheme="minorHAnsi" w:eastAsiaTheme="minorEastAsia" w:hAnsiTheme="minorHAnsi" w:cstheme="minorBidi"/>
      <w:lang w:eastAsia="zh-C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E30443"/>
    <w:pPr>
      <w:spacing w:line="240" w:lineRule="auto"/>
    </w:pPr>
    <w:rPr>
      <w:rFonts w:asciiTheme="minorHAnsi" w:eastAsiaTheme="minorEastAsia" w:hAnsiTheme="minorHAnsi" w:cstheme="minorBidi"/>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unhideWhenUsed/>
    <w:rsid w:val="00E30443"/>
    <w:pPr>
      <w:spacing w:line="240" w:lineRule="auto"/>
    </w:pPr>
    <w:rPr>
      <w:rFonts w:asciiTheme="minorHAnsi" w:eastAsiaTheme="minorEastAsia" w:hAnsiTheme="minorHAnsi" w:cstheme="minorBidi"/>
      <w:lang w:eastAsia="zh-C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unhideWhenUsed/>
    <w:rsid w:val="00E30443"/>
    <w:pPr>
      <w:spacing w:line="240" w:lineRule="auto"/>
    </w:pPr>
    <w:rPr>
      <w:rFonts w:asciiTheme="minorHAnsi" w:eastAsiaTheme="minorEastAsia" w:hAnsiTheme="minorHAnsi" w:cstheme="minorBidi"/>
      <w:lang w:eastAsia="zh-CN"/>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E30443"/>
    <w:pPr>
      <w:spacing w:line="240" w:lineRule="auto"/>
    </w:pPr>
    <w:rPr>
      <w:rFonts w:asciiTheme="minorHAnsi" w:eastAsiaTheme="minorEastAsia" w:hAnsiTheme="minorHAnsi" w:cstheme="minorBidi"/>
      <w:lang w:eastAsia="zh-C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0">
    <w:name w:val="Table Grid1"/>
    <w:basedOn w:val="TableNormal"/>
    <w:next w:val="TableGrid"/>
    <w:uiPriority w:val="59"/>
    <w:rsid w:val="00E30443"/>
    <w:pPr>
      <w:spacing w:line="240" w:lineRule="auto"/>
    </w:pPr>
    <w:rPr>
      <w:rFonts w:ascii="Times New Roman" w:hAnsi="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ockquote">
    <w:name w:val="Block quote"/>
    <w:basedOn w:val="ParaText"/>
    <w:link w:val="BlockquoteChar"/>
    <w:qFormat/>
    <w:rsid w:val="00E30443"/>
    <w:pPr>
      <w:ind w:left="720"/>
    </w:pPr>
    <w:rPr>
      <w:i/>
      <w:iCs/>
    </w:rPr>
  </w:style>
  <w:style w:type="character" w:customStyle="1" w:styleId="BlockquoteChar">
    <w:name w:val="Block quote Char"/>
    <w:basedOn w:val="ParaTextChar"/>
    <w:link w:val="Blockquote"/>
    <w:rsid w:val="00E30443"/>
    <w:rPr>
      <w:i/>
      <w:iCs/>
    </w:rPr>
  </w:style>
  <w:style w:type="paragraph" w:customStyle="1" w:styleId="Logo">
    <w:name w:val="Logo"/>
    <w:basedOn w:val="Normal"/>
    <w:semiHidden/>
    <w:rsid w:val="00E30443"/>
    <w:pPr>
      <w:spacing w:before="320" w:line="240" w:lineRule="auto"/>
    </w:pPr>
    <w:rPr>
      <w:rFonts w:ascii="Times New Roman" w:hAnsi="Times New Roman"/>
      <w:szCs w:val="24"/>
    </w:rPr>
  </w:style>
  <w:style w:type="paragraph" w:customStyle="1" w:styleId="HeaderPrompt">
    <w:name w:val="HeaderPrompt"/>
    <w:basedOn w:val="Normal"/>
    <w:rsid w:val="00E30443"/>
    <w:pPr>
      <w:spacing w:before="160" w:line="264" w:lineRule="auto"/>
    </w:pPr>
    <w:rPr>
      <w:rFonts w:ascii="Times New Roman" w:hAnsi="Times New Roman"/>
      <w:b/>
      <w:sz w:val="20"/>
      <w:szCs w:val="24"/>
    </w:rPr>
  </w:style>
  <w:style w:type="paragraph" w:customStyle="1" w:styleId="HeaderData">
    <w:name w:val="HeaderData"/>
    <w:basedOn w:val="Normal"/>
    <w:rsid w:val="00E30443"/>
    <w:pPr>
      <w:tabs>
        <w:tab w:val="left" w:pos="4111"/>
      </w:tabs>
      <w:spacing w:line="264" w:lineRule="auto"/>
    </w:pPr>
    <w:rPr>
      <w:rFonts w:ascii="Times New Roman" w:hAnsi="Times New Roman"/>
      <w:szCs w:val="24"/>
    </w:rPr>
  </w:style>
  <w:style w:type="paragraph" w:customStyle="1" w:styleId="Agendatitle">
    <w:name w:val="Agenda title"/>
    <w:rsid w:val="00E30443"/>
    <w:pPr>
      <w:pBdr>
        <w:bottom w:val="single" w:sz="4" w:space="11" w:color="auto"/>
      </w:pBdr>
      <w:spacing w:line="240" w:lineRule="auto"/>
    </w:pPr>
    <w:rPr>
      <w:rFonts w:ascii="Times New Roman" w:hAnsi="Times New Roman"/>
      <w:szCs w:val="24"/>
    </w:rPr>
  </w:style>
  <w:style w:type="paragraph" w:customStyle="1" w:styleId="RecipientName">
    <w:name w:val="RecipientName"/>
    <w:basedOn w:val="Normal"/>
    <w:semiHidden/>
    <w:rsid w:val="00E30443"/>
    <w:pPr>
      <w:spacing w:line="240" w:lineRule="auto"/>
    </w:pPr>
    <w:rPr>
      <w:rFonts w:ascii="Times New Roman" w:hAnsi="Times New Roman"/>
      <w:noProof/>
      <w:sz w:val="24"/>
      <w:szCs w:val="24"/>
    </w:rPr>
  </w:style>
  <w:style w:type="paragraph" w:customStyle="1" w:styleId="Tableheader">
    <w:name w:val="Table header"/>
    <w:basedOn w:val="Normal"/>
    <w:rsid w:val="00E30443"/>
    <w:pPr>
      <w:spacing w:before="40" w:after="40" w:line="240" w:lineRule="auto"/>
    </w:pPr>
    <w:rPr>
      <w:rFonts w:ascii="Times New Roman" w:hAnsi="Times New Roman" w:cs="Arial"/>
      <w:b/>
      <w:szCs w:val="18"/>
    </w:rPr>
  </w:style>
  <w:style w:type="paragraph" w:customStyle="1" w:styleId="Appendix">
    <w:name w:val="Appendix"/>
    <w:basedOn w:val="Normal"/>
    <w:next w:val="Normal"/>
    <w:rsid w:val="00E30443"/>
    <w:pPr>
      <w:numPr>
        <w:ilvl w:val="5"/>
        <w:numId w:val="26"/>
      </w:numPr>
      <w:spacing w:line="312" w:lineRule="auto"/>
    </w:pPr>
    <w:rPr>
      <w:rFonts w:ascii="Times New Roman" w:hAnsi="Times New Roman"/>
      <w:b/>
      <w:caps/>
      <w:sz w:val="26"/>
      <w:szCs w:val="20"/>
    </w:rPr>
  </w:style>
  <w:style w:type="paragraph" w:styleId="Revision">
    <w:name w:val="Revision"/>
    <w:hidden/>
    <w:uiPriority w:val="99"/>
    <w:semiHidden/>
    <w:rsid w:val="00E30443"/>
    <w:pPr>
      <w:spacing w:line="240" w:lineRule="auto"/>
    </w:pPr>
    <w:rPr>
      <w:rFonts w:ascii="Times New Roman" w:hAnsi="Times New Roman"/>
      <w:szCs w:val="24"/>
    </w:rPr>
  </w:style>
  <w:style w:type="paragraph" w:customStyle="1" w:styleId="BulletsNumbered">
    <w:name w:val="Bullets Numbered"/>
    <w:basedOn w:val="Normal"/>
    <w:next w:val="Normal"/>
    <w:rsid w:val="00E30443"/>
    <w:pPr>
      <w:numPr>
        <w:numId w:val="27"/>
      </w:numPr>
      <w:suppressAutoHyphens/>
      <w:spacing w:after="80" w:line="240" w:lineRule="auto"/>
      <w:ind w:left="720"/>
    </w:pPr>
    <w:rPr>
      <w:rFonts w:ascii="Palatino Linotype" w:eastAsia="SimSun" w:hAnsi="Palatino Linotype"/>
      <w:szCs w:val="24"/>
    </w:rPr>
  </w:style>
  <w:style w:type="table" w:customStyle="1" w:styleId="ColorfulGrid1">
    <w:name w:val="Colorful Grid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1">
    <w:name w:val="Dark List1"/>
    <w:basedOn w:val="TableNormal"/>
    <w:uiPriority w:val="99"/>
    <w:rsid w:val="00E30443"/>
    <w:pPr>
      <w:spacing w:line="240" w:lineRule="auto"/>
    </w:pPr>
    <w:rPr>
      <w:rFonts w:ascii="Calibri" w:eastAsia="SimSun" w:hAnsi="Calibri" w:cs="Arial"/>
      <w:color w:val="FFFFFF"/>
      <w:sz w:val="20"/>
      <w:szCs w:val="20"/>
      <w:lang w:eastAsia="zh-CN"/>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
    <w:name w:val="Light Grid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1">
    <w:name w:val="Light List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1">
    <w:name w:val="Light Shading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99"/>
    <w:rsid w:val="00E30443"/>
    <w:pPr>
      <w:spacing w:line="240" w:lineRule="auto"/>
    </w:pPr>
    <w:rPr>
      <w:rFonts w:ascii="Calibri" w:eastAsia="SimSun" w:hAnsi="Calibri" w:cs="Arial"/>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Grid11">
    <w:name w:val="Medium Grid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uiPriority w:val="99"/>
    <w:rsid w:val="00E30443"/>
    <w:pPr>
      <w:spacing w:line="240" w:lineRule="auto"/>
    </w:pPr>
    <w:rPr>
      <w:rFonts w:ascii="Cambria" w:eastAsia="SimSun" w:hAnsi="Cambria"/>
      <w:color w:val="000000"/>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SimSu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uiPriority w:val="99"/>
    <w:rsid w:val="00E30443"/>
    <w:pPr>
      <w:spacing w:line="240" w:lineRule="auto"/>
    </w:pPr>
    <w:rPr>
      <w:rFonts w:ascii="Calibri" w:eastAsia="SimSun" w:hAnsi="Calibri" w:cs="Arial"/>
      <w:color w:val="000000"/>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SimSu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21">
    <w:name w:val="Medium List 21"/>
    <w:basedOn w:val="TableNormal"/>
    <w:uiPriority w:val="99"/>
    <w:rsid w:val="00E30443"/>
    <w:pPr>
      <w:spacing w:line="240" w:lineRule="auto"/>
    </w:pPr>
    <w:rPr>
      <w:rFonts w:ascii="Cambria" w:eastAsia="SimSun" w:hAnsi="Cambria"/>
      <w:color w:val="000000"/>
      <w:sz w:val="20"/>
      <w:szCs w:val="20"/>
      <w:lang w:eastAsia="zh-CN"/>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21">
    <w:name w:val="Medium Shading 2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99"/>
    <w:rsid w:val="00E30443"/>
    <w:pPr>
      <w:spacing w:line="240" w:lineRule="auto"/>
    </w:pPr>
    <w:rPr>
      <w:rFonts w:ascii="Calibri" w:eastAsia="SimSun" w:hAnsi="Calibri" w:cs="Arial"/>
      <w:sz w:val="20"/>
      <w:szCs w:val="20"/>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8B7982"/>
    <w:pPr>
      <w:autoSpaceDE w:val="0"/>
      <w:autoSpaceDN w:val="0"/>
      <w:adjustRightInd w:val="0"/>
      <w:spacing w:line="240" w:lineRule="auto"/>
    </w:pPr>
    <w:rPr>
      <w:rFonts w:ascii="Franklin Gothic Book" w:hAnsi="Franklin Gothic Book" w:cs="Franklin Gothic Book"/>
      <w:color w:val="000000"/>
      <w:sz w:val="24"/>
      <w:szCs w:val="24"/>
    </w:rPr>
  </w:style>
  <w:style w:type="numbering" w:customStyle="1" w:styleId="NoList1">
    <w:name w:val="No List1"/>
    <w:next w:val="NoList"/>
    <w:uiPriority w:val="99"/>
    <w:semiHidden/>
    <w:unhideWhenUsed/>
    <w:rsid w:val="006C1180"/>
  </w:style>
  <w:style w:type="table" w:customStyle="1" w:styleId="TableGrid20">
    <w:name w:val="Table Grid2"/>
    <w:basedOn w:val="TableNormal"/>
    <w:next w:val="TableGrid"/>
    <w:uiPriority w:val="59"/>
    <w:rsid w:val="006C1180"/>
    <w:pPr>
      <w:spacing w:line="240" w:lineRule="auto"/>
      <w:ind w:left="720" w:hanging="360"/>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1">
    <w:name w:val="Light List - Accent 111"/>
    <w:basedOn w:val="TableNormal"/>
    <w:uiPriority w:val="61"/>
    <w:rsid w:val="006C1180"/>
    <w:pPr>
      <w:spacing w:line="240" w:lineRule="auto"/>
    </w:pPr>
    <w:rPr>
      <w:rFonts w:ascii="Times New Roman" w:hAnsi="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egText">
    <w:name w:val="*Reg. Text"/>
    <w:basedOn w:val="Normal"/>
    <w:rsid w:val="006C1180"/>
    <w:pPr>
      <w:tabs>
        <w:tab w:val="left" w:pos="720"/>
        <w:tab w:val="left" w:pos="1080"/>
        <w:tab w:val="right" w:leader="dot" w:pos="8100"/>
      </w:tabs>
      <w:overflowPunct w:val="0"/>
      <w:autoSpaceDE w:val="0"/>
      <w:autoSpaceDN w:val="0"/>
      <w:adjustRightInd w:val="0"/>
      <w:spacing w:line="240" w:lineRule="auto"/>
      <w:textAlignment w:val="baseline"/>
    </w:pPr>
    <w:rPr>
      <w:rFonts w:ascii="Arial" w:hAnsi="Arial"/>
      <w:sz w:val="20"/>
      <w:szCs w:val="20"/>
    </w:rPr>
  </w:style>
  <w:style w:type="character" w:customStyle="1" w:styleId="ansi0">
    <w:name w:val="ansi0"/>
    <w:rsid w:val="006C1180"/>
  </w:style>
  <w:style w:type="paragraph" w:customStyle="1" w:styleId="SurveyProgramming">
    <w:name w:val="Survey: Programming"/>
    <w:basedOn w:val="Normal"/>
    <w:link w:val="SurveyProgrammingChar"/>
    <w:uiPriority w:val="99"/>
    <w:rsid w:val="006C1180"/>
    <w:pPr>
      <w:spacing w:before="240" w:line="240" w:lineRule="auto"/>
    </w:pPr>
    <w:rPr>
      <w:rFonts w:ascii="Calibri" w:hAnsi="Calibri"/>
      <w:b/>
      <w:i/>
      <w:caps/>
      <w:color w:val="FF0000"/>
      <w:szCs w:val="20"/>
    </w:rPr>
  </w:style>
  <w:style w:type="character" w:customStyle="1" w:styleId="SurveyProgrammingChar">
    <w:name w:val="Survey: Programming Char"/>
    <w:link w:val="SurveyProgramming"/>
    <w:uiPriority w:val="99"/>
    <w:locked/>
    <w:rsid w:val="006C1180"/>
    <w:rPr>
      <w:rFonts w:ascii="Calibri" w:hAnsi="Calibri"/>
      <w:b/>
      <w:i/>
      <w:caps/>
      <w:color w:val="FF0000"/>
      <w:szCs w:val="20"/>
    </w:rPr>
  </w:style>
  <w:style w:type="paragraph" w:customStyle="1" w:styleId="ResponseNumbered">
    <w:name w:val="Response: Numbered"/>
    <w:basedOn w:val="Normal"/>
    <w:next w:val="Normal"/>
    <w:link w:val="ResponseNumberedChar"/>
    <w:uiPriority w:val="99"/>
    <w:rsid w:val="006C1180"/>
    <w:pPr>
      <w:keepNext/>
      <w:keepLines/>
      <w:tabs>
        <w:tab w:val="num" w:pos="1440"/>
      </w:tabs>
      <w:spacing w:line="240" w:lineRule="auto"/>
      <w:ind w:left="1440" w:hanging="360"/>
    </w:pPr>
    <w:rPr>
      <w:rFonts w:ascii="Times New Roman" w:hAnsi="Times New Roman"/>
      <w:color w:val="000000"/>
      <w:w w:val="0"/>
    </w:rPr>
  </w:style>
  <w:style w:type="character" w:customStyle="1" w:styleId="ResponseNumberedChar">
    <w:name w:val="Response: Numbered Char"/>
    <w:link w:val="ResponseNumbered"/>
    <w:uiPriority w:val="99"/>
    <w:locked/>
    <w:rsid w:val="006C1180"/>
    <w:rPr>
      <w:rFonts w:ascii="Times New Roman" w:hAnsi="Times New Roman"/>
      <w:color w:val="000000"/>
      <w:w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3344">
      <w:bodyDiv w:val="1"/>
      <w:marLeft w:val="0"/>
      <w:marRight w:val="0"/>
      <w:marTop w:val="0"/>
      <w:marBottom w:val="0"/>
      <w:divBdr>
        <w:top w:val="none" w:sz="0" w:space="0" w:color="auto"/>
        <w:left w:val="none" w:sz="0" w:space="0" w:color="auto"/>
        <w:bottom w:val="none" w:sz="0" w:space="0" w:color="auto"/>
        <w:right w:val="none" w:sz="0" w:space="0" w:color="auto"/>
      </w:divBdr>
    </w:div>
    <w:div w:id="110252185">
      <w:bodyDiv w:val="1"/>
      <w:marLeft w:val="0"/>
      <w:marRight w:val="0"/>
      <w:marTop w:val="0"/>
      <w:marBottom w:val="0"/>
      <w:divBdr>
        <w:top w:val="none" w:sz="0" w:space="0" w:color="auto"/>
        <w:left w:val="none" w:sz="0" w:space="0" w:color="auto"/>
        <w:bottom w:val="none" w:sz="0" w:space="0" w:color="auto"/>
        <w:right w:val="none" w:sz="0" w:space="0" w:color="auto"/>
      </w:divBdr>
    </w:div>
    <w:div w:id="231696215">
      <w:bodyDiv w:val="1"/>
      <w:marLeft w:val="0"/>
      <w:marRight w:val="0"/>
      <w:marTop w:val="0"/>
      <w:marBottom w:val="0"/>
      <w:divBdr>
        <w:top w:val="none" w:sz="0" w:space="0" w:color="auto"/>
        <w:left w:val="none" w:sz="0" w:space="0" w:color="auto"/>
        <w:bottom w:val="none" w:sz="0" w:space="0" w:color="auto"/>
        <w:right w:val="none" w:sz="0" w:space="0" w:color="auto"/>
      </w:divBdr>
      <w:divsChild>
        <w:div w:id="1431897262">
          <w:marLeft w:val="0"/>
          <w:marRight w:val="0"/>
          <w:marTop w:val="0"/>
          <w:marBottom w:val="0"/>
          <w:divBdr>
            <w:top w:val="none" w:sz="0" w:space="0" w:color="auto"/>
            <w:left w:val="none" w:sz="0" w:space="0" w:color="auto"/>
            <w:bottom w:val="none" w:sz="0" w:space="0" w:color="auto"/>
            <w:right w:val="none" w:sz="0" w:space="0" w:color="auto"/>
          </w:divBdr>
          <w:divsChild>
            <w:div w:id="1097599125">
              <w:marLeft w:val="0"/>
              <w:marRight w:val="0"/>
              <w:marTop w:val="0"/>
              <w:marBottom w:val="0"/>
              <w:divBdr>
                <w:top w:val="none" w:sz="0" w:space="0" w:color="auto"/>
                <w:left w:val="none" w:sz="0" w:space="0" w:color="auto"/>
                <w:bottom w:val="none" w:sz="0" w:space="0" w:color="auto"/>
                <w:right w:val="none" w:sz="0" w:space="0" w:color="auto"/>
              </w:divBdr>
              <w:divsChild>
                <w:div w:id="363674933">
                  <w:marLeft w:val="0"/>
                  <w:marRight w:val="0"/>
                  <w:marTop w:val="0"/>
                  <w:marBottom w:val="0"/>
                  <w:divBdr>
                    <w:top w:val="none" w:sz="0" w:space="0" w:color="auto"/>
                    <w:left w:val="none" w:sz="0" w:space="0" w:color="auto"/>
                    <w:bottom w:val="none" w:sz="0" w:space="0" w:color="auto"/>
                    <w:right w:val="none" w:sz="0" w:space="0" w:color="auto"/>
                  </w:divBdr>
                  <w:divsChild>
                    <w:div w:id="221255529">
                      <w:marLeft w:val="0"/>
                      <w:marRight w:val="0"/>
                      <w:marTop w:val="0"/>
                      <w:marBottom w:val="0"/>
                      <w:divBdr>
                        <w:top w:val="none" w:sz="0" w:space="0" w:color="auto"/>
                        <w:left w:val="none" w:sz="0" w:space="0" w:color="auto"/>
                        <w:bottom w:val="none" w:sz="0" w:space="0" w:color="auto"/>
                        <w:right w:val="none" w:sz="0" w:space="0" w:color="auto"/>
                      </w:divBdr>
                      <w:divsChild>
                        <w:div w:id="401371631">
                          <w:marLeft w:val="0"/>
                          <w:marRight w:val="0"/>
                          <w:marTop w:val="0"/>
                          <w:marBottom w:val="0"/>
                          <w:divBdr>
                            <w:top w:val="none" w:sz="0" w:space="0" w:color="auto"/>
                            <w:left w:val="none" w:sz="0" w:space="0" w:color="auto"/>
                            <w:bottom w:val="none" w:sz="0" w:space="0" w:color="auto"/>
                            <w:right w:val="none" w:sz="0" w:space="0" w:color="auto"/>
                          </w:divBdr>
                          <w:divsChild>
                            <w:div w:id="1418408407">
                              <w:marLeft w:val="0"/>
                              <w:marRight w:val="0"/>
                              <w:marTop w:val="0"/>
                              <w:marBottom w:val="0"/>
                              <w:divBdr>
                                <w:top w:val="none" w:sz="0" w:space="0" w:color="auto"/>
                                <w:left w:val="none" w:sz="0" w:space="0" w:color="auto"/>
                                <w:bottom w:val="none" w:sz="0" w:space="0" w:color="auto"/>
                                <w:right w:val="none" w:sz="0" w:space="0" w:color="auto"/>
                              </w:divBdr>
                              <w:divsChild>
                                <w:div w:id="929777054">
                                  <w:marLeft w:val="0"/>
                                  <w:marRight w:val="0"/>
                                  <w:marTop w:val="0"/>
                                  <w:marBottom w:val="0"/>
                                  <w:divBdr>
                                    <w:top w:val="none" w:sz="0" w:space="0" w:color="auto"/>
                                    <w:left w:val="none" w:sz="0" w:space="0" w:color="auto"/>
                                    <w:bottom w:val="none" w:sz="0" w:space="0" w:color="auto"/>
                                    <w:right w:val="none" w:sz="0" w:space="0" w:color="auto"/>
                                  </w:divBdr>
                                  <w:divsChild>
                                    <w:div w:id="920525734">
                                      <w:marLeft w:val="0"/>
                                      <w:marRight w:val="34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077751">
      <w:bodyDiv w:val="1"/>
      <w:marLeft w:val="0"/>
      <w:marRight w:val="0"/>
      <w:marTop w:val="0"/>
      <w:marBottom w:val="0"/>
      <w:divBdr>
        <w:top w:val="none" w:sz="0" w:space="0" w:color="auto"/>
        <w:left w:val="none" w:sz="0" w:space="0" w:color="auto"/>
        <w:bottom w:val="none" w:sz="0" w:space="0" w:color="auto"/>
        <w:right w:val="none" w:sz="0" w:space="0" w:color="auto"/>
      </w:divBdr>
    </w:div>
    <w:div w:id="295259128">
      <w:bodyDiv w:val="1"/>
      <w:marLeft w:val="0"/>
      <w:marRight w:val="0"/>
      <w:marTop w:val="0"/>
      <w:marBottom w:val="0"/>
      <w:divBdr>
        <w:top w:val="none" w:sz="0" w:space="0" w:color="auto"/>
        <w:left w:val="none" w:sz="0" w:space="0" w:color="auto"/>
        <w:bottom w:val="none" w:sz="0" w:space="0" w:color="auto"/>
        <w:right w:val="none" w:sz="0" w:space="0" w:color="auto"/>
      </w:divBdr>
      <w:divsChild>
        <w:div w:id="315887204">
          <w:marLeft w:val="0"/>
          <w:marRight w:val="0"/>
          <w:marTop w:val="0"/>
          <w:marBottom w:val="0"/>
          <w:divBdr>
            <w:top w:val="none" w:sz="0" w:space="0" w:color="auto"/>
            <w:left w:val="none" w:sz="0" w:space="0" w:color="auto"/>
            <w:bottom w:val="none" w:sz="0" w:space="0" w:color="auto"/>
            <w:right w:val="none" w:sz="0" w:space="0" w:color="auto"/>
          </w:divBdr>
          <w:divsChild>
            <w:div w:id="1538348989">
              <w:marLeft w:val="0"/>
              <w:marRight w:val="0"/>
              <w:marTop w:val="0"/>
              <w:marBottom w:val="0"/>
              <w:divBdr>
                <w:top w:val="none" w:sz="0" w:space="0" w:color="auto"/>
                <w:left w:val="none" w:sz="0" w:space="0" w:color="auto"/>
                <w:bottom w:val="none" w:sz="0" w:space="0" w:color="auto"/>
                <w:right w:val="none" w:sz="0" w:space="0" w:color="auto"/>
              </w:divBdr>
              <w:divsChild>
                <w:div w:id="348221564">
                  <w:marLeft w:val="0"/>
                  <w:marRight w:val="0"/>
                  <w:marTop w:val="0"/>
                  <w:marBottom w:val="0"/>
                  <w:divBdr>
                    <w:top w:val="none" w:sz="0" w:space="0" w:color="auto"/>
                    <w:left w:val="none" w:sz="0" w:space="0" w:color="auto"/>
                    <w:bottom w:val="none" w:sz="0" w:space="0" w:color="auto"/>
                    <w:right w:val="none" w:sz="0" w:space="0" w:color="auto"/>
                  </w:divBdr>
                  <w:divsChild>
                    <w:div w:id="622081799">
                      <w:marLeft w:val="0"/>
                      <w:marRight w:val="0"/>
                      <w:marTop w:val="0"/>
                      <w:marBottom w:val="0"/>
                      <w:divBdr>
                        <w:top w:val="none" w:sz="0" w:space="0" w:color="auto"/>
                        <w:left w:val="none" w:sz="0" w:space="0" w:color="auto"/>
                        <w:bottom w:val="none" w:sz="0" w:space="0" w:color="auto"/>
                        <w:right w:val="none" w:sz="0" w:space="0" w:color="auto"/>
                      </w:divBdr>
                      <w:divsChild>
                        <w:div w:id="2004428206">
                          <w:marLeft w:val="0"/>
                          <w:marRight w:val="0"/>
                          <w:marTop w:val="0"/>
                          <w:marBottom w:val="0"/>
                          <w:divBdr>
                            <w:top w:val="none" w:sz="0" w:space="0" w:color="auto"/>
                            <w:left w:val="none" w:sz="0" w:space="0" w:color="auto"/>
                            <w:bottom w:val="none" w:sz="0" w:space="0" w:color="auto"/>
                            <w:right w:val="none" w:sz="0" w:space="0" w:color="auto"/>
                          </w:divBdr>
                          <w:divsChild>
                            <w:div w:id="884682475">
                              <w:marLeft w:val="0"/>
                              <w:marRight w:val="0"/>
                              <w:marTop w:val="0"/>
                              <w:marBottom w:val="0"/>
                              <w:divBdr>
                                <w:top w:val="none" w:sz="0" w:space="0" w:color="auto"/>
                                <w:left w:val="none" w:sz="0" w:space="0" w:color="auto"/>
                                <w:bottom w:val="none" w:sz="0" w:space="0" w:color="auto"/>
                                <w:right w:val="none" w:sz="0" w:space="0" w:color="auto"/>
                              </w:divBdr>
                              <w:divsChild>
                                <w:div w:id="131220499">
                                  <w:marLeft w:val="0"/>
                                  <w:marRight w:val="0"/>
                                  <w:marTop w:val="0"/>
                                  <w:marBottom w:val="0"/>
                                  <w:divBdr>
                                    <w:top w:val="none" w:sz="0" w:space="0" w:color="auto"/>
                                    <w:left w:val="none" w:sz="0" w:space="0" w:color="auto"/>
                                    <w:bottom w:val="none" w:sz="0" w:space="0" w:color="auto"/>
                                    <w:right w:val="none" w:sz="0" w:space="0" w:color="auto"/>
                                  </w:divBdr>
                                  <w:divsChild>
                                    <w:div w:id="2008744340">
                                      <w:marLeft w:val="0"/>
                                      <w:marRight w:val="34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429619">
      <w:bodyDiv w:val="1"/>
      <w:marLeft w:val="0"/>
      <w:marRight w:val="0"/>
      <w:marTop w:val="0"/>
      <w:marBottom w:val="0"/>
      <w:divBdr>
        <w:top w:val="none" w:sz="0" w:space="0" w:color="auto"/>
        <w:left w:val="none" w:sz="0" w:space="0" w:color="auto"/>
        <w:bottom w:val="none" w:sz="0" w:space="0" w:color="auto"/>
        <w:right w:val="none" w:sz="0" w:space="0" w:color="auto"/>
      </w:divBdr>
      <w:divsChild>
        <w:div w:id="471026951">
          <w:marLeft w:val="0"/>
          <w:marRight w:val="0"/>
          <w:marTop w:val="0"/>
          <w:marBottom w:val="0"/>
          <w:divBdr>
            <w:top w:val="none" w:sz="0" w:space="0" w:color="auto"/>
            <w:left w:val="none" w:sz="0" w:space="0" w:color="auto"/>
            <w:bottom w:val="none" w:sz="0" w:space="0" w:color="auto"/>
            <w:right w:val="none" w:sz="0" w:space="0" w:color="auto"/>
          </w:divBdr>
          <w:divsChild>
            <w:div w:id="300110778">
              <w:marLeft w:val="0"/>
              <w:marRight w:val="0"/>
              <w:marTop w:val="0"/>
              <w:marBottom w:val="0"/>
              <w:divBdr>
                <w:top w:val="none" w:sz="0" w:space="0" w:color="auto"/>
                <w:left w:val="none" w:sz="0" w:space="0" w:color="auto"/>
                <w:bottom w:val="none" w:sz="0" w:space="0" w:color="auto"/>
                <w:right w:val="none" w:sz="0" w:space="0" w:color="auto"/>
              </w:divBdr>
              <w:divsChild>
                <w:div w:id="719133144">
                  <w:marLeft w:val="0"/>
                  <w:marRight w:val="0"/>
                  <w:marTop w:val="0"/>
                  <w:marBottom w:val="0"/>
                  <w:divBdr>
                    <w:top w:val="none" w:sz="0" w:space="0" w:color="auto"/>
                    <w:left w:val="none" w:sz="0" w:space="0" w:color="auto"/>
                    <w:bottom w:val="none" w:sz="0" w:space="0" w:color="auto"/>
                    <w:right w:val="none" w:sz="0" w:space="0" w:color="auto"/>
                  </w:divBdr>
                  <w:divsChild>
                    <w:div w:id="687482694">
                      <w:marLeft w:val="0"/>
                      <w:marRight w:val="0"/>
                      <w:marTop w:val="0"/>
                      <w:marBottom w:val="0"/>
                      <w:divBdr>
                        <w:top w:val="none" w:sz="0" w:space="0" w:color="auto"/>
                        <w:left w:val="none" w:sz="0" w:space="0" w:color="auto"/>
                        <w:bottom w:val="none" w:sz="0" w:space="0" w:color="auto"/>
                        <w:right w:val="none" w:sz="0" w:space="0" w:color="auto"/>
                      </w:divBdr>
                      <w:divsChild>
                        <w:div w:id="1823736620">
                          <w:marLeft w:val="0"/>
                          <w:marRight w:val="0"/>
                          <w:marTop w:val="0"/>
                          <w:marBottom w:val="0"/>
                          <w:divBdr>
                            <w:top w:val="none" w:sz="0" w:space="0" w:color="auto"/>
                            <w:left w:val="none" w:sz="0" w:space="0" w:color="auto"/>
                            <w:bottom w:val="none" w:sz="0" w:space="0" w:color="auto"/>
                            <w:right w:val="none" w:sz="0" w:space="0" w:color="auto"/>
                          </w:divBdr>
                          <w:divsChild>
                            <w:div w:id="13708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376427">
      <w:bodyDiv w:val="1"/>
      <w:marLeft w:val="0"/>
      <w:marRight w:val="0"/>
      <w:marTop w:val="0"/>
      <w:marBottom w:val="0"/>
      <w:divBdr>
        <w:top w:val="none" w:sz="0" w:space="0" w:color="auto"/>
        <w:left w:val="none" w:sz="0" w:space="0" w:color="auto"/>
        <w:bottom w:val="none" w:sz="0" w:space="0" w:color="auto"/>
        <w:right w:val="none" w:sz="0" w:space="0" w:color="auto"/>
      </w:divBdr>
    </w:div>
    <w:div w:id="538931818">
      <w:bodyDiv w:val="1"/>
      <w:marLeft w:val="0"/>
      <w:marRight w:val="0"/>
      <w:marTop w:val="0"/>
      <w:marBottom w:val="0"/>
      <w:divBdr>
        <w:top w:val="none" w:sz="0" w:space="0" w:color="auto"/>
        <w:left w:val="none" w:sz="0" w:space="0" w:color="auto"/>
        <w:bottom w:val="none" w:sz="0" w:space="0" w:color="auto"/>
        <w:right w:val="none" w:sz="0" w:space="0" w:color="auto"/>
      </w:divBdr>
    </w:div>
    <w:div w:id="564606199">
      <w:bodyDiv w:val="1"/>
      <w:marLeft w:val="0"/>
      <w:marRight w:val="0"/>
      <w:marTop w:val="0"/>
      <w:marBottom w:val="0"/>
      <w:divBdr>
        <w:top w:val="none" w:sz="0" w:space="0" w:color="auto"/>
        <w:left w:val="none" w:sz="0" w:space="0" w:color="auto"/>
        <w:bottom w:val="none" w:sz="0" w:space="0" w:color="auto"/>
        <w:right w:val="none" w:sz="0" w:space="0" w:color="auto"/>
      </w:divBdr>
    </w:div>
    <w:div w:id="771173238">
      <w:bodyDiv w:val="1"/>
      <w:marLeft w:val="0"/>
      <w:marRight w:val="0"/>
      <w:marTop w:val="0"/>
      <w:marBottom w:val="0"/>
      <w:divBdr>
        <w:top w:val="none" w:sz="0" w:space="0" w:color="auto"/>
        <w:left w:val="none" w:sz="0" w:space="0" w:color="auto"/>
        <w:bottom w:val="none" w:sz="0" w:space="0" w:color="auto"/>
        <w:right w:val="none" w:sz="0" w:space="0" w:color="auto"/>
      </w:divBdr>
    </w:div>
    <w:div w:id="1138761380">
      <w:bodyDiv w:val="1"/>
      <w:marLeft w:val="0"/>
      <w:marRight w:val="0"/>
      <w:marTop w:val="0"/>
      <w:marBottom w:val="0"/>
      <w:divBdr>
        <w:top w:val="none" w:sz="0" w:space="0" w:color="auto"/>
        <w:left w:val="none" w:sz="0" w:space="0" w:color="auto"/>
        <w:bottom w:val="none" w:sz="0" w:space="0" w:color="auto"/>
        <w:right w:val="none" w:sz="0" w:space="0" w:color="auto"/>
      </w:divBdr>
    </w:div>
    <w:div w:id="1174563556">
      <w:bodyDiv w:val="1"/>
      <w:marLeft w:val="0"/>
      <w:marRight w:val="0"/>
      <w:marTop w:val="0"/>
      <w:marBottom w:val="0"/>
      <w:divBdr>
        <w:top w:val="none" w:sz="0" w:space="0" w:color="auto"/>
        <w:left w:val="none" w:sz="0" w:space="0" w:color="auto"/>
        <w:bottom w:val="none" w:sz="0" w:space="0" w:color="auto"/>
        <w:right w:val="none" w:sz="0" w:space="0" w:color="auto"/>
      </w:divBdr>
    </w:div>
    <w:div w:id="1222905336">
      <w:bodyDiv w:val="1"/>
      <w:marLeft w:val="0"/>
      <w:marRight w:val="0"/>
      <w:marTop w:val="0"/>
      <w:marBottom w:val="0"/>
      <w:divBdr>
        <w:top w:val="none" w:sz="0" w:space="0" w:color="auto"/>
        <w:left w:val="none" w:sz="0" w:space="0" w:color="auto"/>
        <w:bottom w:val="none" w:sz="0" w:space="0" w:color="auto"/>
        <w:right w:val="none" w:sz="0" w:space="0" w:color="auto"/>
      </w:divBdr>
    </w:div>
    <w:div w:id="1223253010">
      <w:bodyDiv w:val="1"/>
      <w:marLeft w:val="0"/>
      <w:marRight w:val="0"/>
      <w:marTop w:val="0"/>
      <w:marBottom w:val="0"/>
      <w:divBdr>
        <w:top w:val="none" w:sz="0" w:space="0" w:color="auto"/>
        <w:left w:val="none" w:sz="0" w:space="0" w:color="auto"/>
        <w:bottom w:val="none" w:sz="0" w:space="0" w:color="auto"/>
        <w:right w:val="none" w:sz="0" w:space="0" w:color="auto"/>
      </w:divBdr>
    </w:div>
    <w:div w:id="1246379195">
      <w:bodyDiv w:val="1"/>
      <w:marLeft w:val="0"/>
      <w:marRight w:val="0"/>
      <w:marTop w:val="0"/>
      <w:marBottom w:val="0"/>
      <w:divBdr>
        <w:top w:val="none" w:sz="0" w:space="0" w:color="auto"/>
        <w:left w:val="none" w:sz="0" w:space="0" w:color="auto"/>
        <w:bottom w:val="none" w:sz="0" w:space="0" w:color="auto"/>
        <w:right w:val="none" w:sz="0" w:space="0" w:color="auto"/>
      </w:divBdr>
      <w:divsChild>
        <w:div w:id="1464808540">
          <w:marLeft w:val="0"/>
          <w:marRight w:val="0"/>
          <w:marTop w:val="0"/>
          <w:marBottom w:val="0"/>
          <w:divBdr>
            <w:top w:val="none" w:sz="0" w:space="0" w:color="auto"/>
            <w:left w:val="none" w:sz="0" w:space="0" w:color="auto"/>
            <w:bottom w:val="none" w:sz="0" w:space="0" w:color="auto"/>
            <w:right w:val="none" w:sz="0" w:space="0" w:color="auto"/>
          </w:divBdr>
          <w:divsChild>
            <w:div w:id="2090030472">
              <w:marLeft w:val="0"/>
              <w:marRight w:val="0"/>
              <w:marTop w:val="0"/>
              <w:marBottom w:val="0"/>
              <w:divBdr>
                <w:top w:val="none" w:sz="0" w:space="0" w:color="auto"/>
                <w:left w:val="none" w:sz="0" w:space="0" w:color="auto"/>
                <w:bottom w:val="none" w:sz="0" w:space="0" w:color="auto"/>
                <w:right w:val="none" w:sz="0" w:space="0" w:color="auto"/>
              </w:divBdr>
              <w:divsChild>
                <w:div w:id="1513716818">
                  <w:marLeft w:val="0"/>
                  <w:marRight w:val="0"/>
                  <w:marTop w:val="0"/>
                  <w:marBottom w:val="0"/>
                  <w:divBdr>
                    <w:top w:val="none" w:sz="0" w:space="0" w:color="auto"/>
                    <w:left w:val="none" w:sz="0" w:space="0" w:color="auto"/>
                    <w:bottom w:val="none" w:sz="0" w:space="0" w:color="auto"/>
                    <w:right w:val="none" w:sz="0" w:space="0" w:color="auto"/>
                  </w:divBdr>
                  <w:divsChild>
                    <w:div w:id="764767899">
                      <w:marLeft w:val="0"/>
                      <w:marRight w:val="0"/>
                      <w:marTop w:val="0"/>
                      <w:marBottom w:val="0"/>
                      <w:divBdr>
                        <w:top w:val="none" w:sz="0" w:space="0" w:color="auto"/>
                        <w:left w:val="none" w:sz="0" w:space="0" w:color="auto"/>
                        <w:bottom w:val="none" w:sz="0" w:space="0" w:color="auto"/>
                        <w:right w:val="none" w:sz="0" w:space="0" w:color="auto"/>
                      </w:divBdr>
                      <w:divsChild>
                        <w:div w:id="1094980217">
                          <w:marLeft w:val="0"/>
                          <w:marRight w:val="0"/>
                          <w:marTop w:val="0"/>
                          <w:marBottom w:val="0"/>
                          <w:divBdr>
                            <w:top w:val="none" w:sz="0" w:space="0" w:color="auto"/>
                            <w:left w:val="none" w:sz="0" w:space="0" w:color="auto"/>
                            <w:bottom w:val="none" w:sz="0" w:space="0" w:color="auto"/>
                            <w:right w:val="none" w:sz="0" w:space="0" w:color="auto"/>
                          </w:divBdr>
                          <w:divsChild>
                            <w:div w:id="1773627341">
                              <w:marLeft w:val="0"/>
                              <w:marRight w:val="0"/>
                              <w:marTop w:val="0"/>
                              <w:marBottom w:val="0"/>
                              <w:divBdr>
                                <w:top w:val="none" w:sz="0" w:space="0" w:color="auto"/>
                                <w:left w:val="none" w:sz="0" w:space="0" w:color="auto"/>
                                <w:bottom w:val="none" w:sz="0" w:space="0" w:color="auto"/>
                                <w:right w:val="none" w:sz="0" w:space="0" w:color="auto"/>
                              </w:divBdr>
                              <w:divsChild>
                                <w:div w:id="1331837181">
                                  <w:marLeft w:val="0"/>
                                  <w:marRight w:val="0"/>
                                  <w:marTop w:val="0"/>
                                  <w:marBottom w:val="0"/>
                                  <w:divBdr>
                                    <w:top w:val="none" w:sz="0" w:space="0" w:color="auto"/>
                                    <w:left w:val="none" w:sz="0" w:space="0" w:color="auto"/>
                                    <w:bottom w:val="none" w:sz="0" w:space="0" w:color="auto"/>
                                    <w:right w:val="none" w:sz="0" w:space="0" w:color="auto"/>
                                  </w:divBdr>
                                  <w:divsChild>
                                    <w:div w:id="999308418">
                                      <w:marLeft w:val="0"/>
                                      <w:marRight w:val="34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483094">
      <w:bodyDiv w:val="1"/>
      <w:marLeft w:val="0"/>
      <w:marRight w:val="0"/>
      <w:marTop w:val="0"/>
      <w:marBottom w:val="0"/>
      <w:divBdr>
        <w:top w:val="none" w:sz="0" w:space="0" w:color="auto"/>
        <w:left w:val="none" w:sz="0" w:space="0" w:color="auto"/>
        <w:bottom w:val="none" w:sz="0" w:space="0" w:color="auto"/>
        <w:right w:val="none" w:sz="0" w:space="0" w:color="auto"/>
      </w:divBdr>
    </w:div>
    <w:div w:id="1455631521">
      <w:bodyDiv w:val="1"/>
      <w:marLeft w:val="0"/>
      <w:marRight w:val="0"/>
      <w:marTop w:val="0"/>
      <w:marBottom w:val="0"/>
      <w:divBdr>
        <w:top w:val="none" w:sz="0" w:space="0" w:color="auto"/>
        <w:left w:val="none" w:sz="0" w:space="0" w:color="auto"/>
        <w:bottom w:val="none" w:sz="0" w:space="0" w:color="auto"/>
        <w:right w:val="none" w:sz="0" w:space="0" w:color="auto"/>
      </w:divBdr>
    </w:div>
    <w:div w:id="1664578307">
      <w:bodyDiv w:val="1"/>
      <w:marLeft w:val="0"/>
      <w:marRight w:val="0"/>
      <w:marTop w:val="0"/>
      <w:marBottom w:val="0"/>
      <w:divBdr>
        <w:top w:val="none" w:sz="0" w:space="0" w:color="auto"/>
        <w:left w:val="none" w:sz="0" w:space="0" w:color="auto"/>
        <w:bottom w:val="none" w:sz="0" w:space="0" w:color="auto"/>
        <w:right w:val="none" w:sz="0" w:space="0" w:color="auto"/>
      </w:divBdr>
    </w:div>
    <w:div w:id="1768428502">
      <w:bodyDiv w:val="1"/>
      <w:marLeft w:val="0"/>
      <w:marRight w:val="0"/>
      <w:marTop w:val="0"/>
      <w:marBottom w:val="0"/>
      <w:divBdr>
        <w:top w:val="none" w:sz="0" w:space="0" w:color="auto"/>
        <w:left w:val="none" w:sz="0" w:space="0" w:color="auto"/>
        <w:bottom w:val="none" w:sz="0" w:space="0" w:color="auto"/>
        <w:right w:val="none" w:sz="0" w:space="0" w:color="auto"/>
      </w:divBdr>
    </w:div>
    <w:div w:id="1769158447">
      <w:bodyDiv w:val="1"/>
      <w:marLeft w:val="0"/>
      <w:marRight w:val="0"/>
      <w:marTop w:val="0"/>
      <w:marBottom w:val="0"/>
      <w:divBdr>
        <w:top w:val="none" w:sz="0" w:space="0" w:color="auto"/>
        <w:left w:val="none" w:sz="0" w:space="0" w:color="auto"/>
        <w:bottom w:val="none" w:sz="0" w:space="0" w:color="auto"/>
        <w:right w:val="none" w:sz="0" w:space="0" w:color="auto"/>
      </w:divBdr>
    </w:div>
    <w:div w:id="1846892845">
      <w:bodyDiv w:val="1"/>
      <w:marLeft w:val="0"/>
      <w:marRight w:val="0"/>
      <w:marTop w:val="0"/>
      <w:marBottom w:val="0"/>
      <w:divBdr>
        <w:top w:val="none" w:sz="0" w:space="0" w:color="auto"/>
        <w:left w:val="none" w:sz="0" w:space="0" w:color="auto"/>
        <w:bottom w:val="none" w:sz="0" w:space="0" w:color="auto"/>
        <w:right w:val="none" w:sz="0" w:space="0" w:color="auto"/>
      </w:divBdr>
    </w:div>
    <w:div w:id="1929847186">
      <w:bodyDiv w:val="1"/>
      <w:marLeft w:val="0"/>
      <w:marRight w:val="0"/>
      <w:marTop w:val="0"/>
      <w:marBottom w:val="0"/>
      <w:divBdr>
        <w:top w:val="none" w:sz="0" w:space="0" w:color="auto"/>
        <w:left w:val="none" w:sz="0" w:space="0" w:color="auto"/>
        <w:bottom w:val="none" w:sz="0" w:space="0" w:color="auto"/>
        <w:right w:val="none" w:sz="0" w:space="0" w:color="auto"/>
      </w:divBdr>
    </w:div>
    <w:div w:id="1934629348">
      <w:bodyDiv w:val="1"/>
      <w:marLeft w:val="0"/>
      <w:marRight w:val="0"/>
      <w:marTop w:val="0"/>
      <w:marBottom w:val="0"/>
      <w:divBdr>
        <w:top w:val="none" w:sz="0" w:space="0" w:color="auto"/>
        <w:left w:val="none" w:sz="0" w:space="0" w:color="auto"/>
        <w:bottom w:val="none" w:sz="0" w:space="0" w:color="auto"/>
        <w:right w:val="none" w:sz="0" w:space="0" w:color="auto"/>
      </w:divBdr>
    </w:div>
    <w:div w:id="195332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4.emf"/><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2.png"/><Relationship Id="rId38" Type="http://schemas.openxmlformats.org/officeDocument/2006/relationships/footer" Target="footer9.xml"/><Relationship Id="rId46"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6.xml"/><Relationship Id="rId29" Type="http://schemas.openxmlformats.org/officeDocument/2006/relationships/image" Target="media/image11.emf"/><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3.emf"/><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footer" Target="footer8.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2.emf"/><Relationship Id="rId44" Type="http://schemas.openxmlformats.org/officeDocument/2006/relationships/hyperlink" Target="http://www.dnvgl.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eader" Target="header4.xml"/><Relationship Id="rId35" Type="http://schemas.openxmlformats.org/officeDocument/2006/relationships/footer" Target="footer7.xml"/><Relationship Id="rId43" Type="http://schemas.openxmlformats.org/officeDocument/2006/relationships/image" Target="media/image15.gif"/><Relationship Id="rId48" Type="http://schemas.openxmlformats.org/officeDocument/2006/relationships/theme" Target="theme/theme1.xml"/></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1" Type="http://schemas.openxmlformats.org/officeDocument/2006/relationships/hyperlink" Target="http://www.energydataweb.com/cpucFiles/26/DraftGenericResidentialNTGInstrument_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header4.xml.rels><?xml version="1.0" encoding="UTF-8" standalone="yes"?>
<Relationships xmlns="http://schemas.openxmlformats.org/package/2006/relationships"><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1" Type="http://schemas.openxmlformats.org/officeDocument/2006/relationships/image" Target="media/image2.emf"/></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oak-srv-fil-001.kema.intra\oa-kcg-cmn\Projects\CPUC%20-%202010-2012%20EM&amp;V\1_WO%20Folders\KEMA046%20-%20Impact%20-%20Res%20Whole%20Building\7%20-%20Surveys\CATI\analysis\WO46_wholehouseimpact_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rawtabs!$B$3000</c:f>
              <c:strCache>
                <c:ptCount val="1"/>
                <c:pt idx="0">
                  <c:v> Free-ridership score  categories</c:v>
                </c:pt>
              </c:strCache>
            </c:strRef>
          </c:tx>
          <c:invertIfNegative val="0"/>
          <c:cat>
            <c:strRef>
              <c:f>rawtabs!$C$3001:$H$3001</c:f>
              <c:strCache>
                <c:ptCount val="6"/>
                <c:pt idx="0">
                  <c:v>FR=0</c:v>
                </c:pt>
                <c:pt idx="1">
                  <c:v>0 &lt; FR &lt;= .25</c:v>
                </c:pt>
                <c:pt idx="2">
                  <c:v>.25&lt; FR &lt;= .5</c:v>
                </c:pt>
                <c:pt idx="3">
                  <c:v>.5 &lt; FR &lt;= .75</c:v>
                </c:pt>
                <c:pt idx="4">
                  <c:v>.75&lt; FR &lt;1</c:v>
                </c:pt>
                <c:pt idx="5">
                  <c:v>FR=1</c:v>
                </c:pt>
              </c:strCache>
            </c:strRef>
          </c:cat>
          <c:val>
            <c:numRef>
              <c:f>rawtabs!$C$3007:$H$3007</c:f>
              <c:numCache>
                <c:formatCode>0</c:formatCode>
                <c:ptCount val="6"/>
                <c:pt idx="0">
                  <c:v>65.200624219725341</c:v>
                </c:pt>
                <c:pt idx="1">
                  <c:v>109.23791094465253</c:v>
                </c:pt>
                <c:pt idx="2">
                  <c:v>161.41156887224304</c:v>
                </c:pt>
                <c:pt idx="3">
                  <c:v>96.95659592176446</c:v>
                </c:pt>
                <c:pt idx="4">
                  <c:v>58.950312109862672</c:v>
                </c:pt>
                <c:pt idx="5">
                  <c:v>35.297815230961298</c:v>
                </c:pt>
              </c:numCache>
            </c:numRef>
          </c:val>
        </c:ser>
        <c:dLbls>
          <c:showLegendKey val="0"/>
          <c:showVal val="0"/>
          <c:showCatName val="0"/>
          <c:showSerName val="0"/>
          <c:showPercent val="0"/>
          <c:showBubbleSize val="0"/>
        </c:dLbls>
        <c:gapWidth val="150"/>
        <c:axId val="264975104"/>
        <c:axId val="264977024"/>
      </c:barChart>
      <c:catAx>
        <c:axId val="264975104"/>
        <c:scaling>
          <c:orientation val="minMax"/>
        </c:scaling>
        <c:delete val="0"/>
        <c:axPos val="b"/>
        <c:title>
          <c:tx>
            <c:rich>
              <a:bodyPr/>
              <a:lstStyle/>
              <a:p>
                <a:pPr>
                  <a:defRPr/>
                </a:pPr>
                <a:r>
                  <a:rPr lang="en-US"/>
                  <a:t>Free</a:t>
                </a:r>
                <a:r>
                  <a:rPr lang="en-US" baseline="0"/>
                  <a:t>-ridership scores</a:t>
                </a:r>
                <a:endParaRPr lang="en-US"/>
              </a:p>
            </c:rich>
          </c:tx>
          <c:layout/>
          <c:overlay val="0"/>
        </c:title>
        <c:majorTickMark val="out"/>
        <c:minorTickMark val="none"/>
        <c:tickLblPos val="nextTo"/>
        <c:crossAx val="264977024"/>
        <c:crosses val="autoZero"/>
        <c:auto val="1"/>
        <c:lblAlgn val="ctr"/>
        <c:lblOffset val="100"/>
        <c:noMultiLvlLbl val="0"/>
      </c:catAx>
      <c:valAx>
        <c:axId val="264977024"/>
        <c:scaling>
          <c:orientation val="minMax"/>
        </c:scaling>
        <c:delete val="0"/>
        <c:axPos val="l"/>
        <c:title>
          <c:tx>
            <c:rich>
              <a:bodyPr rot="-5400000" vert="horz"/>
              <a:lstStyle/>
              <a:p>
                <a:pPr>
                  <a:defRPr/>
                </a:pPr>
                <a:r>
                  <a:rPr lang="en-US"/>
                  <a:t>Frequency</a:t>
                </a:r>
              </a:p>
            </c:rich>
          </c:tx>
          <c:layout/>
          <c:overlay val="0"/>
        </c:title>
        <c:numFmt formatCode="0" sourceLinked="1"/>
        <c:majorTickMark val="out"/>
        <c:minorTickMark val="none"/>
        <c:tickLblPos val="nextTo"/>
        <c:crossAx val="2649751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DNV GL primary colors">
      <a:dk1>
        <a:sysClr val="windowText" lastClr="000000"/>
      </a:dk1>
      <a:lt1>
        <a:sysClr val="window" lastClr="FFFFFF"/>
      </a:lt1>
      <a:dk2>
        <a:srgbClr val="003591"/>
      </a:dk2>
      <a:lt2>
        <a:srgbClr val="FFFFFF"/>
      </a:lt2>
      <a:accent1>
        <a:srgbClr val="003591"/>
      </a:accent1>
      <a:accent2>
        <a:srgbClr val="3F9C35"/>
      </a:accent2>
      <a:accent3>
        <a:srgbClr val="99D6F0"/>
      </a:accent3>
      <a:accent4>
        <a:srgbClr val="0F204B"/>
      </a:accent4>
      <a:accent5>
        <a:srgbClr val="009FDA"/>
      </a:accent5>
      <a:accent6>
        <a:srgbClr val="E5F5FB"/>
      </a:accent6>
      <a:hlink>
        <a:srgbClr val="003591"/>
      </a:hlink>
      <a:folHlink>
        <a:srgbClr val="33B2E1"/>
      </a:folHlink>
    </a:clrScheme>
    <a:fontScheme name="DNV GL fonts">
      <a:majorFont>
        <a:latin typeface="Verdana"/>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E518143C300843A42ECA34AA643F91" ma:contentTypeVersion="2" ma:contentTypeDescription="Create a new document." ma:contentTypeScope="" ma:versionID="59f84f7e1748efce23bd281aa5fee804">
  <xsd:schema xmlns:xsd="http://www.w3.org/2001/XMLSchema" xmlns:p="http://schemas.microsoft.com/office/2006/metadata/properties" xmlns:ns1="http://schemas.microsoft.com/sharepoint/v3" xmlns:ns2="00000000-0000-0000-0000-000000000000" targetNamespace="http://schemas.microsoft.com/office/2006/metadata/properties" ma:root="true" ma:fieldsID="4eaa8fc5c3d946741bd47dc9f802ef72" ns1:_="" ns2:_="">
    <xsd:import namespace="http://schemas.microsoft.com/sharepoint/v3"/>
    <xsd:import namespace="00000000-0000-0000-0000-000000000000"/>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2:Category0" minOccurs="0"/>
                <xsd:element ref="ns2:Description0"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_ModerationComments" ma:index="8" nillable="true" ma:displayName="Approver Comments" ma:hidden="true" ma:internalName="_ModerationComments" ma:readOnly="true">
      <xsd:simpleType>
        <xsd:restriction base="dms:Note"/>
      </xsd:simpleType>
    </xsd:element>
    <xsd:element name="File_x0020_Type" ma:index="9" nillable="true" ma:displayName="File Type" ma:hidden="true" ma:internalName="File_x0020_Type" ma:readOnly="true">
      <xsd:simpleType>
        <xsd:restriction base="dms:Text"/>
      </xsd:simpleType>
    </xsd:element>
    <xsd:element name="HTML_x0020_File_x0020_Type" ma:index="10" nillable="true" ma:displayName="HTML File Type" ma:hidden="true" ma:internalName="HTML_x0020_File_x0020_Type" ma:readOnly="true">
      <xsd:simpleType>
        <xsd:restriction base="dms:Text"/>
      </xsd:simpleType>
    </xsd:element>
    <xsd:element name="_SourceUrl" ma:index="11" nillable="true" ma:displayName="Source Url" ma:hidden="true" ma:internalName="_SourceUrl">
      <xsd:simpleType>
        <xsd:restriction base="dms:Text"/>
      </xsd:simpleType>
    </xsd:element>
    <xsd:element name="_SharedFileIndex" ma:index="12" nillable="true" ma:displayName="Shared File Index" ma:hidden="true" ma:internalName="_SharedFileIndex">
      <xsd:simpleType>
        <xsd:restriction base="dms:Text"/>
      </xsd:simpleType>
    </xsd:element>
    <xsd:element name="ContentTypeId" ma:index="15" nillable="true" ma:displayName="Content Type ID" ma:hidden="true" ma:internalName="ContentTypeId" ma:readOnly="true">
      <xsd:simpleType>
        <xsd:restriction base="dms:Unknown"/>
      </xsd:simpleType>
    </xsd:element>
    <xsd:element name="TemplateUrl" ma:index="16" nillable="true" ma:displayName="Template Link" ma:hidden="true" ma:internalName="TemplateUrl">
      <xsd:simpleType>
        <xsd:restriction base="dms:Text"/>
      </xsd:simpleType>
    </xsd:element>
    <xsd:element name="xd_ProgID" ma:index="17" nillable="true" ma:displayName="Html File Link" ma:hidden="true" ma:internalName="xd_ProgID">
      <xsd:simpleType>
        <xsd:restriction base="dms:Text"/>
      </xsd:simpleType>
    </xsd:element>
    <xsd:element name="xd_Signature" ma:index="18" nillable="true" ma:displayName="Is Signed" ma:hidden="true" ma:internalName="xd_Signature" ma:readOnly="true">
      <xsd:simpleType>
        <xsd:restriction base="dms:Boolean"/>
      </xsd:simpleType>
    </xsd:element>
    <xsd:element name="ID" ma:index="19" nillable="true" ma:displayName="ID" ma:internalName="ID" ma:readOnly="true">
      <xsd:simpleType>
        <xsd:restriction base="dms:Unknown"/>
      </xsd:simpleType>
    </xsd:element>
    <xsd:element name="Author" ma:index="20"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21"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22" nillable="true" ma:displayName="Has Copy Destinations" ma:hidden="true" ma:internalName="_HasCopyDestinations" ma:readOnly="true">
      <xsd:simpleType>
        <xsd:restriction base="dms:Boolean"/>
      </xsd:simpleType>
    </xsd:element>
    <xsd:element name="_CopySource" ma:index="23" nillable="true" ma:displayName="Copy Source" ma:internalName="_CopySource" ma:readOnly="true">
      <xsd:simpleType>
        <xsd:restriction base="dms:Text"/>
      </xsd:simpleType>
    </xsd:element>
    <xsd:element name="_ModerationStatus" ma:index="24" nillable="true" ma:displayName="Approval Status" ma:default="0" ma:hidden="true" ma:internalName="_ModerationStatus" ma:readOnly="true">
      <xsd:simpleType>
        <xsd:restriction base="dms:Unknown"/>
      </xsd:simpleType>
    </xsd:element>
    <xsd:element name="FileRef" ma:index="25" nillable="true" ma:displayName="URL Path" ma:hidden="true" ma:list="Docs" ma:internalName="FileRef" ma:readOnly="true" ma:showField="FullUrl">
      <xsd:simpleType>
        <xsd:restriction base="dms:Lookup"/>
      </xsd:simpleType>
    </xsd:element>
    <xsd:element name="FileDirRef" ma:index="26" nillable="true" ma:displayName="Path" ma:hidden="true" ma:list="Docs" ma:internalName="FileDirRef" ma:readOnly="true" ma:showField="DirName">
      <xsd:simpleType>
        <xsd:restriction base="dms:Lookup"/>
      </xsd:simpleType>
    </xsd:element>
    <xsd:element name="Last_x0020_Modified" ma:index="27" nillable="true" ma:displayName="Modified" ma:format="TRUE" ma:hidden="true" ma:list="Docs" ma:internalName="Last_x0020_Modified" ma:readOnly="true" ma:showField="TimeLastModified">
      <xsd:simpleType>
        <xsd:restriction base="dms:Lookup"/>
      </xsd:simpleType>
    </xsd:element>
    <xsd:element name="Created_x0020_Date" ma:index="28" nillable="true" ma:displayName="Created" ma:format="TRUE" ma:hidden="true" ma:list="Docs" ma:internalName="Created_x0020_Date" ma:readOnly="true" ma:showField="TimeCreated">
      <xsd:simpleType>
        <xsd:restriction base="dms:Lookup"/>
      </xsd:simpleType>
    </xsd:element>
    <xsd:element name="File_x0020_Size" ma:index="29" nillable="true" ma:displayName="File Size" ma:format="TRUE" ma:hidden="true" ma:list="Docs" ma:internalName="File_x0020_Size" ma:readOnly="true" ma:showField="SizeInKB">
      <xsd:simpleType>
        <xsd:restriction base="dms:Lookup"/>
      </xsd:simpleType>
    </xsd:element>
    <xsd:element name="FSObjType" ma:index="30" nillable="true" ma:displayName="Item Type" ma:hidden="true" ma:list="Docs" ma:internalName="FSObjType" ma:readOnly="true" ma:showField="FSType">
      <xsd:simpleType>
        <xsd:restriction base="dms:Lookup"/>
      </xsd:simpleType>
    </xsd:element>
    <xsd:element name="CheckedOutUserId" ma:index="32" nillable="true" ma:displayName="ID of the User who has the item Checked Out" ma:hidden="true" ma:list="Docs" ma:internalName="CheckedOutUserId" ma:readOnly="true" ma:showField="CheckoutUserId">
      <xsd:simpleType>
        <xsd:restriction base="dms:Lookup"/>
      </xsd:simpleType>
    </xsd:element>
    <xsd:element name="IsCheckedoutToLocal" ma:index="33" nillable="true" ma:displayName="Is Checked out to local" ma:hidden="true" ma:list="Docs" ma:internalName="IsCheckedoutToLocal" ma:readOnly="true" ma:showField="IsCheckoutToLocal">
      <xsd:simpleType>
        <xsd:restriction base="dms:Lookup"/>
      </xsd:simpleType>
    </xsd:element>
    <xsd:element name="CheckoutUser" ma:index="34"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5" nillable="true" ma:displayName="Unique Id" ma:hidden="true" ma:list="Docs" ma:internalName="UniqueId" ma:readOnly="true" ma:showField="UniqueId">
      <xsd:simpleType>
        <xsd:restriction base="dms:Lookup"/>
      </xsd:simpleType>
    </xsd:element>
    <xsd:element name="ProgId" ma:index="36" nillable="true" ma:displayName="ProgId" ma:hidden="true" ma:list="Docs" ma:internalName="ProgId" ma:readOnly="true" ma:showField="ProgId">
      <xsd:simpleType>
        <xsd:restriction base="dms:Lookup"/>
      </xsd:simpleType>
    </xsd:element>
    <xsd:element name="ScopeId" ma:index="37" nillable="true" ma:displayName="ScopeId" ma:hidden="true" ma:list="Docs" ma:internalName="ScopeId" ma:readOnly="true" ma:showField="ScopeId">
      <xsd:simpleType>
        <xsd:restriction base="dms:Lookup"/>
      </xsd:simpleType>
    </xsd:element>
    <xsd:element name="VirusStatus" ma:index="38" nillable="true" ma:displayName="Virus Status" ma:format="TRUE" ma:hidden="true" ma:list="Docs" ma:internalName="VirusStatus" ma:readOnly="true" ma:showField="Size">
      <xsd:simpleType>
        <xsd:restriction base="dms:Lookup"/>
      </xsd:simpleType>
    </xsd:element>
    <xsd:element name="CheckedOutTitle" ma:index="39" nillable="true" ma:displayName="Checked Out To" ma:format="TRUE" ma:hidden="true" ma:list="Docs" ma:internalName="CheckedOutTitle" ma:readOnly="true" ma:showField="CheckedOutTitle">
      <xsd:simpleType>
        <xsd:restriction base="dms:Lookup"/>
      </xsd:simpleType>
    </xsd:element>
    <xsd:element name="_CheckinComment" ma:index="40" nillable="true" ma:displayName="Check In Comment" ma:format="TRUE" ma:list="Docs" ma:internalName="_CheckinComment" ma:readOnly="true" ma:showField="CheckinComment">
      <xsd:simpleType>
        <xsd:restriction base="dms:Lookup"/>
      </xsd:simpleType>
    </xsd:element>
    <xsd:element name="MetaInfo" ma:index="51" nillable="true" ma:displayName="Property Bag" ma:hidden="true" ma:list="Docs" ma:internalName="MetaInfo" ma:showField="MetaInfo">
      <xsd:simpleType>
        <xsd:restriction base="dms:Lookup"/>
      </xsd:simpleType>
    </xsd:element>
    <xsd:element name="_Level" ma:index="52" nillable="true" ma:displayName="Level" ma:hidden="true" ma:internalName="_Level" ma:readOnly="true">
      <xsd:simpleType>
        <xsd:restriction base="dms:Unknown"/>
      </xsd:simpleType>
    </xsd:element>
    <xsd:element name="_IsCurrentVersion" ma:index="53" nillable="true" ma:displayName="Is Current Version" ma:hidden="true" ma:internalName="_IsCurrentVersion" ma:readOnly="true">
      <xsd:simpleType>
        <xsd:restriction base="dms:Boolean"/>
      </xsd:simpleType>
    </xsd:element>
    <xsd:element name="owshiddenversion" ma:index="56" nillable="true" ma:displayName="owshiddenversion" ma:hidden="true" ma:internalName="owshiddenversion" ma:readOnly="true">
      <xsd:simpleType>
        <xsd:restriction base="dms:Unknown"/>
      </xsd:simpleType>
    </xsd:element>
    <xsd:element name="_UIVersion" ma:index="57" nillable="true" ma:displayName="UI Version" ma:hidden="true" ma:internalName="_UIVersion" ma:readOnly="true">
      <xsd:simpleType>
        <xsd:restriction base="dms:Unknown"/>
      </xsd:simpleType>
    </xsd:element>
    <xsd:element name="_UIVersionString" ma:index="58" nillable="true" ma:displayName="Version" ma:internalName="_UIVersionString" ma:readOnly="true">
      <xsd:simpleType>
        <xsd:restriction base="dms:Text"/>
      </xsd:simpleType>
    </xsd:element>
    <xsd:element name="InstanceID" ma:index="59" nillable="true" ma:displayName="Instance ID" ma:hidden="true" ma:internalName="InstanceID" ma:readOnly="true">
      <xsd:simpleType>
        <xsd:restriction base="dms:Unknown"/>
      </xsd:simpleType>
    </xsd:element>
    <xsd:element name="Order" ma:index="60" nillable="true" ma:displayName="Order" ma:hidden="true" ma:internalName="Order">
      <xsd:simpleType>
        <xsd:restriction base="dms:Number"/>
      </xsd:simpleType>
    </xsd:element>
    <xsd:element name="GUID" ma:index="61" nillable="true" ma:displayName="GUID" ma:hidden="true" ma:internalName="GUID" ma:readOnly="true">
      <xsd:simpleType>
        <xsd:restriction base="dms:Unknown"/>
      </xsd:simpleType>
    </xsd:element>
    <xsd:element name="WorkflowVersion" ma:index="62" nillable="true" ma:displayName="Workflow Version" ma:hidden="true" ma:internalName="WorkflowVersion" ma:readOnly="true">
      <xsd:simpleType>
        <xsd:restriction base="dms:Unknown"/>
      </xsd:simpleType>
    </xsd:element>
    <xsd:element name="WorkflowInstanceID" ma:index="63" nillable="true" ma:displayName="Workflow Instance ID" ma:hidden="true" ma:internalName="WorkflowInstanceID" ma:readOnly="true">
      <xsd:simpleType>
        <xsd:restriction base="dms:Unknown"/>
      </xsd:simpleType>
    </xsd:element>
    <xsd:element name="ParentVersionString" ma:index="64" nillable="true" ma:displayName="Source Version (Converted Document)" ma:hidden="true" ma:list="Docs" ma:internalName="ParentVersionString" ma:readOnly="true" ma:showField="ParentVersionString">
      <xsd:simpleType>
        <xsd:restriction base="dms:Lookup"/>
      </xsd:simpleType>
    </xsd:element>
    <xsd:element name="ParentLeafName" ma:index="65" nillable="true" ma:displayName="Source Name (Converted Document)" ma:hidden="true" ma:list="Docs" ma:internalName="ParentLeafName" ma:readOnly="true" ma:showField="ParentLeafName">
      <xsd:simpleType>
        <xsd:restriction base="dms:Lookup"/>
      </xsd:simpleType>
    </xsd:element>
  </xsd:schema>
  <xsd:schema xmlns:xsd="http://www.w3.org/2001/XMLSchema" xmlns:dms="http://schemas.microsoft.com/office/2006/documentManagement/types" targetNamespace="00000000-0000-0000-0000-000000000000" elementFormDefault="qualified">
    <xsd:import namespace="http://schemas.microsoft.com/office/2006/documentManagement/types"/>
    <xsd:element name="Category0" ma:index="13" nillable="true" ma:displayName="Category" ma:default="DNV KEMA Business Document" ma:format="Dropdown" ma:internalName="Category0">
      <xsd:simpleType>
        <xsd:restriction base="dms:Choice">
          <xsd:enumeration value="DNV KEMA Business Document"/>
          <xsd:enumeration value="DNV KEMA Business Presentation Template"/>
          <xsd:enumeration value="DNV KEMA Business Proposal and Report Templates"/>
          <xsd:enumeration value="DNV KEMA Images"/>
          <xsd:enumeration value="KEMA Invoice Templates"/>
          <xsd:enumeration value="MACRO Templates"/>
          <xsd:enumeration value="ZZ Archived - DO NOT USE"/>
        </xsd:restriction>
      </xsd:simpleType>
    </xsd:element>
    <xsd:element name="Description0" ma:index="14" nillable="true" ma:displayName="Description" ma:internalName="Description0">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Category0 xmlns="00000000-0000-0000-0000-000000000000">DNV KEMA Business Proposal and Report Templates</Category0>
    <Description0 xmlns="00000000-0000-0000-0000-000000000000">2013 DNV KEMA report-proposal template </Description0>
    <ContentTypeId xmlns="http://schemas.microsoft.com/sharepoint/v3">0x0101000AE518143C300843A42ECA34AA643F91</ContentTypeId>
    <TemplateUrl xmlns="http://schemas.microsoft.com/sharepoint/v3" xsi:nil="true"/>
    <_SourceUrl xmlns="http://schemas.microsoft.com/sharepoint/v3" xsi:nil="true"/>
    <xd_ProgID xmlns="http://schemas.microsoft.com/sharepoint/v3" xsi:nil="true"/>
    <Order xmlns="http://schemas.microsoft.com/sharepoint/v3">10500</Order>
    <_SharedFileIndex xmlns="http://schemas.microsoft.com/sharepoint/v3" xsi:nil="true"/>
    <MetaInfo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46A5FD6-C53B-4E22-B326-546F3184B947}">
  <ds:schemaRefs>
    <ds:schemaRef ds:uri="http://schemas.microsoft.com/sharepoint/v3/contenttype/forms"/>
  </ds:schemaRefs>
</ds:datastoreItem>
</file>

<file path=customXml/itemProps2.xml><?xml version="1.0" encoding="utf-8"?>
<ds:datastoreItem xmlns:ds="http://schemas.openxmlformats.org/officeDocument/2006/customXml" ds:itemID="{1E9575A4-C72F-4404-8496-0E5A580342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0000000-0000-0000-0000-000000000000"/>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967DB8A-F648-4591-A7F0-13BAFC571EDC}">
  <ds:schemaRefs>
    <ds:schemaRef ds:uri="http://schemas.microsoft.com/office/2006/metadata/properties"/>
    <ds:schemaRef ds:uri="00000000-0000-0000-0000-000000000000"/>
    <ds:schemaRef ds:uri="http://schemas.microsoft.com/sharepoint/v3"/>
  </ds:schemaRefs>
</ds:datastoreItem>
</file>

<file path=customXml/itemProps4.xml><?xml version="1.0" encoding="utf-8"?>
<ds:datastoreItem xmlns:ds="http://schemas.openxmlformats.org/officeDocument/2006/customXml" ds:itemID="{AA662654-9738-4180-AA8D-4301983BA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111</Pages>
  <Words>25309</Words>
  <Characters>144267</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DNV GL proposal template</vt:lpstr>
    </vt:vector>
  </TitlesOfParts>
  <Manager>Joe.Allanmeyer@dnvgl.com</Manager>
  <Company>DNV GL</Company>
  <LinksUpToDate>false</LinksUpToDate>
  <CharactersWithSpaces>169238</CharactersWithSpaces>
  <SharedDoc>false</SharedDoc>
  <HLinks>
    <vt:vector size="114" baseType="variant">
      <vt:variant>
        <vt:i4>1114170</vt:i4>
      </vt:variant>
      <vt:variant>
        <vt:i4>110</vt:i4>
      </vt:variant>
      <vt:variant>
        <vt:i4>0</vt:i4>
      </vt:variant>
      <vt:variant>
        <vt:i4>5</vt:i4>
      </vt:variant>
      <vt:variant>
        <vt:lpwstr/>
      </vt:variant>
      <vt:variant>
        <vt:lpwstr>_Toc268005054</vt:lpwstr>
      </vt:variant>
      <vt:variant>
        <vt:i4>1114170</vt:i4>
      </vt:variant>
      <vt:variant>
        <vt:i4>104</vt:i4>
      </vt:variant>
      <vt:variant>
        <vt:i4>0</vt:i4>
      </vt:variant>
      <vt:variant>
        <vt:i4>5</vt:i4>
      </vt:variant>
      <vt:variant>
        <vt:lpwstr/>
      </vt:variant>
      <vt:variant>
        <vt:lpwstr>_Toc268005053</vt:lpwstr>
      </vt:variant>
      <vt:variant>
        <vt:i4>1114170</vt:i4>
      </vt:variant>
      <vt:variant>
        <vt:i4>98</vt:i4>
      </vt:variant>
      <vt:variant>
        <vt:i4>0</vt:i4>
      </vt:variant>
      <vt:variant>
        <vt:i4>5</vt:i4>
      </vt:variant>
      <vt:variant>
        <vt:lpwstr/>
      </vt:variant>
      <vt:variant>
        <vt:lpwstr>_Toc268005052</vt:lpwstr>
      </vt:variant>
      <vt:variant>
        <vt:i4>1114170</vt:i4>
      </vt:variant>
      <vt:variant>
        <vt:i4>92</vt:i4>
      </vt:variant>
      <vt:variant>
        <vt:i4>0</vt:i4>
      </vt:variant>
      <vt:variant>
        <vt:i4>5</vt:i4>
      </vt:variant>
      <vt:variant>
        <vt:lpwstr/>
      </vt:variant>
      <vt:variant>
        <vt:lpwstr>_Toc268005051</vt:lpwstr>
      </vt:variant>
      <vt:variant>
        <vt:i4>1114170</vt:i4>
      </vt:variant>
      <vt:variant>
        <vt:i4>86</vt:i4>
      </vt:variant>
      <vt:variant>
        <vt:i4>0</vt:i4>
      </vt:variant>
      <vt:variant>
        <vt:i4>5</vt:i4>
      </vt:variant>
      <vt:variant>
        <vt:lpwstr/>
      </vt:variant>
      <vt:variant>
        <vt:lpwstr>_Toc268005050</vt:lpwstr>
      </vt:variant>
      <vt:variant>
        <vt:i4>1048634</vt:i4>
      </vt:variant>
      <vt:variant>
        <vt:i4>80</vt:i4>
      </vt:variant>
      <vt:variant>
        <vt:i4>0</vt:i4>
      </vt:variant>
      <vt:variant>
        <vt:i4>5</vt:i4>
      </vt:variant>
      <vt:variant>
        <vt:lpwstr/>
      </vt:variant>
      <vt:variant>
        <vt:lpwstr>_Toc268005049</vt:lpwstr>
      </vt:variant>
      <vt:variant>
        <vt:i4>1048634</vt:i4>
      </vt:variant>
      <vt:variant>
        <vt:i4>74</vt:i4>
      </vt:variant>
      <vt:variant>
        <vt:i4>0</vt:i4>
      </vt:variant>
      <vt:variant>
        <vt:i4>5</vt:i4>
      </vt:variant>
      <vt:variant>
        <vt:lpwstr/>
      </vt:variant>
      <vt:variant>
        <vt:lpwstr>_Toc268005048</vt:lpwstr>
      </vt:variant>
      <vt:variant>
        <vt:i4>1048634</vt:i4>
      </vt:variant>
      <vt:variant>
        <vt:i4>68</vt:i4>
      </vt:variant>
      <vt:variant>
        <vt:i4>0</vt:i4>
      </vt:variant>
      <vt:variant>
        <vt:i4>5</vt:i4>
      </vt:variant>
      <vt:variant>
        <vt:lpwstr/>
      </vt:variant>
      <vt:variant>
        <vt:lpwstr>_Toc268005047</vt:lpwstr>
      </vt:variant>
      <vt:variant>
        <vt:i4>1048634</vt:i4>
      </vt:variant>
      <vt:variant>
        <vt:i4>62</vt:i4>
      </vt:variant>
      <vt:variant>
        <vt:i4>0</vt:i4>
      </vt:variant>
      <vt:variant>
        <vt:i4>5</vt:i4>
      </vt:variant>
      <vt:variant>
        <vt:lpwstr/>
      </vt:variant>
      <vt:variant>
        <vt:lpwstr>_Toc268005046</vt:lpwstr>
      </vt:variant>
      <vt:variant>
        <vt:i4>1048634</vt:i4>
      </vt:variant>
      <vt:variant>
        <vt:i4>56</vt:i4>
      </vt:variant>
      <vt:variant>
        <vt:i4>0</vt:i4>
      </vt:variant>
      <vt:variant>
        <vt:i4>5</vt:i4>
      </vt:variant>
      <vt:variant>
        <vt:lpwstr/>
      </vt:variant>
      <vt:variant>
        <vt:lpwstr>_Toc268005045</vt:lpwstr>
      </vt:variant>
      <vt:variant>
        <vt:i4>1048634</vt:i4>
      </vt:variant>
      <vt:variant>
        <vt:i4>50</vt:i4>
      </vt:variant>
      <vt:variant>
        <vt:i4>0</vt:i4>
      </vt:variant>
      <vt:variant>
        <vt:i4>5</vt:i4>
      </vt:variant>
      <vt:variant>
        <vt:lpwstr/>
      </vt:variant>
      <vt:variant>
        <vt:lpwstr>_Toc268005044</vt:lpwstr>
      </vt:variant>
      <vt:variant>
        <vt:i4>1048634</vt:i4>
      </vt:variant>
      <vt:variant>
        <vt:i4>44</vt:i4>
      </vt:variant>
      <vt:variant>
        <vt:i4>0</vt:i4>
      </vt:variant>
      <vt:variant>
        <vt:i4>5</vt:i4>
      </vt:variant>
      <vt:variant>
        <vt:lpwstr/>
      </vt:variant>
      <vt:variant>
        <vt:lpwstr>_Toc268005043</vt:lpwstr>
      </vt:variant>
      <vt:variant>
        <vt:i4>1048634</vt:i4>
      </vt:variant>
      <vt:variant>
        <vt:i4>38</vt:i4>
      </vt:variant>
      <vt:variant>
        <vt:i4>0</vt:i4>
      </vt:variant>
      <vt:variant>
        <vt:i4>5</vt:i4>
      </vt:variant>
      <vt:variant>
        <vt:lpwstr/>
      </vt:variant>
      <vt:variant>
        <vt:lpwstr>_Toc268005042</vt:lpwstr>
      </vt:variant>
      <vt:variant>
        <vt:i4>1048634</vt:i4>
      </vt:variant>
      <vt:variant>
        <vt:i4>32</vt:i4>
      </vt:variant>
      <vt:variant>
        <vt:i4>0</vt:i4>
      </vt:variant>
      <vt:variant>
        <vt:i4>5</vt:i4>
      </vt:variant>
      <vt:variant>
        <vt:lpwstr/>
      </vt:variant>
      <vt:variant>
        <vt:lpwstr>_Toc268005041</vt:lpwstr>
      </vt:variant>
      <vt:variant>
        <vt:i4>1048634</vt:i4>
      </vt:variant>
      <vt:variant>
        <vt:i4>26</vt:i4>
      </vt:variant>
      <vt:variant>
        <vt:i4>0</vt:i4>
      </vt:variant>
      <vt:variant>
        <vt:i4>5</vt:i4>
      </vt:variant>
      <vt:variant>
        <vt:lpwstr/>
      </vt:variant>
      <vt:variant>
        <vt:lpwstr>_Toc268005040</vt:lpwstr>
      </vt:variant>
      <vt:variant>
        <vt:i4>1507386</vt:i4>
      </vt:variant>
      <vt:variant>
        <vt:i4>20</vt:i4>
      </vt:variant>
      <vt:variant>
        <vt:i4>0</vt:i4>
      </vt:variant>
      <vt:variant>
        <vt:i4>5</vt:i4>
      </vt:variant>
      <vt:variant>
        <vt:lpwstr/>
      </vt:variant>
      <vt:variant>
        <vt:lpwstr>_Toc268005039</vt:lpwstr>
      </vt:variant>
      <vt:variant>
        <vt:i4>1507386</vt:i4>
      </vt:variant>
      <vt:variant>
        <vt:i4>14</vt:i4>
      </vt:variant>
      <vt:variant>
        <vt:i4>0</vt:i4>
      </vt:variant>
      <vt:variant>
        <vt:i4>5</vt:i4>
      </vt:variant>
      <vt:variant>
        <vt:lpwstr/>
      </vt:variant>
      <vt:variant>
        <vt:lpwstr>_Toc268005038</vt:lpwstr>
      </vt:variant>
      <vt:variant>
        <vt:i4>1507386</vt:i4>
      </vt:variant>
      <vt:variant>
        <vt:i4>8</vt:i4>
      </vt:variant>
      <vt:variant>
        <vt:i4>0</vt:i4>
      </vt:variant>
      <vt:variant>
        <vt:i4>5</vt:i4>
      </vt:variant>
      <vt:variant>
        <vt:lpwstr/>
      </vt:variant>
      <vt:variant>
        <vt:lpwstr>_Toc268005037</vt:lpwstr>
      </vt:variant>
      <vt:variant>
        <vt:i4>1507386</vt:i4>
      </vt:variant>
      <vt:variant>
        <vt:i4>2</vt:i4>
      </vt:variant>
      <vt:variant>
        <vt:i4>0</vt:i4>
      </vt:variant>
      <vt:variant>
        <vt:i4>5</vt:i4>
      </vt:variant>
      <vt:variant>
        <vt:lpwstr/>
      </vt:variant>
      <vt:variant>
        <vt:lpwstr>_Toc268005036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DNV GL proposal template</dc:title>
  <dc:creator>Metoyer, Jarred</dc:creator>
  <cp:lastModifiedBy>Metoyer, Jarred</cp:lastModifiedBy>
  <cp:revision>9</cp:revision>
  <cp:lastPrinted>2014-07-18T04:11:00Z</cp:lastPrinted>
  <dcterms:created xsi:type="dcterms:W3CDTF">2014-07-18T13:56:00Z</dcterms:created>
  <dcterms:modified xsi:type="dcterms:W3CDTF">2014-07-18T19:27:00Z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